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-Centered Design of Statistics: Why Bayesian Statistics Better Fit the Culture</w:t>
      </w:r>
      <w:r w:rsidR="005E4BEB">
        <w:t xml:space="preserve"> </w:t>
      </w:r>
      <w:r>
        <w:t xml:space="preserve">and Incentives of </w:t>
      </w:r>
      <w:del w:id="6" w:author="Matthew Kay" w:date="2016-01-06T23:48:00Z">
        <w:r w:rsidDel="001D440A">
          <w:delText>C</w:delText>
        </w:r>
      </w:del>
      <w:r>
        <w:t>H</w:t>
      </w:r>
      <w:ins w:id="7"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8" w:author="Matthew Kay" w:date="2015-12-27T13:33:00Z"/>
              </w:rPr>
              <w:pPrChange w:id="9" w:author="Matthew Kay" w:date="2015-12-27T13:34:00Z">
                <w:pPr>
                  <w:pStyle w:val="AuthorAffiliation"/>
                </w:pPr>
              </w:pPrChange>
            </w:pPr>
            <w:ins w:id="10" w:author="Matthew Kay" w:date="2015-12-27T13:33:00Z">
              <w:r>
                <w:t>Matthew Kay</w:t>
              </w:r>
            </w:ins>
          </w:p>
          <w:p w14:paraId="041B0F13" w14:textId="2F381D75" w:rsidR="00820B49" w:rsidRDefault="00820B49" w:rsidP="005A2C27">
            <w:pPr>
              <w:pStyle w:val="AuthorAffiliation"/>
              <w:rPr>
                <w:ins w:id="11" w:author="Matthew Kay" w:date="2015-12-27T13:35:00Z"/>
              </w:rPr>
            </w:pPr>
            <w:ins w:id="12" w:author="Matthew Kay" w:date="2015-12-27T13:34:00Z">
              <w:r>
                <w:t xml:space="preserve">Computer Science </w:t>
              </w:r>
            </w:ins>
            <w:ins w:id="13" w:author="Matthew Kay" w:date="2015-12-27T13:36:00Z">
              <w:r>
                <w:br/>
              </w:r>
            </w:ins>
            <w:ins w:id="14" w:author="Matthew Kay" w:date="2015-12-27T13:34:00Z">
              <w:r>
                <w:t>&amp; Engineering</w:t>
              </w:r>
            </w:ins>
            <w:ins w:id="15" w:author="Matthew Kay" w:date="2015-12-27T13:35:00Z">
              <w:r>
                <w:t xml:space="preserve"> | dub</w:t>
              </w:r>
            </w:ins>
            <w:ins w:id="16" w:author="Matthew Kay" w:date="2015-12-27T13:37:00Z">
              <w:r w:rsidR="003D67E6">
                <w:t>,</w:t>
              </w:r>
            </w:ins>
          </w:p>
          <w:p w14:paraId="622348FF" w14:textId="77777777" w:rsidR="00820B49" w:rsidRDefault="00820B49" w:rsidP="005A2C27">
            <w:pPr>
              <w:pStyle w:val="AuthorAffiliation"/>
              <w:rPr>
                <w:ins w:id="17" w:author="Matthew Kay" w:date="2015-12-27T13:36:00Z"/>
              </w:rPr>
            </w:pPr>
            <w:ins w:id="18" w:author="Matthew Kay" w:date="2015-12-27T13:35:00Z">
              <w:r>
                <w:t>University</w:t>
              </w:r>
            </w:ins>
            <w:ins w:id="19" w:author="Matthew Kay" w:date="2015-12-27T13:36:00Z">
              <w:r>
                <w:t xml:space="preserve"> of Washington</w:t>
              </w:r>
            </w:ins>
          </w:p>
          <w:p w14:paraId="70623E7D" w14:textId="0E1FF949" w:rsidR="00820B49" w:rsidRPr="00D62A4A" w:rsidRDefault="00820B49" w:rsidP="003D67E6">
            <w:pPr>
              <w:pStyle w:val="AuthorAffiliation"/>
            </w:pPr>
            <w:ins w:id="20" w:author="Matthew Kay" w:date="2015-12-27T13:37:00Z">
              <w:r>
                <w:fldChar w:fldCharType="begin"/>
              </w:r>
              <w:r>
                <w:instrText xml:space="preserve"> HYPERLINK "mailto:</w:instrText>
              </w:r>
            </w:ins>
            <w:ins w:id="21" w:author="Matthew Kay" w:date="2015-12-27T13:36:00Z">
              <w:r>
                <w:instrText>mjskay@uw.edu</w:instrText>
              </w:r>
            </w:ins>
            <w:ins w:id="22" w:author="Matthew Kay" w:date="2015-12-27T13:37:00Z">
              <w:r>
                <w:instrText xml:space="preserve">" </w:instrText>
              </w:r>
              <w:r>
                <w:fldChar w:fldCharType="separate"/>
              </w:r>
            </w:ins>
            <w:ins w:id="23" w:author="Matthew Kay" w:date="2015-12-27T13:36:00Z">
              <w:r w:rsidRPr="004A1CC5">
                <w:rPr>
                  <w:rStyle w:val="Hyperlink"/>
                  <w:sz w:val="24"/>
                </w:rPr>
                <w:t>mjskay@uw.edu</w:t>
              </w:r>
            </w:ins>
            <w:ins w:id="24"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5" w:author="Matthew Kay" w:date="2015-12-27T13:34:00Z"/>
              </w:rPr>
              <w:pPrChange w:id="26" w:author="Matthew Kay" w:date="2015-12-27T13:37:00Z">
                <w:pPr>
                  <w:pStyle w:val="AuthorAffiliation"/>
                </w:pPr>
              </w:pPrChange>
            </w:pPr>
            <w:ins w:id="27" w:author="Matthew Kay" w:date="2015-12-27T13:34:00Z">
              <w:r>
                <w:t>Gregory</w:t>
              </w:r>
            </w:ins>
            <w:ins w:id="28" w:author="Greg Nelson" w:date="2016-01-06T13:09:00Z">
              <w:r w:rsidR="00FC7F89">
                <w:t xml:space="preserve"> L.</w:t>
              </w:r>
            </w:ins>
            <w:ins w:id="29" w:author="Matthew Kay" w:date="2015-12-27T13:34:00Z">
              <w:r>
                <w:t xml:space="preserve"> Nelson</w:t>
              </w:r>
            </w:ins>
          </w:p>
          <w:p w14:paraId="16CEEF18" w14:textId="77777777" w:rsidR="00820B49" w:rsidRDefault="003D67E6" w:rsidP="005A2C27">
            <w:pPr>
              <w:pStyle w:val="AuthorAffiliation"/>
              <w:rPr>
                <w:ins w:id="30" w:author="Matthew Kay" w:date="2015-12-27T13:37:00Z"/>
              </w:rPr>
            </w:pPr>
            <w:ins w:id="31" w:author="Matthew Kay" w:date="2015-12-27T13:37:00Z">
              <w:r>
                <w:t>Computer Science &amp;</w:t>
              </w:r>
              <w:r>
                <w:br/>
                <w:t>Engineering | dub,</w:t>
              </w:r>
            </w:ins>
          </w:p>
          <w:p w14:paraId="1BB71A2D" w14:textId="77777777" w:rsidR="003D67E6" w:rsidRDefault="003D67E6" w:rsidP="005A2C27">
            <w:pPr>
              <w:pStyle w:val="AuthorAffiliation"/>
              <w:rPr>
                <w:ins w:id="32" w:author="Matthew Kay" w:date="2015-12-27T13:37:00Z"/>
              </w:rPr>
            </w:pPr>
            <w:ins w:id="33" w:author="Matthew Kay" w:date="2015-12-27T13:37:00Z">
              <w:r>
                <w:t>University of Washington</w:t>
              </w:r>
            </w:ins>
          </w:p>
          <w:p w14:paraId="1841A2BB" w14:textId="53086444" w:rsidR="005B1C73" w:rsidRPr="00D62A4A" w:rsidRDefault="003D67E6" w:rsidP="005B1C73">
            <w:pPr>
              <w:pStyle w:val="AuthorAffiliation"/>
            </w:pPr>
            <w:commentRangeStart w:id="34"/>
            <w:ins w:id="35" w:author="Matthew Kay" w:date="2015-12-27T13:38:00Z">
              <w:del w:id="36" w:author="Greg Nelson" w:date="2015-12-29T22:18:00Z">
                <w:r w:rsidRPr="003D67E6" w:rsidDel="003B4851">
                  <w:rPr>
                    <w:highlight w:val="yellow"/>
                    <w:rPrChange w:id="37" w:author="Matthew Kay" w:date="2015-12-27T13:43:00Z">
                      <w:rPr/>
                    </w:rPrChange>
                  </w:rPr>
                  <w:delText>TBD</w:delText>
                </w:r>
                <w:commentRangeEnd w:id="34"/>
                <w:r w:rsidRPr="003D67E6" w:rsidDel="003B4851">
                  <w:rPr>
                    <w:rStyle w:val="CommentReference"/>
                    <w:color w:val="auto"/>
                    <w:highlight w:val="yellow"/>
                    <w:rPrChange w:id="38" w:author="Matthew Kay" w:date="2015-12-27T13:43:00Z">
                      <w:rPr>
                        <w:rStyle w:val="CommentReference"/>
                        <w:color w:val="auto"/>
                      </w:rPr>
                    </w:rPrChange>
                  </w:rPr>
                  <w:commentReference w:id="34"/>
                </w:r>
              </w:del>
            </w:ins>
            <w:ins w:id="39" w:author="Matthew Kay" w:date="2016-01-04T16:48:00Z">
              <w:r w:rsidR="005B1C73">
                <w:fldChar w:fldCharType="begin"/>
              </w:r>
              <w:r w:rsidR="005B1C73">
                <w:instrText xml:space="preserve"> HYPERLINK "mailto:</w:instrText>
              </w:r>
            </w:ins>
            <w:ins w:id="40" w:author="Greg Nelson" w:date="2015-12-29T22:18:00Z">
              <w:r w:rsidR="005B1C73">
                <w:instrText>glnelson@uw.edu</w:instrText>
              </w:r>
            </w:ins>
            <w:ins w:id="41" w:author="Matthew Kay" w:date="2016-01-04T16:48:00Z">
              <w:r w:rsidR="005B1C73">
                <w:instrText xml:space="preserve">" </w:instrText>
              </w:r>
              <w:r w:rsidR="005B1C73">
                <w:fldChar w:fldCharType="separate"/>
              </w:r>
            </w:ins>
            <w:ins w:id="42" w:author="Greg Nelson" w:date="2015-12-29T22:18:00Z">
              <w:r w:rsidR="005B1C73" w:rsidRPr="001B2C8C">
                <w:rPr>
                  <w:rStyle w:val="Hyperlink"/>
                  <w:sz w:val="24"/>
                </w:rPr>
                <w:t>glnelson@uw.edu</w:t>
              </w:r>
            </w:ins>
            <w:ins w:id="43"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4" w:author="Matthew Kay" w:date="2015-12-27T13:38:00Z">
                <w:pPr>
                  <w:pStyle w:val="AuthorAffiliation"/>
                </w:pPr>
              </w:pPrChange>
            </w:pPr>
            <w:commentRangeStart w:id="45"/>
            <w:commentRangeStart w:id="46"/>
            <w:ins w:id="47" w:author="Matthew Kay" w:date="2015-12-27T13:38:00Z">
              <w:r>
                <w:t xml:space="preserve">Eric </w:t>
              </w:r>
            </w:ins>
            <w:ins w:id="48" w:author="Eric Hekler" w:date="2015-12-30T10:20:00Z">
              <w:r w:rsidR="00C434DD">
                <w:t xml:space="preserve">B. </w:t>
              </w:r>
            </w:ins>
            <w:ins w:id="49" w:author="Matthew Kay" w:date="2015-12-27T13:38:00Z">
              <w:r>
                <w:t>Hekler</w:t>
              </w:r>
            </w:ins>
            <w:commentRangeEnd w:id="45"/>
            <w:r w:rsidR="00C434DD">
              <w:rPr>
                <w:rStyle w:val="CommentReference"/>
                <w:b w:val="0"/>
                <w:color w:val="auto"/>
              </w:rPr>
              <w:commentReference w:id="45"/>
            </w:r>
            <w:commentRangeEnd w:id="46"/>
            <w:r w:rsidR="00367A5B">
              <w:rPr>
                <w:rStyle w:val="CommentReference"/>
                <w:b w:val="0"/>
                <w:color w:val="auto"/>
              </w:rPr>
              <w:commentReference w:id="46"/>
            </w:r>
          </w:p>
          <w:p w14:paraId="5AA30B2D" w14:textId="72B9750F" w:rsidR="0002541C" w:rsidRDefault="003D67E6" w:rsidP="005A2C27">
            <w:pPr>
              <w:pStyle w:val="AuthorAffiliation"/>
              <w:rPr>
                <w:ins w:id="50" w:author="Eric Hekler" w:date="2015-12-30T08:56:00Z"/>
              </w:rPr>
            </w:pPr>
            <w:ins w:id="51" w:author="Matthew Kay" w:date="2015-12-27T13:38:00Z">
              <w:del w:id="52" w:author="Eric Hekler" w:date="2015-12-30T08:56:00Z">
                <w:r w:rsidRPr="003D67E6" w:rsidDel="00147D65">
                  <w:rPr>
                    <w:highlight w:val="yellow"/>
                    <w:rPrChange w:id="53" w:author="Matthew Kay" w:date="2015-12-27T13:42:00Z">
                      <w:rPr/>
                    </w:rPrChange>
                  </w:rPr>
                  <w:delText>TBD</w:delText>
                </w:r>
              </w:del>
            </w:ins>
            <w:ins w:id="54" w:author="Eric Hekler" w:date="2015-12-30T08:56:00Z">
              <w:r w:rsidR="00147D65">
                <w:t xml:space="preserve">School of Nutrition &amp; </w:t>
              </w:r>
            </w:ins>
            <w:ins w:id="55" w:author="Matthew Kay" w:date="2016-01-04T16:48:00Z">
              <w:r w:rsidR="005B1C73">
                <w:br/>
              </w:r>
            </w:ins>
            <w:ins w:id="56" w:author="Eric Hekler" w:date="2015-12-30T08:56:00Z">
              <w:r w:rsidR="00147D65">
                <w:t>Health Promotion</w:t>
              </w:r>
            </w:ins>
          </w:p>
          <w:p w14:paraId="3D33940D" w14:textId="3028EF01" w:rsidR="00147D65" w:rsidDel="00147D65" w:rsidRDefault="00147D65">
            <w:pPr>
              <w:pStyle w:val="AuthorAffiliation"/>
              <w:jc w:val="both"/>
              <w:rPr>
                <w:del w:id="57" w:author="Eric Hekler" w:date="2015-12-30T08:56:00Z"/>
              </w:rPr>
              <w:pPrChange w:id="58" w:author="Eric Hekler" w:date="2015-12-30T08:56:00Z">
                <w:pPr>
                  <w:pStyle w:val="AuthorAffiliation"/>
                </w:pPr>
              </w:pPrChange>
            </w:pPr>
            <w:ins w:id="59" w:author="Eric Hekler" w:date="2015-12-30T08:56:00Z">
              <w:r>
                <w:t>Arizona State University</w:t>
              </w:r>
            </w:ins>
          </w:p>
          <w:p w14:paraId="2D65B409" w14:textId="77777777" w:rsidR="00147D65" w:rsidRDefault="00147D65" w:rsidP="00147D65">
            <w:pPr>
              <w:pStyle w:val="AuthorAffiliation"/>
              <w:rPr>
                <w:ins w:id="60" w:author="Eric Hekler" w:date="2015-12-30T08:56:00Z"/>
              </w:rPr>
            </w:pPr>
          </w:p>
          <w:p w14:paraId="31B8795D" w14:textId="27F37E2F" w:rsidR="00147D65" w:rsidRDefault="00147D65" w:rsidP="00147D65">
            <w:pPr>
              <w:pStyle w:val="AuthorAffiliation"/>
              <w:rPr>
                <w:ins w:id="61" w:author="Eric Hekler" w:date="2015-12-30T08:56:00Z"/>
              </w:rPr>
            </w:pPr>
            <w:ins w:id="62" w:author="Eric Hekler" w:date="2015-12-30T08:57:00Z">
              <w:r>
                <w:fldChar w:fldCharType="begin"/>
              </w:r>
              <w:r>
                <w:instrText xml:space="preserve"> HYPERLINK "mailto:</w:instrText>
              </w:r>
            </w:ins>
            <w:ins w:id="63" w:author="Eric Hekler" w:date="2015-12-30T08:56:00Z">
              <w:r>
                <w:instrText>ehekler@asu.edu</w:instrText>
              </w:r>
            </w:ins>
            <w:ins w:id="64" w:author="Eric Hekler" w:date="2015-12-30T08:57:00Z">
              <w:r>
                <w:instrText xml:space="preserve">" </w:instrText>
              </w:r>
              <w:r>
                <w:fldChar w:fldCharType="separate"/>
              </w:r>
            </w:ins>
            <w:ins w:id="65" w:author="Eric Hekler" w:date="2015-12-30T08:56:00Z">
              <w:r w:rsidRPr="00C87B66">
                <w:rPr>
                  <w:rStyle w:val="Hyperlink"/>
                  <w:sz w:val="24"/>
                </w:rPr>
                <w:t>ehekler@asu.edu</w:t>
              </w:r>
            </w:ins>
            <w:ins w:id="66" w:author="Eric Hekler" w:date="2015-12-30T08:57:00Z">
              <w:r>
                <w:fldChar w:fldCharType="end"/>
              </w:r>
            </w:ins>
            <w:ins w:id="67" w:author="Eric Hekler" w:date="2015-12-30T08:56:00Z">
              <w:r>
                <w:t xml:space="preserve"> </w:t>
              </w:r>
            </w:ins>
          </w:p>
          <w:p w14:paraId="4D149BBE" w14:textId="77777777" w:rsidR="00A30EC8" w:rsidDel="00147D65" w:rsidRDefault="00A30EC8" w:rsidP="005A2C27">
            <w:pPr>
              <w:pStyle w:val="AuthorAffiliation"/>
              <w:rPr>
                <w:del w:id="68" w:author="Eric Hekler" w:date="2015-12-30T08:56:00Z"/>
              </w:rPr>
            </w:pPr>
          </w:p>
          <w:p w14:paraId="6180ECBE" w14:textId="1E590CF5" w:rsidR="0002541C" w:rsidRPr="00F100EF" w:rsidRDefault="0002541C">
            <w:pPr>
              <w:pStyle w:val="AuthorAffiliation"/>
              <w:jc w:val="both"/>
              <w:pPrChange w:id="69"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0"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72220F" w14:textId="336F0C21" w:rsidR="00FC5930" w:rsidRPr="00FC5930" w:rsidRDefault="00FC5930">
                            <w:pPr>
                              <w:pStyle w:val="Copyright"/>
                              <w:suppressAutoHyphens/>
                              <w:rPr>
                                <w:ins w:id="71" w:author="Matthew Kay" w:date="2016-01-07T23:19:00Z"/>
                                <w:rFonts w:ascii="TimesNewRomanPSMT" w:hAnsi="TimesNewRomanPSMT" w:cs="TimesNewRomanPSMT"/>
                                <w:szCs w:val="16"/>
                              </w:rPr>
                              <w:pPrChange w:id="72" w:author="Matthew Kay" w:date="2016-01-07T23:19:00Z">
                                <w:pPr>
                                  <w:pStyle w:val="Copyright"/>
                                </w:pPr>
                              </w:pPrChange>
                            </w:pPr>
                            <w:ins w:id="73"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pPr>
                              <w:pStyle w:val="Copyright"/>
                              <w:suppressAutoHyphens/>
                              <w:rPr>
                                <w:ins w:id="74" w:author="Matthew Kay" w:date="2016-01-07T23:19:00Z"/>
                                <w:rFonts w:ascii="TimesNewRomanPSMT" w:hAnsi="TimesNewRomanPSMT" w:cs="TimesNewRomanPSMT"/>
                                <w:szCs w:val="16"/>
                              </w:rPr>
                              <w:pPrChange w:id="75" w:author="Matthew Kay" w:date="2016-01-07T23:19:00Z">
                                <w:pPr>
                                  <w:pStyle w:val="Copyright"/>
                                </w:pPr>
                              </w:pPrChange>
                            </w:pPr>
                            <w:ins w:id="76"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pPr>
                              <w:pStyle w:val="Copyright"/>
                              <w:suppressAutoHyphens/>
                              <w:rPr>
                                <w:ins w:id="77" w:author="Matthew Kay" w:date="2016-01-07T23:19:00Z"/>
                                <w:rFonts w:ascii="TimesNewRomanPSMT" w:hAnsi="TimesNewRomanPSMT" w:cs="TimesNewRomanPSMT"/>
                                <w:szCs w:val="16"/>
                              </w:rPr>
                              <w:pPrChange w:id="78" w:author="Matthew Kay" w:date="2016-01-07T23:19:00Z">
                                <w:pPr>
                                  <w:pStyle w:val="Copyright"/>
                                </w:pPr>
                              </w:pPrChange>
                            </w:pPr>
                            <w:ins w:id="79"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pPr>
                              <w:pStyle w:val="Copyright"/>
                              <w:suppressAutoHyphens/>
                              <w:rPr>
                                <w:ins w:id="80" w:author="Matthew Kay" w:date="2016-01-07T23:19:00Z"/>
                                <w:rFonts w:ascii="TimesNewRomanPSMT" w:hAnsi="TimesNewRomanPSMT" w:cs="TimesNewRomanPSMT"/>
                                <w:szCs w:val="16"/>
                              </w:rPr>
                              <w:pPrChange w:id="81" w:author="Matthew Kay" w:date="2016-01-07T23:19:00Z">
                                <w:pPr>
                                  <w:pStyle w:val="Copyright"/>
                                </w:pPr>
                              </w:pPrChange>
                            </w:pPr>
                            <w:ins w:id="82"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pPr>
                              <w:suppressAutoHyphens/>
                              <w:autoSpaceDE w:val="0"/>
                              <w:autoSpaceDN w:val="0"/>
                              <w:adjustRightInd w:val="0"/>
                              <w:spacing w:after="0"/>
                              <w:rPr>
                                <w:ins w:id="83" w:author="Matthew Kay" w:date="2016-01-07T23:20:00Z"/>
                                <w:del w:id="84" w:author="Matthew Kay" w:date="2016-01-07T23:19:00Z"/>
                                <w:rStyle w:val="Hyperlink"/>
                                <w:rFonts w:ascii="TimesNewRomanPSMT" w:hAnsi="TimesNewRomanPSMT" w:cs="TimesNewRomanPSMT"/>
                                <w:sz w:val="16"/>
                                <w:szCs w:val="16"/>
                              </w:rPr>
                              <w:pPrChange w:id="85" w:author="Matthew Kay" w:date="2016-01-07T23:19:00Z">
                                <w:pPr>
                                  <w:autoSpaceDE w:val="0"/>
                                  <w:autoSpaceDN w:val="0"/>
                                  <w:adjustRightInd w:val="0"/>
                                  <w:spacing w:after="0"/>
                                </w:pPr>
                              </w:pPrChange>
                            </w:pPr>
                            <w:ins w:id="86" w:author="Matthew Kay" w:date="2016-01-07T23:19:00Z">
                              <w:r w:rsidRPr="00FC5930">
                                <w:rPr>
                                  <w:rFonts w:ascii="TimesNewRomanPSMT" w:hAnsi="TimesNewRomanPSMT" w:cs="TimesNewRomanPSMT"/>
                                  <w:szCs w:val="16"/>
                                </w:rPr>
                                <w:t xml:space="preserve">DOI: </w:t>
                              </w:r>
                            </w:ins>
                            <w:ins w:id="87"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8"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pPr>
                              <w:numPr>
                                <w:ilvl w:val="0"/>
                                <w:numId w:val="25"/>
                              </w:numPr>
                              <w:suppressAutoHyphens/>
                              <w:autoSpaceDE w:val="0"/>
                              <w:autoSpaceDN w:val="0"/>
                              <w:adjustRightInd w:val="0"/>
                              <w:spacing w:after="0"/>
                              <w:ind w:left="360" w:hanging="240"/>
                              <w:rPr>
                                <w:ins w:id="89" w:author="Matthew Kay" w:date="2016-01-07T23:20:00Z"/>
                                <w:del w:id="90" w:author="Matthew Kay" w:date="2016-01-07T23:19:00Z"/>
                                <w:rStyle w:val="Hyperlink"/>
                                <w:rFonts w:ascii="TimesNewRomanPSMT" w:hAnsi="TimesNewRomanPSMT" w:cs="TimesNewRomanPSMT"/>
                                <w:sz w:val="16"/>
                                <w:szCs w:val="16"/>
                              </w:rPr>
                              <w:pPrChange w:id="91" w:author="Matthew Kay" w:date="2016-01-07T23:19:00Z">
                                <w:pPr>
                                  <w:numPr>
                                    <w:numId w:val="25"/>
                                  </w:numPr>
                                  <w:tabs>
                                    <w:tab w:val="num" w:pos="360"/>
                                    <w:tab w:val="num" w:pos="720"/>
                                  </w:tabs>
                                  <w:autoSpaceDE w:val="0"/>
                                  <w:autoSpaceDN w:val="0"/>
                                  <w:adjustRightInd w:val="0"/>
                                  <w:spacing w:after="0"/>
                                  <w:ind w:left="360" w:hanging="240"/>
                                </w:pPr>
                              </w:pPrChange>
                            </w:pPr>
                            <w:ins w:id="92" w:author="Matthew Kay" w:date="2016-01-07T23:20:00Z">
                              <w:del w:id="93"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pPr>
                              <w:numPr>
                                <w:ilvl w:val="0"/>
                                <w:numId w:val="25"/>
                              </w:numPr>
                              <w:suppressAutoHyphens/>
                              <w:autoSpaceDE w:val="0"/>
                              <w:autoSpaceDN w:val="0"/>
                              <w:adjustRightInd w:val="0"/>
                              <w:spacing w:after="0"/>
                              <w:ind w:left="360" w:hanging="240"/>
                              <w:rPr>
                                <w:ins w:id="94" w:author="Matthew Kay" w:date="2016-01-07T23:20:00Z"/>
                                <w:del w:id="95" w:author="Matthew Kay" w:date="2016-01-07T23:19:00Z"/>
                                <w:rStyle w:val="Hyperlink"/>
                                <w:rFonts w:ascii="TimesNewRomanPSMT" w:hAnsi="TimesNewRomanPSMT" w:cs="TimesNewRomanPSMT"/>
                                <w:sz w:val="16"/>
                                <w:szCs w:val="16"/>
                              </w:rPr>
                              <w:pPrChange w:id="96" w:author="Matthew Kay" w:date="2016-01-07T23:19:00Z">
                                <w:pPr>
                                  <w:numPr>
                                    <w:numId w:val="25"/>
                                  </w:numPr>
                                  <w:tabs>
                                    <w:tab w:val="num" w:pos="360"/>
                                    <w:tab w:val="num" w:pos="720"/>
                                  </w:tabs>
                                  <w:autoSpaceDE w:val="0"/>
                                  <w:autoSpaceDN w:val="0"/>
                                  <w:adjustRightInd w:val="0"/>
                                  <w:spacing w:after="0"/>
                                  <w:ind w:left="360" w:hanging="240"/>
                                </w:pPr>
                              </w:pPrChange>
                            </w:pPr>
                            <w:ins w:id="97" w:author="Matthew Kay" w:date="2016-01-07T23:20:00Z">
                              <w:del w:id="98"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pPr>
                              <w:numPr>
                                <w:ilvl w:val="0"/>
                                <w:numId w:val="25"/>
                              </w:numPr>
                              <w:suppressAutoHyphens/>
                              <w:autoSpaceDE w:val="0"/>
                              <w:autoSpaceDN w:val="0"/>
                              <w:adjustRightInd w:val="0"/>
                              <w:spacing w:after="0"/>
                              <w:ind w:left="360" w:hanging="240"/>
                              <w:rPr>
                                <w:ins w:id="99" w:author="Matthew Kay" w:date="2016-01-07T23:20:00Z"/>
                                <w:del w:id="100" w:author="Matthew Kay" w:date="2016-01-07T23:19:00Z"/>
                                <w:rStyle w:val="Hyperlink"/>
                                <w:rFonts w:ascii="TimesNewRomanPSMT" w:hAnsi="TimesNewRomanPSMT" w:cs="TimesNewRomanPSMT"/>
                                <w:sz w:val="16"/>
                                <w:szCs w:val="16"/>
                              </w:rPr>
                              <w:pPrChange w:id="101" w:author="Matthew Kay" w:date="2016-01-07T23:19:00Z">
                                <w:pPr>
                                  <w:numPr>
                                    <w:numId w:val="25"/>
                                  </w:numPr>
                                  <w:tabs>
                                    <w:tab w:val="num" w:pos="360"/>
                                    <w:tab w:val="num" w:pos="720"/>
                                  </w:tabs>
                                  <w:autoSpaceDE w:val="0"/>
                                  <w:autoSpaceDN w:val="0"/>
                                  <w:adjustRightInd w:val="0"/>
                                  <w:spacing w:after="0"/>
                                  <w:ind w:left="360" w:hanging="240"/>
                                </w:pPr>
                              </w:pPrChange>
                            </w:pPr>
                            <w:ins w:id="102" w:author="Matthew Kay" w:date="2016-01-07T23:20:00Z">
                              <w:del w:id="103"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pPr>
                              <w:suppressAutoHyphens/>
                              <w:autoSpaceDE w:val="0"/>
                              <w:autoSpaceDN w:val="0"/>
                              <w:adjustRightInd w:val="0"/>
                              <w:spacing w:after="0"/>
                              <w:rPr>
                                <w:ins w:id="104" w:author="Matthew Kay" w:date="2016-01-07T23:20:00Z"/>
                                <w:del w:id="105" w:author="Matthew Kay" w:date="2016-01-07T23:19:00Z"/>
                                <w:rStyle w:val="Hyperlink"/>
                                <w:rFonts w:ascii="TimesNewRomanPSMT" w:hAnsi="TimesNewRomanPSMT" w:cs="TimesNewRomanPSMT"/>
                                <w:sz w:val="16"/>
                                <w:szCs w:val="16"/>
                              </w:rPr>
                              <w:pPrChange w:id="106" w:author="Matthew Kay" w:date="2016-01-07T23:19:00Z">
                                <w:pPr>
                                  <w:autoSpaceDE w:val="0"/>
                                  <w:autoSpaceDN w:val="0"/>
                                  <w:adjustRightInd w:val="0"/>
                                  <w:spacing w:after="0"/>
                                </w:pPr>
                              </w:pPrChange>
                            </w:pPr>
                            <w:ins w:id="107" w:author="Matthew Kay" w:date="2016-01-07T23:20:00Z">
                              <w:del w:id="108"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pPr>
                              <w:pStyle w:val="Copyright"/>
                              <w:suppressAutoHyphens/>
                              <w:rPr>
                                <w:szCs w:val="16"/>
                              </w:rPr>
                              <w:pPrChange w:id="109" w:author="Matthew Kay" w:date="2016-01-07T23:19:00Z">
                                <w:pPr>
                                  <w:pStyle w:val="Copyright"/>
                                </w:pPr>
                              </w:pPrChange>
                            </w:pPr>
                            <w:ins w:id="110" w:author="Matthew Kay" w:date="2016-01-07T23:20:00Z">
                              <w:del w:id="111"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FC5930" w:rsidRPr="00FC5930" w:rsidRDefault="00FC5930">
                      <w:pPr>
                        <w:pStyle w:val="Copyright"/>
                        <w:suppressAutoHyphens/>
                        <w:rPr>
                          <w:ins w:id="112" w:author="Matthew Kay" w:date="2016-01-07T23:19:00Z"/>
                          <w:rFonts w:ascii="TimesNewRomanPSMT" w:hAnsi="TimesNewRomanPSMT" w:cs="TimesNewRomanPSMT"/>
                          <w:szCs w:val="16"/>
                        </w:rPr>
                        <w:pPrChange w:id="113" w:author="Matthew Kay" w:date="2016-01-07T23:19:00Z">
                          <w:pPr>
                            <w:pStyle w:val="Copyright"/>
                          </w:pPr>
                        </w:pPrChange>
                      </w:pPr>
                      <w:ins w:id="114"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FC5930" w:rsidRPr="00FC5930" w:rsidRDefault="00FC5930">
                      <w:pPr>
                        <w:pStyle w:val="Copyright"/>
                        <w:suppressAutoHyphens/>
                        <w:rPr>
                          <w:ins w:id="115" w:author="Matthew Kay" w:date="2016-01-07T23:19:00Z"/>
                          <w:rFonts w:ascii="TimesNewRomanPSMT" w:hAnsi="TimesNewRomanPSMT" w:cs="TimesNewRomanPSMT"/>
                          <w:szCs w:val="16"/>
                        </w:rPr>
                        <w:pPrChange w:id="116" w:author="Matthew Kay" w:date="2016-01-07T23:19:00Z">
                          <w:pPr>
                            <w:pStyle w:val="Copyright"/>
                          </w:pPr>
                        </w:pPrChange>
                      </w:pPr>
                      <w:ins w:id="117" w:author="Matthew Kay" w:date="2016-01-07T23:19:00Z">
                        <w:r w:rsidRPr="00FC5930">
                          <w:rPr>
                            <w:rFonts w:ascii="TimesNewRomanPSMT" w:hAnsi="TimesNewRomanPSMT" w:cs="TimesNewRomanPSMT"/>
                            <w:szCs w:val="16"/>
                          </w:rPr>
                          <w:t>CHI'16, May 07 - 12, 2016, San Jose, CA, USA</w:t>
                        </w:r>
                      </w:ins>
                    </w:p>
                    <w:p w14:paraId="770BACA7" w14:textId="77777777" w:rsidR="00FC5930" w:rsidRPr="00FC5930" w:rsidRDefault="00FC5930">
                      <w:pPr>
                        <w:pStyle w:val="Copyright"/>
                        <w:suppressAutoHyphens/>
                        <w:rPr>
                          <w:ins w:id="118" w:author="Matthew Kay" w:date="2016-01-07T23:19:00Z"/>
                          <w:rFonts w:ascii="TimesNewRomanPSMT" w:hAnsi="TimesNewRomanPSMT" w:cs="TimesNewRomanPSMT"/>
                          <w:szCs w:val="16"/>
                        </w:rPr>
                        <w:pPrChange w:id="119" w:author="Matthew Kay" w:date="2016-01-07T23:19:00Z">
                          <w:pPr>
                            <w:pStyle w:val="Copyright"/>
                          </w:pPr>
                        </w:pPrChange>
                      </w:pPr>
                      <w:ins w:id="12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FC5930" w:rsidRPr="00FC5930" w:rsidRDefault="00FC5930">
                      <w:pPr>
                        <w:pStyle w:val="Copyright"/>
                        <w:suppressAutoHyphens/>
                        <w:rPr>
                          <w:ins w:id="121" w:author="Matthew Kay" w:date="2016-01-07T23:19:00Z"/>
                          <w:rFonts w:ascii="TimesNewRomanPSMT" w:hAnsi="TimesNewRomanPSMT" w:cs="TimesNewRomanPSMT"/>
                          <w:szCs w:val="16"/>
                        </w:rPr>
                        <w:pPrChange w:id="122" w:author="Matthew Kay" w:date="2016-01-07T23:19:00Z">
                          <w:pPr>
                            <w:pStyle w:val="Copyright"/>
                          </w:pPr>
                        </w:pPrChange>
                      </w:pPr>
                      <w:ins w:id="12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170CE7" w:rsidRPr="00FC5930" w:rsidDel="00FC5930" w:rsidRDefault="00FC5930">
                      <w:pPr>
                        <w:suppressAutoHyphens/>
                        <w:autoSpaceDE w:val="0"/>
                        <w:autoSpaceDN w:val="0"/>
                        <w:adjustRightInd w:val="0"/>
                        <w:spacing w:after="0"/>
                        <w:rPr>
                          <w:ins w:id="124" w:author="Matthew Kay" w:date="2016-01-07T23:20:00Z"/>
                          <w:del w:id="125" w:author="Matthew Kay" w:date="2016-01-07T23:19:00Z"/>
                          <w:rStyle w:val="Hyperlink"/>
                          <w:rFonts w:ascii="TimesNewRomanPSMT" w:hAnsi="TimesNewRomanPSMT" w:cs="TimesNewRomanPSMT"/>
                          <w:sz w:val="16"/>
                          <w:szCs w:val="16"/>
                        </w:rPr>
                        <w:pPrChange w:id="126" w:author="Matthew Kay" w:date="2016-01-07T23:19:00Z">
                          <w:pPr>
                            <w:autoSpaceDE w:val="0"/>
                            <w:autoSpaceDN w:val="0"/>
                            <w:adjustRightInd w:val="0"/>
                            <w:spacing w:after="0"/>
                          </w:pPr>
                        </w:pPrChange>
                      </w:pPr>
                      <w:ins w:id="127" w:author="Matthew Kay" w:date="2016-01-07T23:19:00Z">
                        <w:r w:rsidRPr="00FC5930">
                          <w:rPr>
                            <w:rFonts w:ascii="TimesNewRomanPSMT" w:hAnsi="TimesNewRomanPSMT" w:cs="TimesNewRomanPSMT"/>
                            <w:szCs w:val="16"/>
                          </w:rPr>
                          <w:t xml:space="preserve">DOI: </w:t>
                        </w:r>
                      </w:ins>
                      <w:ins w:id="12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29" w:author="Matthew Kay" w:date="2016-01-07T23:19:00Z">
                          <w:r w:rsidR="00170CE7"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170CE7" w:rsidRPr="00FC5930" w:rsidDel="00FC5930" w:rsidRDefault="00170CE7">
                      <w:pPr>
                        <w:numPr>
                          <w:ilvl w:val="0"/>
                          <w:numId w:val="25"/>
                        </w:numPr>
                        <w:suppressAutoHyphens/>
                        <w:autoSpaceDE w:val="0"/>
                        <w:autoSpaceDN w:val="0"/>
                        <w:adjustRightInd w:val="0"/>
                        <w:spacing w:after="0"/>
                        <w:ind w:left="360" w:hanging="240"/>
                        <w:rPr>
                          <w:ins w:id="130" w:author="Matthew Kay" w:date="2016-01-07T23:20:00Z"/>
                          <w:del w:id="131" w:author="Matthew Kay" w:date="2016-01-07T23:19:00Z"/>
                          <w:rStyle w:val="Hyperlink"/>
                          <w:rFonts w:ascii="TimesNewRomanPSMT" w:hAnsi="TimesNewRomanPSMT" w:cs="TimesNewRomanPSMT"/>
                          <w:sz w:val="16"/>
                          <w:szCs w:val="16"/>
                        </w:rPr>
                        <w:pPrChange w:id="132" w:author="Matthew Kay" w:date="2016-01-07T23:19:00Z">
                          <w:pPr>
                            <w:numPr>
                              <w:numId w:val="25"/>
                            </w:numPr>
                            <w:tabs>
                              <w:tab w:val="num" w:pos="360"/>
                              <w:tab w:val="num" w:pos="720"/>
                            </w:tabs>
                            <w:autoSpaceDE w:val="0"/>
                            <w:autoSpaceDN w:val="0"/>
                            <w:adjustRightInd w:val="0"/>
                            <w:spacing w:after="0"/>
                            <w:ind w:left="360" w:hanging="240"/>
                          </w:pPr>
                        </w:pPrChange>
                      </w:pPr>
                      <w:ins w:id="133" w:author="Matthew Kay" w:date="2016-01-07T23:20:00Z">
                        <w:del w:id="13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170CE7" w:rsidRPr="00FC5930" w:rsidDel="00FC5930" w:rsidRDefault="00170CE7">
                      <w:pPr>
                        <w:numPr>
                          <w:ilvl w:val="0"/>
                          <w:numId w:val="25"/>
                        </w:numPr>
                        <w:suppressAutoHyphens/>
                        <w:autoSpaceDE w:val="0"/>
                        <w:autoSpaceDN w:val="0"/>
                        <w:adjustRightInd w:val="0"/>
                        <w:spacing w:after="0"/>
                        <w:ind w:left="360" w:hanging="240"/>
                        <w:rPr>
                          <w:ins w:id="135" w:author="Matthew Kay" w:date="2016-01-07T23:20:00Z"/>
                          <w:del w:id="136" w:author="Matthew Kay" w:date="2016-01-07T23:19:00Z"/>
                          <w:rStyle w:val="Hyperlink"/>
                          <w:rFonts w:ascii="TimesNewRomanPSMT" w:hAnsi="TimesNewRomanPSMT" w:cs="TimesNewRomanPSMT"/>
                          <w:sz w:val="16"/>
                          <w:szCs w:val="16"/>
                        </w:rPr>
                        <w:pPrChange w:id="137" w:author="Matthew Kay" w:date="2016-01-07T23:19:00Z">
                          <w:pPr>
                            <w:numPr>
                              <w:numId w:val="25"/>
                            </w:numPr>
                            <w:tabs>
                              <w:tab w:val="num" w:pos="360"/>
                              <w:tab w:val="num" w:pos="720"/>
                            </w:tabs>
                            <w:autoSpaceDE w:val="0"/>
                            <w:autoSpaceDN w:val="0"/>
                            <w:adjustRightInd w:val="0"/>
                            <w:spacing w:after="0"/>
                            <w:ind w:left="360" w:hanging="240"/>
                          </w:pPr>
                        </w:pPrChange>
                      </w:pPr>
                      <w:ins w:id="138" w:author="Matthew Kay" w:date="2016-01-07T23:20:00Z">
                        <w:del w:id="13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170CE7" w:rsidRPr="00FC5930" w:rsidDel="00FC5930" w:rsidRDefault="00170CE7">
                      <w:pPr>
                        <w:numPr>
                          <w:ilvl w:val="0"/>
                          <w:numId w:val="25"/>
                        </w:numPr>
                        <w:suppressAutoHyphens/>
                        <w:autoSpaceDE w:val="0"/>
                        <w:autoSpaceDN w:val="0"/>
                        <w:adjustRightInd w:val="0"/>
                        <w:spacing w:after="0"/>
                        <w:ind w:left="360" w:hanging="240"/>
                        <w:rPr>
                          <w:ins w:id="140" w:author="Matthew Kay" w:date="2016-01-07T23:20:00Z"/>
                          <w:del w:id="141" w:author="Matthew Kay" w:date="2016-01-07T23:19:00Z"/>
                          <w:rStyle w:val="Hyperlink"/>
                          <w:rFonts w:ascii="TimesNewRomanPSMT" w:hAnsi="TimesNewRomanPSMT" w:cs="TimesNewRomanPSMT"/>
                          <w:sz w:val="16"/>
                          <w:szCs w:val="16"/>
                        </w:rPr>
                        <w:pPrChange w:id="142" w:author="Matthew Kay" w:date="2016-01-07T23:19:00Z">
                          <w:pPr>
                            <w:numPr>
                              <w:numId w:val="25"/>
                            </w:numPr>
                            <w:tabs>
                              <w:tab w:val="num" w:pos="360"/>
                              <w:tab w:val="num" w:pos="720"/>
                            </w:tabs>
                            <w:autoSpaceDE w:val="0"/>
                            <w:autoSpaceDN w:val="0"/>
                            <w:adjustRightInd w:val="0"/>
                            <w:spacing w:after="0"/>
                            <w:ind w:left="360" w:hanging="240"/>
                          </w:pPr>
                        </w:pPrChange>
                      </w:pPr>
                      <w:ins w:id="143" w:author="Matthew Kay" w:date="2016-01-07T23:20:00Z">
                        <w:del w:id="14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170CE7" w:rsidRPr="00FC5930" w:rsidDel="00FC5930" w:rsidRDefault="00170CE7">
                      <w:pPr>
                        <w:suppressAutoHyphens/>
                        <w:autoSpaceDE w:val="0"/>
                        <w:autoSpaceDN w:val="0"/>
                        <w:adjustRightInd w:val="0"/>
                        <w:spacing w:after="0"/>
                        <w:rPr>
                          <w:ins w:id="145" w:author="Matthew Kay" w:date="2016-01-07T23:20:00Z"/>
                          <w:del w:id="146" w:author="Matthew Kay" w:date="2016-01-07T23:19:00Z"/>
                          <w:rStyle w:val="Hyperlink"/>
                          <w:rFonts w:ascii="TimesNewRomanPSMT" w:hAnsi="TimesNewRomanPSMT" w:cs="TimesNewRomanPSMT"/>
                          <w:sz w:val="16"/>
                          <w:szCs w:val="16"/>
                        </w:rPr>
                        <w:pPrChange w:id="147" w:author="Matthew Kay" w:date="2016-01-07T23:19:00Z">
                          <w:pPr>
                            <w:autoSpaceDE w:val="0"/>
                            <w:autoSpaceDN w:val="0"/>
                            <w:adjustRightInd w:val="0"/>
                            <w:spacing w:after="0"/>
                          </w:pPr>
                        </w:pPrChange>
                      </w:pPr>
                      <w:ins w:id="148" w:author="Matthew Kay" w:date="2016-01-07T23:20:00Z">
                        <w:del w:id="14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170CE7" w:rsidRPr="00D3324C" w:rsidRDefault="00170CE7">
                      <w:pPr>
                        <w:pStyle w:val="Copyright"/>
                        <w:suppressAutoHyphens/>
                        <w:rPr>
                          <w:szCs w:val="16"/>
                        </w:rPr>
                        <w:pPrChange w:id="150" w:author="Matthew Kay" w:date="2016-01-07T23:19:00Z">
                          <w:pPr>
                            <w:pStyle w:val="Copyright"/>
                          </w:pPr>
                        </w:pPrChange>
                      </w:pPr>
                      <w:ins w:id="151" w:author="Matthew Kay" w:date="2016-01-07T23:20:00Z">
                        <w:del w:id="152" w:author="Matthew Kay" w:date="2016-01-07T23:19:00Z">
                          <w:r w:rsidRPr="00FC5930" w:rsidDel="00FC5930">
                            <w:rPr>
                              <w:rStyle w:val="Hyperlink"/>
                              <w:sz w:val="16"/>
                              <w:szCs w:val="16"/>
                            </w:rPr>
                            <w:delText>Each submission will be assigned a DOI string to be included here.</w:delText>
                          </w:r>
                        </w:del>
                        <w:r w:rsidR="00FC5930">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3" w:author="Matthew Kay" w:date="2016-01-06T23:39:00Z">
        <w:r w:rsidR="00D2511E">
          <w:t xml:space="preserve"> </w:t>
        </w:r>
      </w:ins>
      <w:ins w:id="154" w:author="Matthew Kay" w:date="2016-01-06T23:43:00Z">
        <w:r w:rsidR="00D2511E">
          <w:t>However, our i</w:t>
        </w:r>
      </w:ins>
      <w:ins w:id="155" w:author="Matthew Kay" w:date="2016-01-06T23:39:00Z">
        <w:r w:rsidR="00D2511E">
          <w:t xml:space="preserve">ndividual analyses tend to stand alone, and </w:t>
        </w:r>
        <w:r w:rsidR="00F22328">
          <w:t>study results</w:t>
        </w:r>
        <w:r w:rsidR="00D2511E">
          <w:t xml:space="preserve"> </w:t>
        </w:r>
      </w:ins>
      <w:ins w:id="156" w:author="Matthew Kay" w:date="2016-01-06T23:50:00Z">
        <w:r w:rsidR="00F22328">
          <w:t xml:space="preserve">rarely </w:t>
        </w:r>
      </w:ins>
      <w:ins w:id="157" w:author="Matthew Kay" w:date="2016-01-06T23:39:00Z">
        <w:r w:rsidR="00D2511E">
          <w:t xml:space="preserve">accrue </w:t>
        </w:r>
        <w:r w:rsidR="00F22328">
          <w:t>in</w:t>
        </w:r>
        <w:r w:rsidR="00D2511E">
          <w:t xml:space="preserve"> more precise estimates via meta-analysis</w:t>
        </w:r>
      </w:ins>
      <w:del w:id="158"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59" w:author="Matthew Kay" w:date="2016-01-06T23:39:00Z">
        <w:r w:rsidR="00D2511E">
          <w:t>:</w:t>
        </w:r>
      </w:ins>
      <w:ins w:id="160" w:author="Greg Nelson" w:date="2016-01-06T22:09:00Z">
        <w:del w:id="161" w:author="Matthew Kay" w:date="2016-01-06T23:39:00Z">
          <w:r w:rsidR="00EC2391" w:rsidDel="00D2511E">
            <w:delText>;</w:delText>
          </w:r>
        </w:del>
        <w:r w:rsidR="00EC2391">
          <w:t xml:space="preserve"> </w:t>
        </w:r>
      </w:ins>
      <w:ins w:id="162" w:author="Matthew Kay" w:date="2016-01-06T23:44:00Z">
        <w:r w:rsidR="00D2511E">
          <w:t>in a</w:t>
        </w:r>
      </w:ins>
      <w:ins w:id="163" w:author="Greg Nelson" w:date="2016-01-06T22:31:00Z">
        <w:del w:id="164" w:author="Matthew Kay" w:date="2016-01-06T23:44:00Z">
          <w:r w:rsidR="00C63669" w:rsidDel="00D2511E">
            <w:delText>our</w:delText>
          </w:r>
        </w:del>
        <w:r w:rsidR="00C63669">
          <w:t xml:space="preserve"> literature search</w:t>
        </w:r>
      </w:ins>
      <w:ins w:id="165" w:author="Matthew Kay" w:date="2016-01-06T23:44:00Z">
        <w:r w:rsidR="00F22328">
          <w:t>,</w:t>
        </w:r>
        <w:r w:rsidR="00D2511E">
          <w:t xml:space="preserve"> we</w:t>
        </w:r>
      </w:ins>
      <w:ins w:id="166" w:author="Greg Nelson" w:date="2016-01-06T22:09:00Z">
        <w:r w:rsidR="00EC2391">
          <w:t xml:space="preserve"> found </w:t>
        </w:r>
      </w:ins>
      <w:ins w:id="167" w:author="Matthew Kay" w:date="2016-01-06T23:44:00Z">
        <w:r w:rsidR="00D2511E">
          <w:t xml:space="preserve">only </w:t>
        </w:r>
      </w:ins>
      <w:ins w:id="168" w:author="Greg Nelson" w:date="2016-01-06T22:09:00Z">
        <w:r w:rsidR="00EC2391">
          <w:t>56 meta-analyses in HCI in the ACM Digital Library</w:t>
        </w:r>
      </w:ins>
      <w:ins w:id="169" w:author="Matthew Kay" w:date="2016-01-06T23:36:00Z">
        <w:r w:rsidR="00D2511E">
          <w:t>, 3 of which were published at CHI</w:t>
        </w:r>
      </w:ins>
      <w:ins w:id="170" w:author="Matthew Kay" w:date="2016-01-06T23:39:00Z">
        <w:r w:rsidR="00D2511E">
          <w:t xml:space="preserve"> (often </w:t>
        </w:r>
      </w:ins>
      <w:ins w:id="171" w:author="Matthew Kay" w:date="2016-01-06T23:51:00Z">
        <w:r w:rsidR="00F22328">
          <w:t xml:space="preserve">called </w:t>
        </w:r>
      </w:ins>
      <w:ins w:id="172" w:author="Matthew Kay" w:date="2016-01-06T23:39:00Z">
        <w:r w:rsidR="00D2511E">
          <w:t>the top HCI venue)</w:t>
        </w:r>
      </w:ins>
      <w:del w:id="173" w:author="Matthew Kay" w:date="2016-01-06T23:40:00Z">
        <w:r w:rsidDel="00D2511E">
          <w:delText xml:space="preserve">. </w:delText>
        </w:r>
      </w:del>
      <w:del w:id="174"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5" w:author="Matthew Kay" w:date="2016-01-06T23:40:00Z">
        <w:r w:rsidR="00D2511E">
          <w:t xml:space="preserve">Yet meta-analysis is the gold standard for demonstrating robust quantitative </w:t>
        </w:r>
      </w:ins>
      <w:ins w:id="176" w:author="Matthew Kay" w:date="2016-01-06T23:41:00Z">
        <w:r w:rsidR="00D2511E">
          <w:t>knowledge</w:t>
        </w:r>
      </w:ins>
      <w:ins w:id="177"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78" w:author="Matthew Kay" w:date="2016-01-06T23:52:00Z">
        <w:r w:rsidDel="00F22328">
          <w:delText xml:space="preserve">when </w:delText>
        </w:r>
      </w:del>
      <w:ins w:id="179" w:author="Matthew Kay" w:date="2016-01-06T23:52:00Z">
        <w:r w:rsidR="00046321">
          <w:t>when</w:t>
        </w:r>
        <w:r w:rsidR="00F22328">
          <w:t xml:space="preserve"> </w:t>
        </w:r>
      </w:ins>
      <w:r>
        <w:t xml:space="preserve">designing statistical practice. </w:t>
      </w:r>
      <w:del w:id="180" w:author="Matthew Kay" w:date="2016-01-06T23:45:00Z">
        <w:r w:rsidDel="00D2511E">
          <w:delText>We u</w:delText>
        </w:r>
      </w:del>
      <w:ins w:id="181" w:author="Matthew Kay" w:date="2016-01-06T23:45:00Z">
        <w:r w:rsidR="00D2511E">
          <w:t>U</w:t>
        </w:r>
      </w:ins>
      <w:r>
        <w:t>s</w:t>
      </w:r>
      <w:ins w:id="182" w:author="Matthew Kay" w:date="2016-01-06T23:45:00Z">
        <w:r w:rsidR="00D2511E">
          <w:t>ing</w:t>
        </w:r>
      </w:ins>
      <w:del w:id="183" w:author="Matthew Kay" w:date="2016-01-06T23:45:00Z">
        <w:r w:rsidDel="00D2511E">
          <w:delText>e</w:delText>
        </w:r>
      </w:del>
      <w:r>
        <w:t xml:space="preserve"> simulation</w:t>
      </w:r>
      <w:ins w:id="184" w:author="Matthew Kay" w:date="2016-01-06T23:45:00Z">
        <w:r w:rsidR="00D2511E">
          <w:t>, we</w:t>
        </w:r>
      </w:ins>
      <w:del w:id="185" w:author="Matthew Kay" w:date="2016-01-06T23:45:00Z">
        <w:r w:rsidDel="00D2511E">
          <w:delText>s</w:delText>
        </w:r>
      </w:del>
      <w:r>
        <w:t xml:space="preserve"> </w:t>
      </w:r>
      <w:del w:id="186"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87" w:author="Matthew Kay" w:date="2016-01-06T23:53:00Z">
        <w:r w:rsidDel="00F22328">
          <w:delText xml:space="preserve">allows us to estimate </w:delText>
        </w:r>
      </w:del>
      <w:ins w:id="188" w:author="Matthew Kay" w:date="2016-01-06T23:53:00Z">
        <w:r w:rsidR="00F22328">
          <w:t xml:space="preserve">yields </w:t>
        </w:r>
      </w:ins>
      <w:r>
        <w:t>more precise effects with each new study</w:t>
      </w:r>
      <w:r w:rsidR="005B118E">
        <w:t xml:space="preserve">, </w:t>
      </w:r>
      <w:del w:id="189" w:author="Matthew Kay" w:date="2016-01-06T23:41:00Z">
        <w:r w:rsidR="005B118E" w:rsidDel="00D2511E">
          <w:delText xml:space="preserve">which </w:delText>
        </w:r>
      </w:del>
      <w:del w:id="190" w:author="Eric Hekler" w:date="2016-01-06T12:37:00Z">
        <w:r w:rsidR="005B118E" w:rsidDel="00842AC9">
          <w:delText xml:space="preserve">supports </w:delText>
        </w:r>
      </w:del>
      <w:ins w:id="191" w:author="Eric Hekler" w:date="2016-01-06T12:37:00Z">
        <w:r w:rsidR="00842AC9">
          <w:t>facilitat</w:t>
        </w:r>
      </w:ins>
      <w:ins w:id="192" w:author="Matthew Kay" w:date="2016-01-06T23:41:00Z">
        <w:r w:rsidR="00D2511E">
          <w:t>ing</w:t>
        </w:r>
      </w:ins>
      <w:ins w:id="193" w:author="Eric Hekler" w:date="2016-01-06T12:37:00Z">
        <w:del w:id="194"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5" w:author="Greg Nelson" w:date="2016-01-06T13:50:00Z">
        <w:r w:rsidR="005B118E" w:rsidDel="00C012B5">
          <w:delText xml:space="preserve">a </w:delText>
        </w:r>
      </w:del>
      <w:ins w:id="196" w:author="Eric Hekler" w:date="2016-01-06T12:37:00Z">
        <w:r w:rsidR="00842AC9">
          <w:t xml:space="preserve">a </w:t>
        </w:r>
      </w:ins>
      <w:ins w:id="197" w:author="Eric Hekler" w:date="2016-01-06T12:38:00Z">
        <w:r w:rsidR="00842AC9">
          <w:t>likely</w:t>
        </w:r>
      </w:ins>
      <w:ins w:id="198"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199" w:author="Greg Nelson" w:date="2016-01-06T22:43:00Z">
        <w:r w:rsidDel="00B702F9">
          <w:delText xml:space="preserve">running </w:delText>
        </w:r>
      </w:del>
      <w:ins w:id="200"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1" w:author="Greg Nelson" w:date="2016-01-06T22:43:00Z">
        <w:r w:rsidR="00593534" w:rsidDel="00B702F9">
          <w:delText xml:space="preserve">effective </w:delText>
        </w:r>
      </w:del>
      <w:r w:rsidR="00593534">
        <w:t>knowledge accrual from one study to the next</w:t>
      </w:r>
      <w:del w:id="202" w:author="Eric Hekler" w:date="2016-01-06T12:38:00Z">
        <w:r w:rsidR="00593534" w:rsidDel="00842AC9">
          <w:delText xml:space="preserve"> without meta-analysis</w:delText>
        </w:r>
      </w:del>
      <w:r w:rsidR="00593534">
        <w:t>.</w:t>
      </w:r>
      <w:r w:rsidR="00201ABD">
        <w:t xml:space="preserve"> </w:t>
      </w:r>
      <w:ins w:id="203" w:author="Matthew Kay" w:date="2016-01-06T23:54:00Z">
        <w:r w:rsidR="00F22328">
          <w:t xml:space="preserve">We also believe </w:t>
        </w:r>
      </w:ins>
      <w:r>
        <w:t xml:space="preserve">Bayesian methods can be adopted from the bottom up without the need for </w:t>
      </w:r>
      <w:del w:id="204" w:author="Matthew Kay" w:date="2016-01-06T23:54:00Z">
        <w:r w:rsidDel="00F22328">
          <w:delText xml:space="preserve">top-down </w:delText>
        </w:r>
      </w:del>
      <w:ins w:id="205" w:author="Matthew Kay" w:date="2016-01-06T23:54:00Z">
        <w:r w:rsidR="00F22328">
          <w:t xml:space="preserve">new </w:t>
        </w:r>
      </w:ins>
      <w:r>
        <w:t>incentives for replication or meta-analysis</w:t>
      </w:r>
      <w:del w:id="206" w:author="Greg Nelson" w:date="2016-01-06T22:44:00Z">
        <w:r w:rsidR="00593534" w:rsidDel="00B702F9">
          <w:delText>, which suggests</w:delText>
        </w:r>
        <w:r w:rsidDel="00B702F9">
          <w:delText xml:space="preserve"> t</w:delText>
        </w:r>
      </w:del>
      <w:ins w:id="207" w:author="Greg Nelson" w:date="2016-01-06T22:44:00Z">
        <w:r w:rsidR="00B702F9">
          <w:t>. T</w:t>
        </w:r>
      </w:ins>
      <w:r>
        <w:t xml:space="preserve">hese techniques </w:t>
      </w:r>
      <w:del w:id="208" w:author="Greg Nelson" w:date="2016-01-06T22:44:00Z">
        <w:r w:rsidR="00593534" w:rsidDel="00B702F9">
          <w:delText xml:space="preserve">are </w:delText>
        </w:r>
      </w:del>
      <w:ins w:id="209" w:author="Greg Nelson" w:date="2016-01-06T22:44:00Z">
        <w:del w:id="210" w:author="Matthew Kay" w:date="2016-01-06T23:47:00Z">
          <w:r w:rsidR="00B702F9" w:rsidDel="001D440A">
            <w:delText>may be</w:delText>
          </w:r>
        </w:del>
      </w:ins>
      <w:ins w:id="211" w:author="Matthew Kay" w:date="2016-01-06T23:47:00Z">
        <w:r w:rsidR="001D440A">
          <w:t>offer the potential for</w:t>
        </w:r>
      </w:ins>
      <w:ins w:id="212" w:author="Greg Nelson" w:date="2016-01-06T22:44:00Z">
        <w:r w:rsidR="00B702F9">
          <w:t xml:space="preserve"> </w:t>
        </w:r>
      </w:ins>
      <w:r>
        <w:t>a more user- (i.e. researcher-) centered approach to statistical analysis</w:t>
      </w:r>
      <w:ins w:id="213" w:author="Greg Nelson" w:date="2016-01-06T22:45:00Z">
        <w:r w:rsidR="00B702F9">
          <w:t xml:space="preserve"> </w:t>
        </w:r>
      </w:ins>
      <w:ins w:id="214" w:author="Matthew Kay" w:date="2016-01-06T23:47:00Z">
        <w:r w:rsidR="001D440A">
          <w:t>in</w:t>
        </w:r>
      </w:ins>
      <w:ins w:id="215" w:author="Greg Nelson" w:date="2016-01-06T22:45:00Z">
        <w:del w:id="216"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17"/>
      <w:r>
        <w:t>Replication</w:t>
      </w:r>
      <w:commentRangeEnd w:id="217"/>
      <w:r w:rsidR="0013374C">
        <w:rPr>
          <w:rStyle w:val="CommentReference"/>
        </w:rPr>
        <w:commentReference w:id="217"/>
      </w:r>
      <w:r>
        <w:t>; meta-analysis; Bayesian statistics; small studies</w:t>
      </w:r>
      <w:ins w:id="218" w:author="Matthew Kay" w:date="2015-12-27T13:54:00Z">
        <w:r w:rsidR="00466059">
          <w:t>; effect size; estimation.</w:t>
        </w:r>
      </w:ins>
      <w:del w:id="219"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0" w:author="Matthew Kay" w:date="2016-01-04T17:27:00Z">
        <w:r w:rsidDel="00EC0AB7">
          <w:delText>C</w:delText>
        </w:r>
      </w:del>
      <w:r>
        <w:t>H</w:t>
      </w:r>
      <w:ins w:id="221" w:author="Matthew Kay" w:date="2016-01-04T17:27:00Z">
        <w:r w:rsidR="00EC0AB7">
          <w:t>C</w:t>
        </w:r>
      </w:ins>
      <w:r>
        <w:t>I community is on the development of novel ideas and technology artifacts. The focus on novelty is valuable</w:t>
      </w:r>
      <w:ins w:id="222" w:author="Matthew Kay" w:date="2015-12-27T13:40:00Z">
        <w:r w:rsidR="003D67E6">
          <w:t>:</w:t>
        </w:r>
      </w:ins>
      <w:del w:id="223"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4" w:author="Greg Nelson" w:date="2016-01-07T12:49:00Z">
        <w:r w:rsidR="00605AF8">
          <w:t>is</w:t>
        </w:r>
      </w:ins>
      <w:del w:id="225"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70275BF9"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FA6C57">
        <w:fldChar w:fldCharType="separate"/>
      </w:r>
      <w:r w:rsidR="00B67D45" w:rsidRPr="00B67D45">
        <w:rPr>
          <w:noProof/>
        </w:rPr>
        <w:t>[15]</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RepliCHI</w:t>
      </w:r>
      <w:r w:rsidR="00152A80">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rsidR="0002541C">
        <w:t xml:space="preserve"> have called for an increased focus on replication and meta-analysis to effectively accrue quantitative knowledge about the utility and generalizability </w:t>
      </w:r>
      <w:ins w:id="226"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r w:rsidR="0002541C">
        <w:t xml:space="preserve">; or at CHI, Kaptein &amp; Robertson </w:t>
      </w:r>
      <w:r w:rsidR="00D44708">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"[16]", "plainTextFormattedCitation" : "[16]", "previouslyFormattedCitation" : "[15]" }, "properties" : { "noteIndex" : 0 }, "schema" : "https://github.com/citation-style-language/schema/raw/master/csl-citation.json" }</w:instrText>
      </w:r>
      <w:r w:rsidR="00D44708">
        <w:fldChar w:fldCharType="separate"/>
      </w:r>
      <w:r w:rsidR="00B67D45" w:rsidRPr="00B67D45">
        <w:rPr>
          <w:noProof/>
        </w:rPr>
        <w:t>[16]</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statistics altogether for Bayesian analyses</w:t>
      </w:r>
      <w:ins w:id="229" w:author="Greg Nelson" w:date="2016-01-06T14:01:00Z">
        <w:r w:rsidR="00833332">
          <w:t>. S</w:t>
        </w:r>
      </w:ins>
      <w:ins w:id="230" w:author="Eric Hekler" w:date="2016-01-06T13:44:00Z">
        <w:del w:id="231" w:author="Greg Nelson" w:date="2016-01-06T14:01:00Z">
          <w:r w:rsidR="001246FE" w:rsidDel="00833332">
            <w:delText xml:space="preserve"> (and note that s</w:delText>
          </w:r>
        </w:del>
        <w:r w:rsidR="001246FE">
          <w:t>imilar conversations</w:t>
        </w:r>
      </w:ins>
      <w:ins w:id="232" w:author="Eric Hekler" w:date="2016-01-06T13:45:00Z">
        <w:r w:rsidR="001246FE">
          <w:t xml:space="preserve">, particularly </w:t>
        </w:r>
      </w:ins>
      <w:ins w:id="233" w:author="Greg Nelson" w:date="2016-01-06T14:01:00Z">
        <w:r w:rsidR="00833332">
          <w:t xml:space="preserve">on </w:t>
        </w:r>
      </w:ins>
      <w:ins w:id="234" w:author="Eric Hekler" w:date="2016-01-06T13:45:00Z">
        <w:r w:rsidR="001246FE">
          <w:t>the merits of Bayesian analyses</w:t>
        </w:r>
      </w:ins>
      <w:ins w:id="235" w:author="Greg Nelson" w:date="2016-01-06T14:01:00Z">
        <w:r w:rsidR="00833332">
          <w:t>,</w:t>
        </w:r>
      </w:ins>
      <w:ins w:id="236" w:author="Eric Hekler" w:date="2016-01-06T13:44:00Z">
        <w:r w:rsidR="001246FE">
          <w:t xml:space="preserve"> are </w:t>
        </w:r>
      </w:ins>
      <w:ins w:id="237" w:author="Greg Nelson" w:date="2016-01-06T14:02:00Z">
        <w:r w:rsidR="00833332">
          <w:t xml:space="preserve">also </w:t>
        </w:r>
      </w:ins>
      <w:ins w:id="238" w:author="Eric Hekler" w:date="2016-01-06T13:44:00Z">
        <w:r w:rsidR="001246FE">
          <w:t>occurring in psychology</w:t>
        </w:r>
      </w:ins>
      <w:ins w:id="239" w:author="Matthew Kay" w:date="2016-01-07T00:24:00Z">
        <w:r w:rsidR="00B101D1">
          <w:t xml:space="preserve"> </w:t>
        </w:r>
      </w:ins>
      <w:ins w:id="240" w:author="Matthew Kay" w:date="2016-01-07T00:25:00Z">
        <w:r w:rsidR="00B101D1">
          <w:fldChar w:fldCharType="begin" w:fldLock="1"/>
        </w:r>
      </w:ins>
      <w:r w:rsidR="00B67D45">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"[4,14,18]", "plainTextFormattedCitation" : "[4,14,18]", "previouslyFormattedCitation" : "[4,13,17]" }, "properties" : { "noteIndex" : 0 }, "schema" : "https://github.com/citation-style-language/schema/raw/master/csl-citation.json" }</w:instrText>
      </w:r>
      <w:r w:rsidR="00B101D1">
        <w:fldChar w:fldCharType="separate"/>
      </w:r>
      <w:r w:rsidR="00B67D45" w:rsidRPr="00B67D45">
        <w:rPr>
          <w:noProof/>
        </w:rPr>
        <w:t>[4,14,18]</w:t>
      </w:r>
      <w:ins w:id="241" w:author="Matthew Kay" w:date="2016-01-07T00:25:00Z">
        <w:r w:rsidR="00B101D1">
          <w:fldChar w:fldCharType="end"/>
        </w:r>
      </w:ins>
      <w:ins w:id="242" w:author="Greg Nelson" w:date="2016-01-06T14:02:00Z">
        <w:r w:rsidR="00833332">
          <w:t>.</w:t>
        </w:r>
      </w:ins>
      <w:ins w:id="243" w:author="Eric Hekler" w:date="2016-01-06T13:44:00Z">
        <w:del w:id="244" w:author="Greg Nelson" w:date="2016-01-06T14:02:00Z">
          <w:r w:rsidR="001246FE" w:rsidDel="00833332">
            <w:delText>).</w:delText>
          </w:r>
        </w:del>
      </w:ins>
      <w:del w:id="245"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46"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47"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48" w:author="Matthew Kay" w:date="2016-01-04T17:28:00Z">
        <w:r w:rsidR="00EC0AB7">
          <w:t>C</w:t>
        </w:r>
      </w:ins>
      <w:r>
        <w:t xml:space="preserve">I is to compare a novel system to a control system and, if a </w:t>
      </w:r>
      <w:r>
        <w:rPr>
          <w:i/>
        </w:rPr>
        <w:t>p</w:t>
      </w:r>
      <w:r>
        <w:t>-value is below the customary</w:t>
      </w:r>
      <w:r w:rsidR="00332E19">
        <w:t xml:space="preserve"> </w:t>
      </w:r>
      <w:ins w:id="249" w:author="Greg Nelson" w:date="2016-01-07T12:56:00Z">
        <w:r w:rsidR="00605AF8">
          <w:rPr>
            <w:i/>
          </w:rPr>
          <w:t>p</w:t>
        </w:r>
        <w:r w:rsidR="00605AF8" w:rsidDel="00605AF8">
          <w:t xml:space="preserve"> </w:t>
        </w:r>
      </w:ins>
      <w:del w:id="250"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51" w:author="Greg Nelson" w:date="2016-01-07T12:56:00Z">
        <w:r w:rsidR="00605AF8">
          <w:rPr>
            <w:i/>
          </w:rPr>
          <w:t>p</w:t>
        </w:r>
      </w:ins>
      <w:del w:id="252"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53"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54"/>
      <w:commentRangeStart w:id="255"/>
      <w:r w:rsidR="00075787">
        <w:t>NHST</w:t>
      </w:r>
      <w:commentRangeEnd w:id="254"/>
      <w:r w:rsidR="00075787">
        <w:rPr>
          <w:rStyle w:val="CommentReference"/>
        </w:rPr>
        <w:commentReference w:id="254"/>
      </w:r>
      <w:commentRangeEnd w:id="255"/>
      <w:r w:rsidR="0013374C">
        <w:rPr>
          <w:rStyle w:val="CommentReference"/>
        </w:rPr>
        <w:commentReference w:id="255"/>
      </w:r>
      <w:r w:rsidR="00075787">
        <w:t xml:space="preserve"> </w:t>
      </w:r>
      <w:r>
        <w:t>statistics to Bayesian statistics</w:t>
      </w:r>
      <w:r w:rsidR="001E255D">
        <w:t>—</w:t>
      </w:r>
      <w:r>
        <w:t>in order to make quantitative accrual of knowledge eas</w:t>
      </w:r>
      <w:ins w:id="256" w:author="Eric Hekler" w:date="2016-01-06T13:49:00Z">
        <w:r w:rsidR="001246FE">
          <w:t>ier</w:t>
        </w:r>
      </w:ins>
      <w:del w:id="257" w:author="Eric Hekler" w:date="2016-01-06T13:49:00Z">
        <w:r w:rsidDel="001246FE">
          <w:delText>y</w:delText>
        </w:r>
      </w:del>
      <w:r>
        <w:t xml:space="preserve"> (and </w:t>
      </w:r>
      <w:ins w:id="258" w:author="Eric Hekler" w:date="2015-12-30T09:03:00Z">
        <w:r w:rsidR="00147D65">
          <w:t xml:space="preserve">maybe </w:t>
        </w:r>
      </w:ins>
      <w:r>
        <w:t>even preferable</w:t>
      </w:r>
      <w:del w:id="259" w:author="Eric Hekler" w:date="2015-12-30T09:02:00Z">
        <w:r w:rsidDel="00147D65">
          <w:delText>!</w:delText>
        </w:r>
      </w:del>
      <w:r>
        <w:t>) within the existing publishing incentives of H</w:t>
      </w:r>
      <w:ins w:id="260" w:author="Matthew Kay" w:date="2016-01-04T17:28:00Z">
        <w:r w:rsidR="00EC0AB7">
          <w:t>C</w:t>
        </w:r>
      </w:ins>
      <w:r>
        <w:t xml:space="preserve">I. It is not researchers, but the statistical tools they have been given, </w:t>
      </w:r>
      <w:ins w:id="261" w:author="Eric Hekler" w:date="2015-12-30T09:03:00Z">
        <w:r w:rsidR="00147D65">
          <w:t>which</w:t>
        </w:r>
      </w:ins>
      <w:del w:id="262"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63"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64" w:author="Matthew Kay" w:date="2016-01-04T17:03:00Z">
        <w:r w:rsidR="006B1D53">
          <w:t>. We</w:t>
        </w:r>
      </w:ins>
      <w:del w:id="265" w:author="Matthew Kay" w:date="2016-01-04T17:03:00Z">
        <w:r w:rsidDel="00E63A36">
          <w:delText>.</w:delText>
        </w:r>
      </w:del>
      <w:del w:id="266" w:author="Matthew Kay" w:date="2016-01-04T17:05:00Z">
        <w:r w:rsidDel="006B1D53">
          <w:delText xml:space="preserve"> </w:delText>
        </w:r>
      </w:del>
      <w:del w:id="267" w:author="Matthew Kay" w:date="2016-01-04T17:04:00Z">
        <w:r w:rsidDel="00E63A36">
          <w:delText xml:space="preserve">We then </w:delText>
        </w:r>
      </w:del>
      <w:ins w:id="268"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269" w:author="Greg Nelson" w:date="2016-01-07T13:26:00Z">
        <w:r w:rsidR="00714B50">
          <w:t>D</w:t>
        </w:r>
      </w:ins>
      <w:del w:id="270" w:author="Greg Nelson" w:date="2016-01-07T13:26:00Z">
        <w:r w:rsidDel="00714B50">
          <w:delText>d</w:delText>
        </w:r>
      </w:del>
      <w:r>
        <w:t xml:space="preserve">igital </w:t>
      </w:r>
      <w:ins w:id="271" w:author="Greg Nelson" w:date="2016-01-07T13:26:00Z">
        <w:r w:rsidR="00714B50">
          <w:t>L</w:t>
        </w:r>
      </w:ins>
      <w:del w:id="272"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273" w:author="Matthew Kay" w:date="2016-01-04T17:28:00Z">
        <w:r w:rsidR="00EC0AB7">
          <w:t>in</w:t>
        </w:r>
      </w:ins>
      <w:r>
        <w:t xml:space="preserve"> H</w:t>
      </w:r>
      <w:ins w:id="274"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275" w:author="Matthew Kay" w:date="2016-01-07T22:18:00Z">
        <w:r w:rsidR="00170CE7">
          <w:t>, making it suited to novel HCI work.</w:t>
        </w:r>
      </w:ins>
      <w:del w:id="276"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277"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278" w:author="Matthew Kay" w:date="2016-01-07T22:12:00Z">
        <w:r w:rsidR="00897C31">
          <w:t xml:space="preserve"> </w:t>
        </w:r>
      </w:ins>
      <w:ins w:id="279" w:author="Matthew Kay" w:date="2016-01-07T22:15:00Z">
        <w:r w:rsidR="00897C31">
          <w:t xml:space="preserve">Benefits like </w:t>
        </w:r>
      </w:ins>
      <w:ins w:id="280" w:author="Matthew Kay" w:date="2016-01-07T22:17:00Z">
        <w:r w:rsidR="00170CE7">
          <w:t xml:space="preserve">improved </w:t>
        </w:r>
      </w:ins>
      <w:ins w:id="281" w:author="Matthew Kay" w:date="2016-01-07T22:16:00Z">
        <w:r w:rsidR="00170CE7">
          <w:t>precision</w:t>
        </w:r>
        <w:r w:rsidR="00897C31">
          <w:t xml:space="preserve"> </w:t>
        </w:r>
      </w:ins>
      <w:ins w:id="282" w:author="Matthew Kay" w:date="2016-01-07T22:12:00Z">
        <w:r w:rsidR="00897C31">
          <w:t xml:space="preserve">may </w:t>
        </w:r>
      </w:ins>
      <w:ins w:id="283" w:author="Matthew Kay" w:date="2016-01-07T22:15:00Z">
        <w:r w:rsidR="00897C31">
          <w:t xml:space="preserve">help </w:t>
        </w:r>
      </w:ins>
      <w:ins w:id="284"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285" w:author="Greg Nelson" w:date="2016-01-07T14:40:00Z">
        <w:del w:id="286" w:author="Matthew Kay" w:date="2016-01-07T22:31:00Z">
          <w:r w:rsidR="00F669B4" w:rsidDel="00A36896">
            <w:delText xml:space="preserve">By incorporating prior knowledge, </w:delText>
          </w:r>
        </w:del>
      </w:ins>
      <w:del w:id="287" w:author="Matthew Kay" w:date="2016-01-07T22:30:00Z">
        <w:r w:rsidDel="00A36896">
          <w:delText xml:space="preserve">Bayesian analysis allows more principled estimates </w:delText>
        </w:r>
      </w:del>
      <w:del w:id="288" w:author="Matthew Kay" w:date="2016-01-07T22:32:00Z">
        <w:r w:rsidDel="00A36896">
          <w:delText xml:space="preserve">from </w:delText>
        </w:r>
      </w:del>
      <w:ins w:id="289" w:author="Matthew Kay" w:date="2016-01-07T22:32:00Z">
        <w:r w:rsidR="00A36896">
          <w:t xml:space="preserve">In </w:t>
        </w:r>
      </w:ins>
      <w:r>
        <w:t>small-sample studies of novel techniques</w:t>
      </w:r>
      <w:del w:id="290" w:author="Greg Nelson" w:date="2016-01-07T14:40:00Z">
        <w:r w:rsidDel="00F669B4">
          <w:delText xml:space="preserve"> by incorporating prior knowledge</w:delText>
        </w:r>
      </w:del>
      <w:ins w:id="291" w:author="Matthew Kay" w:date="2016-01-07T22:19:00Z">
        <w:r w:rsidR="00A36896">
          <w:t>,</w:t>
        </w:r>
        <w:r w:rsidR="00170CE7">
          <w:t xml:space="preserve"> priors </w:t>
        </w:r>
      </w:ins>
      <w:ins w:id="292" w:author="Matthew Kay" w:date="2016-01-07T22:31:00Z">
        <w:r w:rsidR="00A36896">
          <w:t xml:space="preserve">can be used to </w:t>
        </w:r>
      </w:ins>
      <w:ins w:id="293" w:author="Matthew Kay" w:date="2016-01-07T22:19:00Z">
        <w:r w:rsidR="00170CE7">
          <w:t xml:space="preserve">shrink unreasonably large </w:t>
        </w:r>
      </w:ins>
      <w:ins w:id="294" w:author="Matthew Kay" w:date="2016-01-07T22:25:00Z">
        <w:r w:rsidR="00170CE7">
          <w:t>effect sizes</w:t>
        </w:r>
        <w:r w:rsidR="00A36896">
          <w:t>.</w:t>
        </w:r>
        <w:r w:rsidR="00170CE7">
          <w:t xml:space="preserve"> </w:t>
        </w:r>
      </w:ins>
      <w:ins w:id="295" w:author="Matthew Kay" w:date="2016-01-07T22:33:00Z">
        <w:r w:rsidR="00A36896">
          <w:t xml:space="preserve">Priors </w:t>
        </w:r>
      </w:ins>
      <w:ins w:id="296" w:author="Matthew Kay" w:date="2016-01-07T22:27:00Z">
        <w:r w:rsidR="00A36896">
          <w:t xml:space="preserve">also </w:t>
        </w:r>
      </w:ins>
      <w:ins w:id="297" w:author="Matthew Kay" w:date="2016-01-07T22:29:00Z">
        <w:r w:rsidR="00A36896">
          <w:t xml:space="preserve">let us take </w:t>
        </w:r>
      </w:ins>
      <w:ins w:id="298" w:author="Matthew Kay" w:date="2016-01-07T22:27:00Z">
        <w:r w:rsidR="00A36896">
          <w:t xml:space="preserve">advantage </w:t>
        </w:r>
      </w:ins>
      <w:ins w:id="299" w:author="Matthew Kay" w:date="2016-01-07T22:30:00Z">
        <w:r w:rsidR="00A36896">
          <w:t xml:space="preserve">of known </w:t>
        </w:r>
      </w:ins>
      <w:ins w:id="300" w:author="Matthew Kay" w:date="2016-01-07T22:29:00Z">
        <w:r w:rsidR="00A36896">
          <w:t>conditions to improve estimates</w:t>
        </w:r>
      </w:ins>
      <w:ins w:id="301" w:author="Matthew Kay" w:date="2016-01-07T22:30:00Z">
        <w:r w:rsidR="00A36896">
          <w:t xml:space="preserve"> of novel ones</w:t>
        </w:r>
      </w:ins>
      <w:ins w:id="302" w:author="Matthew Kay" w:date="2016-01-07T22:27:00Z">
        <w:r w:rsidR="00A36896">
          <w:t xml:space="preserve">. </w:t>
        </w:r>
      </w:ins>
      <w:ins w:id="303" w:author="Greg Nelson" w:date="2016-01-07T16:24:00Z">
        <w:del w:id="304" w:author="Matthew Kay" w:date="2016-01-07T22:19:00Z">
          <w:r w:rsidR="00B739DD" w:rsidDel="00170CE7">
            <w:delText>.</w:delText>
          </w:r>
        </w:del>
        <w:del w:id="305" w:author="Matthew Kay" w:date="2016-01-07T22:20:00Z">
          <w:r w:rsidR="00B739DD" w:rsidDel="00170CE7">
            <w:delText xml:space="preserve"> Researchers</w:delText>
          </w:r>
        </w:del>
      </w:ins>
      <w:del w:id="306" w:author="Matthew Kay" w:date="2016-01-07T22:20:00Z">
        <w:r w:rsidDel="00170CE7">
          <w:delText xml:space="preserve">, and makes better use of prior knowledge so that researchers </w:delText>
        </w:r>
      </w:del>
      <w:ins w:id="307" w:author="Eric Hekler" w:date="2015-12-30T09:05:00Z">
        <w:del w:id="308" w:author="Matthew Kay" w:date="2016-01-07T22:20:00Z">
          <w:r w:rsidR="00147D65" w:rsidDel="00170CE7">
            <w:delText xml:space="preserve">can </w:delText>
          </w:r>
        </w:del>
        <w:del w:id="309" w:author="Matthew Kay" w:date="2016-01-07T22:21:00Z">
          <w:r w:rsidR="00147D65" w:rsidDel="00170CE7">
            <w:delText xml:space="preserve">still gain </w:delText>
          </w:r>
        </w:del>
        <w:del w:id="310" w:author="Matthew Kay" w:date="2016-01-07T22:24:00Z">
          <w:r w:rsidR="00147D65" w:rsidDel="00170CE7">
            <w:delText>some insights</w:delText>
          </w:r>
        </w:del>
      </w:ins>
      <w:ins w:id="311" w:author="Greg Nelson" w:date="2016-01-07T14:43:00Z">
        <w:del w:id="312" w:author="Matthew Kay" w:date="2016-01-07T22:24:00Z">
          <w:r w:rsidR="00F669B4" w:rsidDel="00170CE7">
            <w:delText xml:space="preserve"> </w:delText>
          </w:r>
        </w:del>
      </w:ins>
      <w:ins w:id="313" w:author="Eric Hekler" w:date="2015-12-30T09:05:00Z">
        <w:del w:id="314" w:author="Matthew Kay" w:date="2016-01-07T22:24:00Z">
          <w:r w:rsidR="00147D65" w:rsidDel="00170CE7">
            <w:delText xml:space="preserve"> </w:delText>
          </w:r>
        </w:del>
      </w:ins>
      <w:ins w:id="315" w:author="Greg Nelson" w:date="2016-01-07T14:43:00Z">
        <w:del w:id="316" w:author="Matthew Kay" w:date="2016-01-07T22:24:00Z">
          <w:r w:rsidR="00F669B4" w:rsidDel="00170CE7">
            <w:delText>while</w:delText>
          </w:r>
        </w:del>
      </w:ins>
      <w:ins w:id="317" w:author="Greg Nelson" w:date="2016-01-07T14:40:00Z">
        <w:del w:id="318" w:author="Matthew Kay" w:date="2016-01-07T22:24:00Z">
          <w:r w:rsidR="00F669B4" w:rsidDel="00170CE7">
            <w:delText xml:space="preserve"> </w:delText>
          </w:r>
        </w:del>
      </w:ins>
      <w:ins w:id="319" w:author="Greg Nelson" w:date="2016-01-07T14:57:00Z">
        <w:del w:id="320" w:author="Matthew Kay" w:date="2016-01-07T22:28:00Z">
          <w:r w:rsidR="00F80681" w:rsidDel="00A36896">
            <w:delText>encourag</w:delText>
          </w:r>
        </w:del>
        <w:del w:id="321" w:author="Matthew Kay" w:date="2016-01-07T22:24:00Z">
          <w:r w:rsidR="00F80681" w:rsidDel="00170CE7">
            <w:delText>ing</w:delText>
          </w:r>
        </w:del>
      </w:ins>
      <w:ins w:id="322" w:author="Greg Nelson" w:date="2016-01-07T14:40:00Z">
        <w:del w:id="323" w:author="Matthew Kay" w:date="2016-01-07T22:28:00Z">
          <w:r w:rsidR="00F669B4" w:rsidDel="00A36896">
            <w:delText xml:space="preserve"> </w:delText>
          </w:r>
        </w:del>
      </w:ins>
      <w:ins w:id="324" w:author="Greg Nelson" w:date="2016-01-07T14:59:00Z">
        <w:del w:id="325" w:author="Matthew Kay" w:date="2016-01-07T22:28:00Z">
          <w:r w:rsidR="00C32BF8" w:rsidDel="00A36896">
            <w:delText>more nuanced</w:delText>
          </w:r>
        </w:del>
      </w:ins>
      <w:ins w:id="326" w:author="Greg Nelson" w:date="2016-01-07T14:57:00Z">
        <w:del w:id="327" w:author="Matthew Kay" w:date="2016-01-07T22:28:00Z">
          <w:r w:rsidR="00F80681" w:rsidDel="00A36896">
            <w:delText xml:space="preserve"> interpretation</w:delText>
          </w:r>
        </w:del>
      </w:ins>
      <w:ins w:id="328" w:author="Greg Nelson" w:date="2016-01-07T15:00:00Z">
        <w:del w:id="329" w:author="Matthew Kay" w:date="2016-01-07T22:28:00Z">
          <w:r w:rsidR="00C32BF8" w:rsidDel="00A36896">
            <w:delText>s</w:delText>
          </w:r>
        </w:del>
      </w:ins>
      <w:ins w:id="330" w:author="Greg Nelson" w:date="2016-01-07T14:51:00Z">
        <w:del w:id="331" w:author="Matthew Kay" w:date="2016-01-07T22:28:00Z">
          <w:r w:rsidR="00F80681" w:rsidDel="00A36896">
            <w:delText xml:space="preserve"> of</w:delText>
          </w:r>
        </w:del>
      </w:ins>
      <w:ins w:id="332" w:author="Greg Nelson" w:date="2016-01-07T14:40:00Z">
        <w:del w:id="333" w:author="Matthew Kay" w:date="2016-01-07T22:28:00Z">
          <w:r w:rsidR="00F669B4" w:rsidDel="00A36896">
            <w:delText xml:space="preserve"> </w:delText>
          </w:r>
        </w:del>
      </w:ins>
      <w:ins w:id="334" w:author="Greg Nelson" w:date="2016-01-07T14:44:00Z">
        <w:del w:id="335" w:author="Matthew Kay" w:date="2016-01-07T22:24:00Z">
          <w:r w:rsidR="00F669B4" w:rsidDel="00170CE7">
            <w:delText xml:space="preserve">the </w:delText>
          </w:r>
        </w:del>
      </w:ins>
      <w:ins w:id="336" w:author="Greg Nelson" w:date="2016-01-07T14:40:00Z">
        <w:del w:id="337" w:author="Matthew Kay" w:date="2016-01-07T22:28:00Z">
          <w:r w:rsidR="00F669B4" w:rsidDel="00A36896">
            <w:delText>results</w:delText>
          </w:r>
        </w:del>
      </w:ins>
      <w:ins w:id="338" w:author="Eric Hekler" w:date="2015-12-30T09:05:00Z">
        <w:del w:id="339" w:author="Greg Nelson" w:date="2016-01-07T14:40:00Z">
          <w:r w:rsidR="00147D65" w:rsidDel="00F669B4">
            <w:delText>even</w:delText>
          </w:r>
        </w:del>
        <w:del w:id="340" w:author="Greg Nelson" w:date="2016-01-07T14:44:00Z">
          <w:r w:rsidR="00147D65" w:rsidDel="00F669B4">
            <w:delText xml:space="preserve"> </w:delText>
          </w:r>
        </w:del>
        <w:del w:id="341" w:author="Greg Nelson" w:date="2016-01-07T14:43:00Z">
          <w:r w:rsidR="00147D65" w:rsidDel="00F669B4">
            <w:delText>from small samples</w:delText>
          </w:r>
        </w:del>
      </w:ins>
      <w:del w:id="342" w:author="Eric Hekler" w:date="2015-12-30T09:05:00Z">
        <w:r w:rsidDel="00147D65">
          <w:delText>need not spend limited resources on larger studies to increase precision</w:delText>
        </w:r>
      </w:del>
      <w:del w:id="343" w:author="Matthew Kay" w:date="2016-01-07T22:28:00Z">
        <w:r w:rsidDel="00A36896">
          <w:delText xml:space="preserve">. </w:delText>
        </w:r>
      </w:del>
      <w:r>
        <w:t xml:space="preserve">This makes </w:t>
      </w:r>
      <w:ins w:id="344" w:author="Matthew Kay" w:date="2016-01-07T22:32:00Z">
        <w:r w:rsidR="00A36896">
          <w:t>Bayesian analysis</w:t>
        </w:r>
      </w:ins>
      <w:del w:id="345" w:author="Matthew Kay" w:date="2016-01-07T22:32:00Z">
        <w:r w:rsidDel="00A36896">
          <w:delText>it</w:delText>
        </w:r>
      </w:del>
      <w:r>
        <w:t xml:space="preserve"> particularly attractive to design and engineering researchers running small studies on novel technology</w:t>
      </w:r>
      <w:ins w:id="346" w:author="Eric Hekler" w:date="2015-12-30T09:05:00Z">
        <w:r w:rsidR="00147D65">
          <w:t>.</w:t>
        </w:r>
      </w:ins>
    </w:p>
    <w:p w14:paraId="42CC9625" w14:textId="43562A40" w:rsidR="0002541C" w:rsidRDefault="00075787" w:rsidP="0002541C">
      <w:pPr>
        <w:pStyle w:val="ListNumber"/>
      </w:pPr>
      <w:r>
        <w:t>Bayesian analyses</w:t>
      </w:r>
      <w:ins w:id="347"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48" w:author="Matthew Kay" w:date="2016-01-07T21:57:00Z">
        <w:r w:rsidDel="003C1676">
          <w:delText xml:space="preserve">does </w:delText>
        </w:r>
      </w:del>
      <w:ins w:id="349" w:author="Matthew Kay" w:date="2016-01-07T21:57:00Z">
        <w:r w:rsidR="003C1676">
          <w:t xml:space="preserve">can </w:t>
        </w:r>
      </w:ins>
      <w:r>
        <w:t>incorporate effect size estimates and confidence intervals, ultimately,</w:t>
      </w:r>
      <w:r w:rsidR="00593534">
        <w:t xml:space="preserve"> the use of a </w:t>
      </w:r>
      <w:ins w:id="350" w:author="Greg Nelson" w:date="2016-01-07T14:45:00Z">
        <w:r w:rsidR="00F669B4">
          <w:rPr>
            <w:i/>
          </w:rPr>
          <w:t>p</w:t>
        </w:r>
      </w:ins>
      <w:del w:id="351"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52" w:author="Matthew Kay" w:date="2016-01-07T21:57:00Z">
        <w:r w:rsidR="003C1676">
          <w:t>:</w:t>
        </w:r>
      </w:ins>
      <w:del w:id="353" w:author="Matthew Kay" w:date="2016-01-07T21:57:00Z">
        <w:r w:rsidR="00AB7A37" w:rsidDel="003C1676">
          <w:delText>;</w:delText>
        </w:r>
      </w:del>
      <w:r w:rsidR="00AB7A37">
        <w:t xml:space="preserve"> can we reject or fail to reject the null hypothesi</w:t>
      </w:r>
      <w:r w:rsidR="005B118E">
        <w:t xml:space="preserve">s? Bayesian </w:t>
      </w:r>
      <w:del w:id="354" w:author="Matthew Kay" w:date="2016-01-07T21:56:00Z">
        <w:r w:rsidR="005B118E" w:rsidDel="003C1676">
          <w:delText>sta</w:delText>
        </w:r>
        <w:r w:rsidR="00593534" w:rsidDel="003C1676">
          <w:delText xml:space="preserve">tistics </w:delText>
        </w:r>
      </w:del>
      <w:ins w:id="355" w:author="Matthew Kay" w:date="2016-01-07T21:56:00Z">
        <w:r w:rsidR="003C1676">
          <w:t xml:space="preserve">estimates </w:t>
        </w:r>
      </w:ins>
      <w:r w:rsidR="00593534">
        <w:t>emphasize</w:t>
      </w:r>
      <w:del w:id="356" w:author="Matthew Kay" w:date="2016-01-07T21:56:00Z">
        <w:r w:rsidR="00593534" w:rsidDel="003C1676">
          <w:delText>s</w:delText>
        </w:r>
      </w:del>
      <w:r w:rsidR="00593534">
        <w:t xml:space="preserve"> the </w:t>
      </w:r>
      <w:ins w:id="357"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to “how strong is the effect?” and “how confident are we?”</w:t>
      </w:r>
      <w:r w:rsidR="00F650A0">
        <w:t xml:space="preserve"> </w:t>
      </w:r>
      <w:del w:id="358" w:author="Greg Nelson" w:date="2016-01-06T14:19:00Z">
        <w:r w:rsidR="00332E19" w:rsidDel="006B30D8">
          <w:delText>NHST</w:delText>
        </w:r>
        <w:r w:rsidR="00F650A0" w:rsidDel="006B30D8">
          <w:delText xml:space="preserve"> </w:delText>
        </w:r>
      </w:del>
      <w:ins w:id="359" w:author="Greg Nelson" w:date="2016-01-06T14:19:00Z">
        <w:r w:rsidR="006B30D8">
          <w:t xml:space="preserve">Frequentist </w:t>
        </w:r>
      </w:ins>
      <w:ins w:id="360" w:author="Greg Nelson" w:date="2016-01-06T14:20:00Z">
        <w:r w:rsidR="006B30D8">
          <w:t>statistics</w:t>
        </w:r>
      </w:ins>
      <w:ins w:id="361"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62" w:author="Greg Nelson" w:date="2016-01-06T14:20:00Z">
        <w:r w:rsidR="006B30D8">
          <w:t>s</w:t>
        </w:r>
      </w:ins>
      <w:del w:id="363"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64" w:author="Matthew Kay" w:date="2016-01-07T21:58:00Z">
        <w:r w:rsidR="003C1676">
          <w:t xml:space="preserve">as practitioners, </w:t>
        </w:r>
      </w:ins>
      <w:del w:id="365" w:author="Matthew Kay" w:date="2016-01-07T21:59:00Z">
        <w:r w:rsidR="00877DCF" w:rsidDel="003C1676">
          <w:delText xml:space="preserve">should </w:delText>
        </w:r>
      </w:del>
      <w:ins w:id="366" w:author="Matthew Kay" w:date="2016-01-07T21:59:00Z">
        <w:r w:rsidR="003C1676">
          <w:t xml:space="preserve">do </w:t>
        </w:r>
      </w:ins>
      <w:r w:rsidR="00877DCF">
        <w:lastRenderedPageBreak/>
        <w:t xml:space="preserve">we care </w:t>
      </w:r>
      <w:ins w:id="367" w:author="Matthew Kay" w:date="2016-01-07T21:59:00Z">
        <w:r w:rsidR="003C1676">
          <w:t xml:space="preserve">enough </w:t>
        </w:r>
      </w:ins>
      <w:r w:rsidR="00877DCF">
        <w:t>about these results</w:t>
      </w:r>
      <w:r w:rsidR="003230AF">
        <w:t xml:space="preserve"> </w:t>
      </w:r>
      <w:del w:id="368" w:author="Matthew Kay" w:date="2016-01-07T21:59:00Z">
        <w:r w:rsidR="003230AF" w:rsidDel="003C1676">
          <w:delText>enough</w:delText>
        </w:r>
        <w:r w:rsidR="00877DCF" w:rsidDel="003C1676">
          <w:delText xml:space="preserve"> </w:delText>
        </w:r>
      </w:del>
      <w:ins w:id="369" w:author="Matthew Kay" w:date="2016-01-07T21:59:00Z">
        <w:r w:rsidR="003C1676">
          <w:t xml:space="preserve">to adopt new designs, or </w:t>
        </w:r>
      </w:ins>
      <w:del w:id="370"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371"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72" w:author="Matthew Kay" w:date="2016-01-04T17:01:00Z"/>
        </w:rPr>
      </w:pPr>
      <w:del w:id="373" w:author="Matthew Kay" w:date="2016-01-04T17:01:00Z">
        <w:r w:rsidDel="00E63A36">
          <w:delText xml:space="preserve">In this section we </w:delText>
        </w:r>
      </w:del>
      <w:del w:id="374" w:author="Matthew Kay" w:date="2016-01-04T16:59:00Z">
        <w:r w:rsidDel="00E63A36">
          <w:delText xml:space="preserve">first </w:delText>
        </w:r>
      </w:del>
      <w:ins w:id="375" w:author="Eric Hekler" w:date="2015-12-30T09:18:00Z">
        <w:del w:id="376" w:author="Matthew Kay" w:date="2016-01-04T17:01:00Z">
          <w:r w:rsidR="008B1725" w:rsidDel="00E63A36">
            <w:delText>introduce the basics of interpreting Bayesian v</w:delText>
          </w:r>
        </w:del>
        <w:del w:id="377" w:author="Matthew Kay" w:date="2016-01-04T16:58:00Z">
          <w:r w:rsidR="008B1725" w:rsidDel="00E63A36">
            <w:delText>s.</w:delText>
          </w:r>
        </w:del>
        <w:del w:id="378" w:author="Matthew Kay" w:date="2016-01-04T17:01:00Z">
          <w:r w:rsidR="008B1725" w:rsidDel="00E63A36">
            <w:delText xml:space="preserve"> frequ</w:delText>
          </w:r>
        </w:del>
        <w:del w:id="379" w:author="Matthew Kay" w:date="2016-01-04T16:58:00Z">
          <w:r w:rsidR="008B1725" w:rsidDel="00E63A36">
            <w:delText>i</w:delText>
          </w:r>
        </w:del>
        <w:del w:id="380" w:author="Matthew Kay" w:date="2016-01-04T17:01:00Z">
          <w:r w:rsidR="008B1725" w:rsidDel="00E63A36">
            <w:delText>ntist analyses.</w:delText>
          </w:r>
        </w:del>
      </w:ins>
      <w:ins w:id="381" w:author="Eric Hekler" w:date="2015-12-30T09:19:00Z">
        <w:del w:id="382" w:author="Matthew Kay" w:date="2016-01-04T17:01:00Z">
          <w:r w:rsidR="008B1725" w:rsidDel="00E63A36">
            <w:delText xml:space="preserve"> </w:delText>
          </w:r>
        </w:del>
      </w:ins>
      <w:ins w:id="383" w:author="Eric Hekler" w:date="2015-12-30T09:18:00Z">
        <w:del w:id="384" w:author="Matthew Kay" w:date="2016-01-04T17:01:00Z">
          <w:r w:rsidR="008B1725" w:rsidDel="00E63A36">
            <w:delText xml:space="preserve">We then </w:delText>
          </w:r>
        </w:del>
      </w:ins>
      <w:del w:id="385"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86" w:name="h.kv1uh69wjcno" w:colFirst="0" w:colLast="0"/>
      <w:bookmarkEnd w:id="386"/>
      <w:r>
        <w:t>Interpretation of Bayesian versus frequentist statistics</w:t>
      </w:r>
    </w:p>
    <w:p w14:paraId="30C3A991" w14:textId="2BCAF42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387" w:author="Matthew Kay" w:date="2016-01-04T17:28:00Z">
        <w:r w:rsidDel="00EC0AB7">
          <w:delText>C</w:delText>
        </w:r>
      </w:del>
      <w:r>
        <w:t>H</w:t>
      </w:r>
      <w:ins w:id="388" w:author="Matthew Kay" w:date="2016-01-04T17:28:00Z">
        <w:r w:rsidR="00EC0AB7">
          <w:t>C</w:t>
        </w:r>
      </w:ins>
      <w:r>
        <w:t xml:space="preserve">I researchers </w:t>
      </w:r>
      <w:del w:id="389" w:author="Greg Nelson" w:date="2016-01-06T14:22:00Z">
        <w:r w:rsidDel="006B30D8">
          <w:delText>(</w:delText>
        </w:r>
      </w:del>
      <w:r>
        <w:t xml:space="preserve">and </w:t>
      </w:r>
      <w:del w:id="390" w:author="Greg Nelson" w:date="2016-01-06T14:24:00Z">
        <w:r w:rsidDel="00DA0CD9">
          <w:delText>others</w:delText>
        </w:r>
      </w:del>
      <w:ins w:id="391" w:author="Greg Nelson" w:date="2016-01-06T14:24:00Z">
        <w:r w:rsidR="00DA0CD9">
          <w:t>others</w:t>
        </w:r>
      </w:ins>
      <w:del w:id="392" w:author="Greg Nelson" w:date="2016-01-06T14:23:00Z">
        <w:r w:rsidDel="00DA0CD9">
          <w:delText>)</w:delText>
        </w:r>
      </w:del>
      <w:r>
        <w:t xml:space="preserve">. The focus on </w:t>
      </w:r>
      <w:ins w:id="393" w:author="Greg Nelson" w:date="2016-01-07T14:45:00Z">
        <w:r w:rsidR="00F669B4">
          <w:rPr>
            <w:i/>
          </w:rPr>
          <w:t>p</w:t>
        </w:r>
      </w:ins>
      <w:del w:id="394" w:author="Greg Nelson" w:date="2016-01-07T14:45:00Z">
        <w:r w:rsidDel="00F669B4">
          <w:delText>p</w:delText>
        </w:r>
      </w:del>
      <w:r>
        <w:t xml:space="preserve">-values/significance testing </w:t>
      </w:r>
      <w:del w:id="395" w:author="Greg Nelson" w:date="2016-01-06T14:25:00Z">
        <w:r w:rsidDel="00DA0CD9">
          <w:delText>amounts to insisting</w:delText>
        </w:r>
      </w:del>
      <w:ins w:id="396" w:author="Greg Nelson" w:date="2016-01-06T14:25:00Z">
        <w:r w:rsidR="00DA0CD9">
          <w:t>requires</w:t>
        </w:r>
      </w:ins>
      <w:r>
        <w:t xml:space="preserve"> </w:t>
      </w:r>
      <w:del w:id="397" w:author="Greg Nelson" w:date="2016-01-06T14:25:00Z">
        <w:r w:rsidDel="00DA0CD9">
          <w:delText xml:space="preserve">that </w:delText>
        </w:r>
      </w:del>
      <w:r>
        <w:t xml:space="preserve">users </w:t>
      </w:r>
      <w:ins w:id="398" w:author="Greg Nelson" w:date="2016-01-06T14:25:00Z">
        <w:r w:rsidR="00DA0CD9">
          <w:t xml:space="preserve">to </w:t>
        </w:r>
      </w:ins>
      <w:r>
        <w:t xml:space="preserve">learn how to interpret the cognitively demanding conceptual double-negative of a </w:t>
      </w:r>
      <w:r>
        <w:rPr>
          <w:i/>
        </w:rPr>
        <w:t>p</w:t>
      </w:r>
      <w:ins w:id="399" w:author="Greg Nelson" w:date="2016-01-07T15:03:00Z">
        <w:r w:rsidR="00C32BF8">
          <w:t>-</w:t>
        </w:r>
      </w:ins>
      <w:del w:id="400"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B67D4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"[18]", "plainTextFormattedCitation" : "[18]", "previouslyFormattedCitation" : "[17]" }, "properties" : { "noteIndex" : 0 }, "schema" : "https://github.com/citation-style-language/schema/raw/master/csl-citation.json" }</w:instrText>
      </w:r>
      <w:r>
        <w:fldChar w:fldCharType="separate"/>
      </w:r>
      <w:r w:rsidR="00B67D45" w:rsidRPr="00B67D45">
        <w:rPr>
          <w:noProof/>
        </w:rPr>
        <w:t>[18]</w:t>
      </w:r>
      <w:r>
        <w:fldChar w:fldCharType="end"/>
      </w:r>
      <w:r>
        <w:t xml:space="preserve">. This interpretation problem has resulted in simplifying the results of NHST tests into the belief that the </w:t>
      </w:r>
      <w:ins w:id="401" w:author="Greg Nelson" w:date="2016-01-07T14:45:00Z">
        <w:r w:rsidR="00F669B4">
          <w:rPr>
            <w:i/>
          </w:rPr>
          <w:t>p</w:t>
        </w:r>
      </w:ins>
      <w:del w:id="402" w:author="Greg Nelson" w:date="2016-01-07T14:45:00Z">
        <w:r w:rsidDel="00F669B4">
          <w:delText>p</w:delText>
        </w:r>
      </w:del>
      <w:r>
        <w:t>-value answers the question, “</w:t>
      </w:r>
      <w:r w:rsidR="001E255D">
        <w:t>D</w:t>
      </w:r>
      <w:r>
        <w:t>oes it work?”</w:t>
      </w:r>
      <w:del w:id="403"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fldChar w:fldCharType="separate"/>
      </w:r>
      <w:r w:rsidR="00B67D45" w:rsidRPr="00B67D45">
        <w:rPr>
          <w:noProof/>
        </w:rPr>
        <w:t>[3]</w:t>
      </w:r>
      <w:r>
        <w:fldChar w:fldCharType="end"/>
      </w:r>
      <w:r>
        <w:t xml:space="preserve"> (though 95% confidence intervals are the inverse of </w:t>
      </w:r>
      <w:ins w:id="404" w:author="Greg Nelson" w:date="2016-01-07T14:46:00Z">
        <w:r w:rsidR="00F669B4">
          <w:rPr>
            <w:i/>
          </w:rPr>
          <w:t xml:space="preserve">p </w:t>
        </w:r>
      </w:ins>
      <w:del w:id="405" w:author="Greg Nelson" w:date="2016-01-07T14:46:00Z">
        <w:r w:rsidDel="00F669B4">
          <w:delText>p</w:delText>
        </w:r>
      </w:del>
      <w:r>
        <w:t>&lt;</w:t>
      </w:r>
      <w:ins w:id="406" w:author="Greg Nelson" w:date="2016-01-07T14:46:00Z">
        <w:r w:rsidR="00F669B4">
          <w:t xml:space="preserve"> </w:t>
        </w:r>
      </w:ins>
      <w:r>
        <w:t xml:space="preserve">.05, thus still succumbing to the interpretation problem </w:t>
      </w:r>
      <w:r>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fldChar w:fldCharType="separate"/>
      </w:r>
      <w:r w:rsidR="00B67D45" w:rsidRPr="00B67D45">
        <w:rPr>
          <w:noProof/>
        </w:rPr>
        <w:t>[12]</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07" w:author="Greg Nelson" w:date="2016-01-07T14:46:00Z">
        <w:r w:rsidR="00F669B4">
          <w:rPr>
            <w:i/>
          </w:rPr>
          <w:t>p</w:t>
        </w:r>
      </w:ins>
      <w:del w:id="408"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09" w:author="Eric Hekler" w:date="2016-01-06T12:47:00Z">
        <w:r w:rsidR="00842AC9">
          <w:t xml:space="preserve">Conceptually, </w:t>
        </w:r>
      </w:ins>
      <w:r>
        <w:t xml:space="preserve">Bayesian statistics are </w:t>
      </w:r>
      <w:ins w:id="410" w:author="Eric Hekler" w:date="2016-01-06T12:48:00Z">
        <w:r w:rsidR="00842AC9">
          <w:t xml:space="preserve">feasibly </w:t>
        </w:r>
      </w:ins>
      <w:r>
        <w:t xml:space="preserve">more user-centered as they emphasize the information needed to support the </w:t>
      </w:r>
      <w:del w:id="411" w:author="Eric Hekler" w:date="2016-01-06T12:48:00Z">
        <w:r w:rsidDel="00842AC9">
          <w:delText xml:space="preserve">actual </w:delText>
        </w:r>
      </w:del>
      <w:r>
        <w:t xml:space="preserve">decisions </w:t>
      </w:r>
      <w:del w:id="412" w:author="Eric Hekler" w:date="2016-01-06T12:48:00Z">
        <w:r w:rsidDel="00842AC9">
          <w:delText xml:space="preserve">of </w:delText>
        </w:r>
      </w:del>
      <w:r>
        <w:t>researchers</w:t>
      </w:r>
      <w:ins w:id="413"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14" w:author="Matthew Kay" w:date="2016-01-04T17:28:00Z">
        <w:r w:rsidDel="00EC0AB7">
          <w:delText>C</w:delText>
        </w:r>
      </w:del>
      <w:r>
        <w:t>H</w:t>
      </w:r>
      <w:ins w:id="415" w:author="Matthew Kay" w:date="2016-01-04T17:28:00Z">
        <w:r w:rsidR="00EC0AB7">
          <w:t>C</w:t>
        </w:r>
      </w:ins>
      <w:r>
        <w:t>I</w:t>
      </w:r>
    </w:p>
    <w:p w14:paraId="47C1D094" w14:textId="3F8E92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16" w:author="Matthew Kay" w:date="2016-01-04T17:28:00Z">
        <w:r w:rsidDel="00EC0AB7">
          <w:delText>C</w:delText>
        </w:r>
      </w:del>
      <w:r>
        <w:t>H</w:t>
      </w:r>
      <w:ins w:id="417"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B67D4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"[11]", "plainTextFormattedCitation" : "[11]", "previouslyFormattedCitation" : "[10]" }, "properties" : { "noteIndex" : 0 }, "schema" : "https://github.com/citation-style-language/schema/raw/master/csl-citation.json" }</w:instrText>
      </w:r>
      <w:r w:rsidR="00515362">
        <w:fldChar w:fldCharType="separate"/>
      </w:r>
      <w:r w:rsidR="00B67D45" w:rsidRPr="00B67D45">
        <w:rPr>
          <w:noProof/>
        </w:rPr>
        <w:t>[11]</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18"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152A80" w:rsidRPr="00137B62">
        <w:fldChar w:fldCharType="separate"/>
      </w:r>
      <w:r w:rsidR="00B67D45" w:rsidRPr="00B67D45">
        <w:rPr>
          <w:noProof/>
        </w:rPr>
        <w:t>[15]</w:t>
      </w:r>
      <w:r w:rsidR="00152A80" w:rsidRPr="00137B62">
        <w:fldChar w:fldCharType="end"/>
      </w:r>
      <w:del w:id="419" w:author="Greg Nelson" w:date="2016-01-06T14:29:00Z">
        <w:r w:rsidR="00877DCF" w:rsidDel="00DA0CD9">
          <w:delText>)</w:delText>
        </w:r>
      </w:del>
      <w:r w:rsidR="00877DCF">
        <w:t>.</w:t>
      </w:r>
    </w:p>
    <w:p w14:paraId="716B8877" w14:textId="14859AE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20"/>
      <w:commentRangeStart w:id="421"/>
      <w:r>
        <w:t>)</w:t>
      </w:r>
      <w:commentRangeEnd w:id="420"/>
      <w:r w:rsidR="00DA0CD9">
        <w:rPr>
          <w:rStyle w:val="CommentReference"/>
        </w:rPr>
        <w:commentReference w:id="420"/>
      </w:r>
      <w:commentRangeEnd w:id="421"/>
      <w:r w:rsidR="00046321">
        <w:rPr>
          <w:rStyle w:val="CommentReference"/>
        </w:rPr>
        <w:commentReference w:id="421"/>
      </w:r>
      <w:r>
        <w:t xml:space="preserve">. This strategy relies somewhat on increasing the incentives for replication in the literature, an approach currently advanced by RepliCHI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t xml:space="preserve">. While encouraging more standalone replication studies and meta-analyses is useful for knowledge accrual, we argue that it has difficulty fitting into </w:t>
      </w:r>
      <w:del w:id="422" w:author="Matthew Kay" w:date="2016-01-04T17:29:00Z">
        <w:r w:rsidDel="00EC0AB7">
          <w:delText>C</w:delText>
        </w:r>
      </w:del>
      <w:r>
        <w:t>H</w:t>
      </w:r>
      <w:ins w:id="423"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24" w:author="Matthew Kay" w:date="2016-01-04T17:29:00Z">
        <w:r w:rsidR="00162CDE" w:rsidDel="00EC0AB7">
          <w:delText>C</w:delText>
        </w:r>
      </w:del>
      <w:r w:rsidR="00162CDE">
        <w:t>H</w:t>
      </w:r>
      <w:ins w:id="425"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26" w:author="Eric Hekler" w:date="2016-01-06T12:50:00Z">
        <w:r w:rsidR="00842AC9">
          <w:t xml:space="preserve">could feasibly </w:t>
        </w:r>
      </w:ins>
      <w:r w:rsidR="00162CDE">
        <w:t>fit</w:t>
      </w:r>
      <w:del w:id="427" w:author="Eric Hekler" w:date="2016-01-06T12:50:00Z">
        <w:r w:rsidR="00162CDE" w:rsidDel="00842AC9">
          <w:delText>s well</w:delText>
        </w:r>
      </w:del>
      <w:r w:rsidR="00162CDE">
        <w:t xml:space="preserve"> into the publishing incentives for </w:t>
      </w:r>
      <w:del w:id="428" w:author="Matthew Kay" w:date="2016-01-04T17:29:00Z">
        <w:r w:rsidR="00162CDE" w:rsidDel="00EC0AB7">
          <w:delText>C</w:delText>
        </w:r>
      </w:del>
      <w:r w:rsidR="00162CDE">
        <w:t>H</w:t>
      </w:r>
      <w:ins w:id="429"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30" w:name="h.fi0b62oy54m" w:colFirst="0" w:colLast="0"/>
      <w:bookmarkEnd w:id="430"/>
      <w:r>
        <w:t>HCI Researchers conduct</w:t>
      </w:r>
      <w:r w:rsidR="0002541C">
        <w:t xml:space="preserve"> </w:t>
      </w:r>
      <w:r>
        <w:t xml:space="preserve">Few </w:t>
      </w:r>
      <w:r w:rsidR="0002541C">
        <w:t xml:space="preserve">Meta-Analyses </w:t>
      </w:r>
    </w:p>
    <w:p w14:paraId="0A819C8A" w14:textId="4EF8D6BD"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UbiComp, TOCHI). We searched </w:t>
      </w:r>
      <w:ins w:id="431" w:author="Greg Nelson" w:date="2016-01-07T13:55:00Z">
        <w:r w:rsidR="0095621F">
          <w:t xml:space="preserve">the extended </w:t>
        </w:r>
      </w:ins>
      <w:ins w:id="432"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r w:rsidRPr="00137B62">
        <w:rPr>
          <w:i/>
        </w:rPr>
        <w:t>metaanalysis</w:t>
      </w:r>
      <w:r>
        <w:t xml:space="preserve">, or </w:t>
      </w:r>
      <w:r w:rsidRPr="00137B62">
        <w:rPr>
          <w:i/>
        </w:rPr>
        <w:t>metaanalyses</w:t>
      </w:r>
      <w:r>
        <w:t xml:space="preserve"> in the abstract or title fields on Aug</w:t>
      </w:r>
      <w:ins w:id="433" w:author="Greg Nelson" w:date="2016-01-07T13:56:00Z">
        <w:r w:rsidR="0095621F">
          <w:t>ust</w:t>
        </w:r>
      </w:ins>
      <w:r>
        <w:t xml:space="preserve"> 17</w:t>
      </w:r>
      <w:ins w:id="434"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35"/>
      <w:ins w:id="436" w:author="Matthew Kay" w:date="2016-01-06T23:59:00Z">
        <w:r w:rsidR="00046321">
          <w:t>HCI (or HCI-related)</w:t>
        </w:r>
      </w:ins>
      <w:commentRangeEnd w:id="435"/>
      <w:ins w:id="437" w:author="Matthew Kay" w:date="2016-01-07T00:00:00Z">
        <w:r w:rsidR="00046321">
          <w:rPr>
            <w:rStyle w:val="CommentReference"/>
          </w:rPr>
          <w:commentReference w:id="435"/>
        </w:r>
      </w:ins>
      <w:ins w:id="438"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B67D4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"[13,23,26]", "plainTextFormattedCitation" : "[13,23,26]", "previouslyFormattedCitation" : "[12,22,25]" }, "properties" : { "noteIndex" : 0 }, "schema" : "https://github.com/citation-style-language/schema/raw/master/csl-citation.json" }</w:instrText>
      </w:r>
      <w:r w:rsidR="00525CD5">
        <w:fldChar w:fldCharType="separate"/>
      </w:r>
      <w:r w:rsidR="00B67D45" w:rsidRPr="00B67D45">
        <w:rPr>
          <w:noProof/>
        </w:rPr>
        <w:t>[13,23,26]</w:t>
      </w:r>
      <w:r w:rsidR="00525CD5">
        <w:fldChar w:fldCharType="end"/>
      </w:r>
      <w:ins w:id="439"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40" w:author="Greg Nelson" w:date="2016-01-07T16:31:00Z">
        <w:r w:rsidR="00B739DD">
          <w:rPr>
            <w:rFonts w:eastAsia="Calibri"/>
          </w:rPr>
          <w:t>m</w:t>
        </w:r>
      </w:ins>
      <w:del w:id="441"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42" w:author="Eric Hekler" w:date="2015-12-30T09:16:00Z">
        <w:del w:id="443" w:author="Matthew Kay" w:date="2016-01-04T16:53:00Z">
          <w:r w:rsidR="008B1725" w:rsidDel="00FB07D8">
            <w:delText>conducted</w:delText>
          </w:r>
        </w:del>
      </w:ins>
      <w:ins w:id="444" w:author="Matthew Kay" w:date="2016-01-04T16:53:00Z">
        <w:r w:rsidR="00FB07D8">
          <w:t>rewarded</w:t>
        </w:r>
      </w:ins>
      <w:ins w:id="445" w:author="Matthew Kay" w:date="2016-01-04T16:52:00Z">
        <w:r w:rsidR="00FB07D8">
          <w:t xml:space="preserve"> within the community</w:t>
        </w:r>
      </w:ins>
      <w:del w:id="446"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47" w:author="Eric Hekler" w:date="2015-12-30T09:17:00Z">
        <w:r w:rsidR="008B1725">
          <w:t xml:space="preserve"> </w:t>
        </w:r>
        <w:commentRangeStart w:id="448"/>
        <w:commentRangeStart w:id="449"/>
        <w:r w:rsidR="008B1725">
          <w:t xml:space="preserve">(or </w:t>
        </w:r>
        <w:del w:id="450" w:author="Matthew Kay" w:date="2016-01-07T00:06:00Z">
          <w:r w:rsidR="008B1725" w:rsidDel="00CE7743">
            <w:delText xml:space="preserve">plausibly even conducted </w:delText>
          </w:r>
        </w:del>
      </w:ins>
      <w:ins w:id="451" w:author="Matthew Kay" w:date="2016-01-07T00:07:00Z">
        <w:r w:rsidR="00CE7743">
          <w:t>prioritized</w:t>
        </w:r>
      </w:ins>
      <w:ins w:id="452" w:author="Matthew Kay" w:date="2016-01-07T00:06:00Z">
        <w:r w:rsidR="00CE7743">
          <w:t xml:space="preserve"> </w:t>
        </w:r>
      </w:ins>
      <w:ins w:id="453" w:author="Eric Hekler" w:date="2015-12-30T09:17:00Z">
        <w:r w:rsidR="008B1725">
          <w:t>in the field overall)</w:t>
        </w:r>
      </w:ins>
      <w:r>
        <w:t xml:space="preserve">. </w:t>
      </w:r>
      <w:commentRangeEnd w:id="448"/>
      <w:r w:rsidR="009C5B94">
        <w:rPr>
          <w:rStyle w:val="CommentReference"/>
        </w:rPr>
        <w:commentReference w:id="448"/>
      </w:r>
      <w:commentRangeEnd w:id="449"/>
      <w:r w:rsidR="00CE7743">
        <w:rPr>
          <w:rStyle w:val="CommentReference"/>
        </w:rPr>
        <w:commentReference w:id="449"/>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54" w:author="Eric Hekler" w:date="2015-12-30T09:17:00Z">
        <w:r w:rsidR="008B1725">
          <w:t xml:space="preserve">We </w:t>
        </w:r>
        <w:del w:id="455" w:author="Matthew Kay" w:date="2016-01-04T16:55:00Z">
          <w:r w:rsidR="008B1725" w:rsidDel="00E63A36">
            <w:delText xml:space="preserve">argue that </w:delText>
          </w:r>
        </w:del>
      </w:ins>
      <w:ins w:id="456" w:author="Matthew Kay" w:date="2016-01-04T16:55:00Z">
        <w:r w:rsidR="00E63A36">
          <w:t xml:space="preserve">believe that </w:t>
        </w:r>
      </w:ins>
      <w:del w:id="457"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58" w:author="Eric Hekler" w:date="2015-12-30T09:17:00Z">
        <w:r w:rsidR="008B1725">
          <w:t xml:space="preserve"> </w:t>
        </w:r>
        <w:del w:id="459" w:author="Matthew Kay" w:date="2016-01-07T00:09:00Z">
          <w:r w:rsidR="008B1725" w:rsidDel="00CE7743">
            <w:delText xml:space="preserve">is a </w:delText>
          </w:r>
          <w:commentRangeStart w:id="460"/>
          <w:commentRangeStart w:id="461"/>
          <w:r w:rsidR="008B1725" w:rsidDel="00CE7743">
            <w:delText xml:space="preserve">plausible </w:delText>
          </w:r>
        </w:del>
      </w:ins>
      <w:ins w:id="462" w:author="Matthew Kay" w:date="2016-01-07T00:09:00Z">
        <w:r w:rsidR="00CE7743">
          <w:t>may be that other way</w:t>
        </w:r>
      </w:ins>
      <w:ins w:id="463" w:author="Eric Hekler" w:date="2015-12-30T09:17:00Z">
        <w:del w:id="464" w:author="Matthew Kay" w:date="2016-01-07T00:09:00Z">
          <w:r w:rsidR="008B1725" w:rsidDel="00CE7743">
            <w:delText>alternative</w:delText>
          </w:r>
        </w:del>
      </w:ins>
      <w:commentRangeEnd w:id="460"/>
      <w:r w:rsidR="00E63A36">
        <w:rPr>
          <w:rStyle w:val="CommentReference"/>
        </w:rPr>
        <w:commentReference w:id="460"/>
      </w:r>
      <w:commentRangeEnd w:id="461"/>
      <w:r w:rsidR="00CE7743">
        <w:rPr>
          <w:rStyle w:val="CommentReference"/>
        </w:rPr>
        <w:commentReference w:id="461"/>
      </w:r>
      <w:ins w:id="465" w:author="Matthew Kay" w:date="2016-01-04T16:55:00Z">
        <w:r w:rsidR="00E63A36">
          <w:t>.</w:t>
        </w:r>
      </w:ins>
      <w:del w:id="466"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467" w:author="Matthew Kay" w:date="2016-01-07T23:20:00Z">
        <w:r w:rsidR="00DE14CC">
          <w:br/>
        </w:r>
      </w:ins>
      <w:r w:rsidR="007D23A2">
        <w:t xml:space="preserve">BAYESIAN KNOWLEDGE ACCRUAL </w:t>
      </w:r>
      <w:ins w:id="468"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69" w:name="h.8lhpz8gw9lf" w:colFirst="0" w:colLast="0"/>
      <w:bookmarkEnd w:id="469"/>
      <w:r>
        <w:t xml:space="preserve">Domain: </w:t>
      </w:r>
      <w:r w:rsidR="00C54B4A">
        <w:t xml:space="preserve">Varying progress </w:t>
      </w:r>
      <w:r w:rsidR="00D17BE2">
        <w:t>indicators</w:t>
      </w:r>
      <w:r>
        <w:t xml:space="preserve"> in online surveys</w:t>
      </w:r>
    </w:p>
    <w:p w14:paraId="50034B8B" w14:textId="7BEB75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470" w:author="Matthew Kay" w:date="2016-01-04T17:29:00Z">
        <w:r w:rsidDel="00EC0AB7">
          <w:delText>C</w:delText>
        </w:r>
      </w:del>
      <w:r>
        <w:t>H</w:t>
      </w:r>
      <w:ins w:id="471" w:author="Matthew Kay" w:date="2016-01-04T17:29:00Z">
        <w:r w:rsidR="00EC0AB7">
          <w:t>C</w:t>
        </w:r>
      </w:ins>
      <w:r>
        <w:t xml:space="preserve">I audience (as many researchers in our field make use of online surveys), and because a meta-analysis has previously been conducted in this domain by Villar </w:t>
      </w:r>
      <w:r>
        <w:rPr>
          <w:i/>
        </w:rPr>
        <w:t>et al.</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472" w:author="Matthew Kay" w:date="2016-01-07T23:24:00Z">
        <w:r w:rsidDel="00B936E5">
          <w:delText>etc</w:delText>
        </w:r>
      </w:del>
      <w:ins w:id="473"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4EC59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Villar </w:t>
      </w:r>
      <w:r>
        <w:rPr>
          <w:i/>
        </w:rPr>
        <w:t xml:space="preserve">et al.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75" w:name="h.ktgc8lzco6fd" w:colFirst="0" w:colLast="0"/>
      <w:bookmarkEnd w:id="475"/>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BE8C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Villar </w:t>
      </w:r>
      <w:r>
        <w:rPr>
          <w:i/>
        </w:rPr>
        <w:t>et al.</w:t>
      </w:r>
      <w:r>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7E4712A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ins w:id="476" w:author="Matthew Kay" w:date="2016-01-08T00:20:00Z">
        <w:r w:rsidR="00BA5DA8">
          <w:t>:</w:t>
        </w:r>
      </w:ins>
      <w:ins w:id="477" w:author="Matthew Kay" w:date="2016-01-08T00:15:00Z">
        <w:r w:rsidR="00BA5DA8">
          <w:rPr>
            <w:rStyle w:val="FootnoteReference"/>
          </w:rPr>
          <w:footnoteReference w:id="6"/>
        </w:r>
      </w:ins>
      <w:del w:id="486" w:author="Matthew Kay" w:date="2016-01-08T00:20:00Z">
        <w:r w:rsidDel="00BA5DA8">
          <w:delText>:</w:delText>
        </w:r>
      </w:del>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487" w:author="Matthew Kay" w:date="2016-01-04T17:29:00Z">
        <w:r w:rsidDel="00EC0AB7">
          <w:delText>C</w:delText>
        </w:r>
      </w:del>
      <w:r>
        <w:t>H</w:t>
      </w:r>
      <w:ins w:id="488" w:author="Matthew Kay" w:date="2016-01-04T17:29:00Z">
        <w:r w:rsidR="00EC0AB7">
          <w:t>C</w:t>
        </w:r>
      </w:ins>
      <w:r>
        <w:t>I community: through comparison</w:t>
      </w:r>
      <w:ins w:id="489" w:author="Eric Hekler" w:date="2015-12-30T09:23:00Z">
        <w:del w:id="490" w:author="Greg Nelson" w:date="2016-01-07T16:36:00Z">
          <w:r w:rsidR="008B1725" w:rsidDel="00B739DD">
            <w:delText>.</w:delText>
          </w:r>
        </w:del>
      </w:ins>
      <w:r>
        <w:t xml:space="preserve"> to previous state-of-the-art results. Perhaps some authors, </w:t>
      </w:r>
      <w:r>
        <w:lastRenderedPageBreak/>
        <w:t xml:space="preserve">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Villar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91" w:name="h.y3op86qbe8qr" w:colFirst="0" w:colLast="0"/>
      <w:bookmarkEnd w:id="491"/>
      <w:r>
        <w:t>Frequentist analysis</w:t>
      </w:r>
    </w:p>
    <w:p w14:paraId="53FA4BAB" w14:textId="2232550B"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92"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493"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rsidP="00F159D7">
                            <w:pPr>
                              <w:pStyle w:val="Caption"/>
                              <w:spacing w:before="0" w:after="0"/>
                              <w:rPr>
                                <w:ins w:id="494" w:author="Greg Nelson" w:date="2016-01-06T14:50:00Z"/>
                              </w:rPr>
                            </w:pPr>
                            <w:bookmarkStart w:id="495" w:name="_Ref430911630"/>
                            <w:r>
                              <w:t xml:space="preserve">Figure </w:t>
                            </w:r>
                            <w:r w:rsidR="00BC73E2">
                              <w:fldChar w:fldCharType="begin"/>
                            </w:r>
                            <w:r w:rsidR="00BC73E2">
                              <w:instrText xml:space="preserve"> SEQ Figure \* ARABIC </w:instrText>
                            </w:r>
                            <w:r w:rsidR="00BC73E2">
                              <w:fldChar w:fldCharType="separate"/>
                            </w:r>
                            <w:r w:rsidR="00F159D7">
                              <w:rPr>
                                <w:noProof/>
                              </w:rPr>
                              <w:t>1</w:t>
                            </w:r>
                            <w:r w:rsidR="00BC73E2">
                              <w:rPr>
                                <w:noProof/>
                              </w:rPr>
                              <w:fldChar w:fldCharType="end"/>
                            </w:r>
                            <w:bookmarkEnd w:id="495"/>
                            <w:r>
                              <w:t xml:space="preserve">. Forest plots of effects from the frequentist </w:t>
                            </w:r>
                            <w:ins w:id="496" w:author="Matthew Kay" w:date="2016-01-07T22:07:00Z">
                              <w:r>
                                <w:t xml:space="preserve">(A) </w:t>
                              </w:r>
                            </w:ins>
                            <w:r>
                              <w:t xml:space="preserve">and Bayesian </w:t>
                            </w:r>
                            <w:ins w:id="497"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498"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170CE7" w:rsidRDefault="00170CE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99"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00"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170CE7" w:rsidRDefault="00170CE7" w:rsidP="00F159D7">
                      <w:pPr>
                        <w:pStyle w:val="Caption"/>
                        <w:spacing w:before="0" w:after="0"/>
                        <w:rPr>
                          <w:ins w:id="501" w:author="Greg Nelson" w:date="2016-01-06T14:50:00Z"/>
                        </w:rPr>
                      </w:pPr>
                      <w:bookmarkStart w:id="502" w:name="_Ref430911630"/>
                      <w:r>
                        <w:t xml:space="preserve">Figure </w:t>
                      </w:r>
                      <w:r w:rsidR="00BC73E2">
                        <w:fldChar w:fldCharType="begin"/>
                      </w:r>
                      <w:r w:rsidR="00BC73E2">
                        <w:instrText xml:space="preserve"> SEQ Figure \* ARABIC </w:instrText>
                      </w:r>
                      <w:r w:rsidR="00BC73E2">
                        <w:fldChar w:fldCharType="separate"/>
                      </w:r>
                      <w:r w:rsidR="00F159D7">
                        <w:rPr>
                          <w:noProof/>
                        </w:rPr>
                        <w:t>1</w:t>
                      </w:r>
                      <w:r w:rsidR="00BC73E2">
                        <w:rPr>
                          <w:noProof/>
                        </w:rPr>
                        <w:fldChar w:fldCharType="end"/>
                      </w:r>
                      <w:bookmarkEnd w:id="502"/>
                      <w:r>
                        <w:t xml:space="preserve">. Forest plots of effects from the frequentist </w:t>
                      </w:r>
                      <w:ins w:id="503" w:author="Matthew Kay" w:date="2016-01-07T22:07:00Z">
                        <w:r>
                          <w:t xml:space="preserve">(A) </w:t>
                        </w:r>
                      </w:ins>
                      <w:r>
                        <w:t xml:space="preserve">and Bayesian </w:t>
                      </w:r>
                      <w:ins w:id="504" w:author="Matthew Kay" w:date="2016-01-07T22:07:00Z">
                        <w:r>
                          <w:t xml:space="preserve">(B) </w:t>
                        </w:r>
                      </w:ins>
                      <w:r>
                        <w:t xml:space="preserve">analyses applied to one of our simulated worlds </w:t>
                      </w:r>
                    </w:p>
                    <w:p w14:paraId="07DD3480" w14:textId="1C86AC18" w:rsidR="00170CE7" w:rsidRDefault="00170CE7">
                      <w:pPr>
                        <w:pStyle w:val="Caption"/>
                        <w:spacing w:before="0" w:after="0"/>
                        <w:pPrChange w:id="505"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Villar </w:t>
      </w:r>
      <w:r w:rsidR="0002541C">
        <w:rPr>
          <w:i/>
        </w:rPr>
        <w:t>et al.</w:t>
      </w:r>
      <w:r w:rsidR="0002541C">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6" w:name="h.ctmchuoa4g4" w:colFirst="0" w:colLast="0"/>
      <w:bookmarkEnd w:id="506"/>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r>
        <w:rPr>
          <w:i/>
        </w:rPr>
        <w:t>i</w:t>
      </w:r>
      <w:r>
        <w:t xml:space="preserve"> as the prior for that effect in experiment </w:t>
      </w:r>
      <w:r>
        <w:rPr>
          <w:i/>
        </w:rPr>
        <w:t>i + 1</w:t>
      </w:r>
      <w:r>
        <w:t xml:space="preserve">. </w:t>
      </w:r>
      <w:ins w:id="507" w:author="Greg Nelson" w:date="2016-01-06T14:52:00Z">
        <w:r w:rsidR="005B1642">
          <w:t>T</w:t>
        </w:r>
      </w:ins>
      <w:del w:id="508" w:author="Greg Nelson" w:date="2016-01-06T14:52:00Z">
        <w:r w:rsidDel="005B1642">
          <w:delText>We assume t</w:delText>
        </w:r>
      </w:del>
      <w:r>
        <w:t xml:space="preserve">his could happen, for example, if the author of experiment </w:t>
      </w:r>
      <w:r>
        <w:rPr>
          <w:i/>
        </w:rPr>
        <w:t xml:space="preserve">i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21A143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7"/>
      </w:r>
      <w:r>
        <w:t xml:space="preserve"> distribution centered at 0 (no effect) with a scale equal to the furthest point in the 95% credibility interval</w:t>
      </w:r>
      <w:r w:rsidR="00C61C18">
        <w:rPr>
          <w:rStyle w:val="FootnoteReference"/>
        </w:rPr>
        <w:footnoteReference w:id="8"/>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D44708" w:rsidRPr="00137B62">
        <w:fldChar w:fldCharType="separate"/>
      </w:r>
      <w:r w:rsidR="00B67D45" w:rsidRPr="00B67D45">
        <w:rPr>
          <w:noProof/>
        </w:rPr>
        <w:t>[19]</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9" w:name="h.oqgmlfe0lndx" w:colFirst="0" w:colLast="0"/>
      <w:bookmarkEnd w:id="509"/>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0" w:name="h.q3r5mt23g97x" w:colFirst="0" w:colLast="0"/>
      <w:bookmarkEnd w:id="510"/>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w:t>
      </w:r>
      <w:r>
        <w:lastRenderedPageBreak/>
        <w:t xml:space="preserve">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r w:rsidR="004110D7">
        <w:t>B</w:t>
      </w:r>
      <w:r>
        <w:t>. Each figure shows a forest</w:t>
      </w:r>
      <w:ins w:id="511" w:author="Matthew Kay" w:date="2016-01-07T23:27:00Z">
        <w:r w:rsidR="004B7D80">
          <w:t xml:space="preserve"> plot</w:t>
        </w:r>
      </w:ins>
      <w:del w:id="512"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13"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14" w:author="Greg Nelson" w:date="2016-01-07T16:41:00Z">
        <w:r w:rsidR="0052798C">
          <w:t>-</w:t>
        </w:r>
      </w:ins>
      <w:del w:id="515"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16" w:author="Matthew Kay" w:date="2015-12-27T13:57:00Z">
        <w:r w:rsidDel="00466059">
          <w:delText xml:space="preserve"> --- </w:delText>
        </w:r>
      </w:del>
      <w:ins w:id="517"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0800" behindDoc="0" locked="0" layoutInCell="1" allowOverlap="1" wp14:anchorId="329CCF01" wp14:editId="601E3345">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8"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19"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0"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1"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22" w:name="_Ref430911856"/>
                            <w:r>
                              <w:t xml:space="preserve">Figure </w:t>
                            </w:r>
                            <w:r w:rsidR="00BC73E2">
                              <w:fldChar w:fldCharType="begin"/>
                            </w:r>
                            <w:r w:rsidR="00BC73E2">
                              <w:instrText xml:space="preserve"> SEQ Figure \* ARABIC </w:instrText>
                            </w:r>
                            <w:r w:rsidR="00BC73E2">
                              <w:fldChar w:fldCharType="separate"/>
                            </w:r>
                            <w:r w:rsidR="00F159D7">
                              <w:rPr>
                                <w:noProof/>
                              </w:rPr>
                              <w:t>2</w:t>
                            </w:r>
                            <w:r w:rsidR="00BC73E2">
                              <w:rPr>
                                <w:noProof/>
                              </w:rPr>
                              <w:fldChar w:fldCharType="end"/>
                            </w:r>
                            <w:bookmarkEnd w:id="522"/>
                            <w:r>
                              <w:t xml:space="preserve">. Results of the </w:t>
                            </w:r>
                            <w:ins w:id="523" w:author="Matthew Kay" w:date="2016-01-07T22:07:00Z">
                              <w:r>
                                <w:t>f</w:t>
                              </w:r>
                            </w:ins>
                            <w:del w:id="524" w:author="Matthew Kay" w:date="2016-01-07T22:07:00Z">
                              <w:r w:rsidDel="00416CDB">
                                <w:delText>F</w:delText>
                              </w:r>
                            </w:del>
                            <w:r>
                              <w:t xml:space="preserve">requentist (A) and Bayesian (B) analyses of all simulated worlds, </w:t>
                            </w:r>
                            <w:del w:id="525" w:author="Matthew Kay" w:date="2016-01-07T22:09:00Z">
                              <w:r w:rsidDel="00416CDB">
                                <w:delText>n=</w:delText>
                              </w:r>
                            </w:del>
                            <w:r>
                              <w:t xml:space="preserve">100 </w:t>
                            </w:r>
                            <w:ins w:id="526"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7"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28"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9"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30"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170CE7" w:rsidRDefault="00170CE7" w:rsidP="00B333C0">
                      <w:pPr>
                        <w:pStyle w:val="Caption"/>
                      </w:pPr>
                      <w:bookmarkStart w:id="531" w:name="_Ref430911856"/>
                      <w:r>
                        <w:t xml:space="preserve">Figure </w:t>
                      </w:r>
                      <w:r w:rsidR="00BC73E2">
                        <w:fldChar w:fldCharType="begin"/>
                      </w:r>
                      <w:r w:rsidR="00BC73E2">
                        <w:instrText xml:space="preserve"> SEQ Figure \* ARABIC </w:instrText>
                      </w:r>
                      <w:r w:rsidR="00BC73E2">
                        <w:fldChar w:fldCharType="separate"/>
                      </w:r>
                      <w:r w:rsidR="00F159D7">
                        <w:rPr>
                          <w:noProof/>
                        </w:rPr>
                        <w:t>2</w:t>
                      </w:r>
                      <w:r w:rsidR="00BC73E2">
                        <w:rPr>
                          <w:noProof/>
                        </w:rPr>
                        <w:fldChar w:fldCharType="end"/>
                      </w:r>
                      <w:bookmarkEnd w:id="531"/>
                      <w:r>
                        <w:t xml:space="preserve">. Results of the </w:t>
                      </w:r>
                      <w:ins w:id="532" w:author="Matthew Kay" w:date="2016-01-07T22:07:00Z">
                        <w:r>
                          <w:t>f</w:t>
                        </w:r>
                      </w:ins>
                      <w:del w:id="533" w:author="Matthew Kay" w:date="2016-01-07T22:07:00Z">
                        <w:r w:rsidDel="00416CDB">
                          <w:delText>F</w:delText>
                        </w:r>
                      </w:del>
                      <w:r>
                        <w:t xml:space="preserve">requentist (A) and Bayesian (B) analyses of all simulated worlds, </w:t>
                      </w:r>
                      <w:del w:id="534" w:author="Matthew Kay" w:date="2016-01-07T22:09:00Z">
                        <w:r w:rsidDel="00416CDB">
                          <w:delText>n=</w:delText>
                        </w:r>
                      </w:del>
                      <w:r>
                        <w:t xml:space="preserve">100 </w:t>
                      </w:r>
                      <w:ins w:id="535"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36" w:author="Eric Hekler" w:date="2015-12-30T09:28:00Z">
        <w:r w:rsidR="00663446">
          <w:t xml:space="preserve"> vote counting of</w:t>
        </w:r>
      </w:ins>
      <w:r w:rsidR="0002541C">
        <w:t xml:space="preserve"> null hypothesis tests: experiments 1 and 3 reject the null (</w:t>
      </w:r>
      <w:ins w:id="537" w:author="Greg Nelson" w:date="2016-01-07T14:47:00Z">
        <w:r w:rsidR="00F669B4">
          <w:rPr>
            <w:i/>
          </w:rPr>
          <w:t>p</w:t>
        </w:r>
      </w:ins>
      <w:del w:id="538" w:author="Greg Nelson" w:date="2016-01-07T14:47:00Z">
        <w:r w:rsidR="0002541C" w:rsidDel="00F669B4">
          <w:delText>p</w:delText>
        </w:r>
      </w:del>
      <w:r w:rsidR="0002541C">
        <w:t xml:space="preserve"> &lt; </w:t>
      </w:r>
      <w:del w:id="539"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40" w:author="Matthew Kay" w:date="2016-01-04T17:30:00Z">
        <w:r w:rsidR="00061D6B" w:rsidDel="00EC0AB7">
          <w:delText>C</w:delText>
        </w:r>
      </w:del>
      <w:r w:rsidR="00061D6B">
        <w:t>H</w:t>
      </w:r>
      <w:ins w:id="541" w:author="Matthew Kay" w:date="2016-01-04T17:30:00Z">
        <w:r w:rsidR="00EC0AB7">
          <w:t>C</w:t>
        </w:r>
      </w:ins>
      <w:r w:rsidR="00061D6B">
        <w:t>I standard practice)</w:t>
      </w:r>
      <w:r w:rsidR="0002541C">
        <w:t xml:space="preserve">. </w:t>
      </w:r>
    </w:p>
    <w:p w14:paraId="35590E46" w14:textId="3C22F2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Gelman </w:t>
      </w:r>
      <w:r>
        <w:rPr>
          <w:i/>
        </w:rPr>
        <w:t>et al.</w:t>
      </w:r>
      <w:r w:rsidR="00D67EE2">
        <w:rPr>
          <w:i/>
        </w:rPr>
        <w:t xml:space="preserve"> </w:t>
      </w:r>
      <w:r w:rsidR="00D67EE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rsidR="00D67EE2">
        <w:fldChar w:fldCharType="separate"/>
      </w:r>
      <w:r w:rsidR="00B67D45" w:rsidRPr="00B67D45">
        <w:rPr>
          <w:noProof/>
        </w:rPr>
        <w:t>[7]</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42" w:author="Greg Nelson" w:date="2016-01-07T16:45:00Z">
        <w:r w:rsidDel="0052798C">
          <w:rPr>
            <w:i/>
          </w:rPr>
          <w:delText xml:space="preserve">publication </w:delText>
        </w:r>
      </w:del>
      <w:ins w:id="543" w:author="Greg Nelson" w:date="2016-01-07T16:45:00Z">
        <w:r w:rsidR="0052798C">
          <w:rPr>
            <w:i/>
          </w:rPr>
          <w:t xml:space="preserve">paper </w:t>
        </w:r>
      </w:ins>
      <w:r>
        <w:rPr>
          <w:i/>
        </w:rPr>
        <w:t>early</w:t>
      </w:r>
      <w:r>
        <w:t xml:space="preserve">. </w:t>
      </w:r>
      <w:r>
        <w:rPr>
          <w:b/>
        </w:rPr>
        <w:t xml:space="preserve">Bayesian analysis helps us learn faster and with fewer </w:t>
      </w:r>
      <w:del w:id="544" w:author="Greg Nelson" w:date="2016-01-07T16:23:00Z">
        <w:r w:rsidDel="00B739DD">
          <w:rPr>
            <w:b/>
          </w:rPr>
          <w:delText>studies</w:delText>
        </w:r>
      </w:del>
      <w:ins w:id="545"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46"/>
      <w:commentRangeStart w:id="547"/>
      <w:r>
        <w:t xml:space="preserve">don’t have </w:t>
      </w:r>
      <w:ins w:id="548" w:author="Matthew Kay" w:date="2016-01-07T00:11:00Z">
        <w:r w:rsidR="00CE7743">
          <w:t xml:space="preserve">explicit </w:t>
        </w:r>
      </w:ins>
      <w:del w:id="549" w:author="Eric Hekler" w:date="2016-01-06T12:59:00Z">
        <w:r w:rsidDel="006E5ABB">
          <w:delText xml:space="preserve">strong </w:delText>
        </w:r>
      </w:del>
      <w:r>
        <w:t xml:space="preserve">priors for </w:t>
      </w:r>
      <w:r>
        <w:lastRenderedPageBreak/>
        <w:t xml:space="preserve">(the </w:t>
      </w:r>
      <w:r>
        <w:rPr>
          <w:i/>
        </w:rPr>
        <w:t xml:space="preserve">slow-to-fast </w:t>
      </w:r>
      <w:r>
        <w:t>indicator), the</w:t>
      </w:r>
      <w:del w:id="550" w:author="Eric Hekler" w:date="2016-01-06T12:59:00Z">
        <w:r w:rsidDel="006E5ABB">
          <w:delText xml:space="preserve"> strong</w:delText>
        </w:r>
      </w:del>
      <w:r>
        <w:t xml:space="preserve"> prior know</w:t>
      </w:r>
      <w:commentRangeEnd w:id="546"/>
      <w:r w:rsidR="006E5ABB">
        <w:rPr>
          <w:rStyle w:val="CommentReference"/>
        </w:rPr>
        <w:commentReference w:id="546"/>
      </w:r>
      <w:commentRangeEnd w:id="547"/>
      <w:r w:rsidR="00CE7743">
        <w:rPr>
          <w:rStyle w:val="CommentReference"/>
        </w:rPr>
        <w:commentReference w:id="547"/>
      </w:r>
      <w:r>
        <w:t xml:space="preserve">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51" w:name="h.heqzo6ouerk" w:colFirst="0" w:colLast="0"/>
      <w:bookmarkEnd w:id="551"/>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proofErr w:type="gramStart"/>
      <w:r w:rsidR="00C61C18">
        <w:t>A</w:t>
      </w:r>
      <w:proofErr w:type="gramEnd"/>
      <w:r>
        <w:t xml:space="preserve"> represents the mean estimated effect from the frequentist analysis in one </w:t>
      </w:r>
      <w:del w:id="552" w:author="Matthew Kay" w:date="2016-01-07T23:28:00Z">
        <w:r w:rsidDel="004B7D80">
          <w:delText xml:space="preserve">of the </w:delText>
        </w:r>
      </w:del>
      <w:r>
        <w:t>simulated world</w:t>
      </w:r>
      <w:del w:id="553"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54" w:author="Matthew Kay" w:date="2015-12-27T13:07:00Z">
            <w:rPr/>
          </w:rPrChange>
        </w:rPr>
      </w:pPr>
      <w:r>
        <w:rPr>
          <w:noProof/>
        </w:rPr>
        <mc:AlternateContent>
          <mc:Choice Requires="wps">
            <w:drawing>
              <wp:anchor distT="45720" distB="45720" distL="114300" distR="114300" simplePos="0" relativeHeight="251655680"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C56D5EC"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55" w:author="Matthew Kay" w:date="2016-01-08T00:25:00Z">
                              <w:r w:rsidR="00F159D7">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56"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57" w:name="_Ref430912095"/>
                            <w:r>
                              <w:t xml:space="preserve">Figure </w:t>
                            </w:r>
                            <w:r w:rsidR="00BC73E2">
                              <w:fldChar w:fldCharType="begin"/>
                            </w:r>
                            <w:r w:rsidR="00BC73E2">
                              <w:instrText xml:space="preserve"> SEQ Figure \* ARABIC </w:instrText>
                            </w:r>
                            <w:r w:rsidR="00BC73E2">
                              <w:fldChar w:fldCharType="separate"/>
                            </w:r>
                            <w:r w:rsidR="00F159D7">
                              <w:rPr>
                                <w:noProof/>
                              </w:rPr>
                              <w:t>3</w:t>
                            </w:r>
                            <w:r w:rsidR="00BC73E2">
                              <w:rPr>
                                <w:noProof/>
                              </w:rPr>
                              <w:fldChar w:fldCharType="end"/>
                            </w:r>
                            <w:bookmarkEnd w:id="557"/>
                            <w:r>
                              <w:t xml:space="preserve">. The effects of shrinkage </w:t>
                            </w:r>
                            <w:ins w:id="558" w:author="Matthew Kay" w:date="2016-01-07T21:49:00Z">
                              <w:r>
                                <w:t xml:space="preserve">towards 0 </w:t>
                              </w:r>
                            </w:ins>
                            <w:r>
                              <w:t>in experiment 1 with 20 participants</w:t>
                            </w:r>
                            <w:ins w:id="559" w:author="Matthew Kay" w:date="2016-01-07T21:49:00Z">
                              <w:r>
                                <w:t xml:space="preserve">, </w:t>
                              </w:r>
                            </w:ins>
                            <w:del w:id="560" w:author="Matthew Kay" w:date="2016-01-07T21:49:00Z">
                              <w:r w:rsidDel="00FC0058">
                                <w:delText xml:space="preserve">. </w:delText>
                              </w:r>
                            </w:del>
                            <w:del w:id="561" w:author="Matthew Kay" w:date="2016-01-07T22:07:00Z">
                              <w:r w:rsidDel="00416CDB">
                                <w:delText>A</w:delText>
                              </w:r>
                            </w:del>
                            <w:del w:id="562" w:author="Matthew Kay" w:date="2016-01-07T21:50:00Z">
                              <w:r w:rsidDel="00FC0058">
                                <w:delText>.</w:delText>
                              </w:r>
                            </w:del>
                            <w:del w:id="563" w:author="Matthew Kay" w:date="2016-01-07T22:07:00Z">
                              <w:r w:rsidDel="00416CDB">
                                <w:delText xml:space="preserve"> </w:delText>
                              </w:r>
                            </w:del>
                            <w:ins w:id="564" w:author="Matthew Kay" w:date="2016-01-07T21:49:00Z">
                              <w:r>
                                <w:t>f</w:t>
                              </w:r>
                            </w:ins>
                            <w:del w:id="565" w:author="Matthew Kay" w:date="2016-01-07T21:49:00Z">
                              <w:r w:rsidDel="00FC0058">
                                <w:delText>F</w:delText>
                              </w:r>
                            </w:del>
                            <w:r>
                              <w:t>rom a single simulation</w:t>
                            </w:r>
                            <w:ins w:id="566" w:author="Matthew Kay" w:date="2016-01-07T21:49:00Z">
                              <w:r>
                                <w:t xml:space="preserve"> </w:t>
                              </w:r>
                            </w:ins>
                            <w:ins w:id="567" w:author="Matthew Kay" w:date="2016-01-07T22:07:00Z">
                              <w:r>
                                <w:t xml:space="preserve">(A) </w:t>
                              </w:r>
                            </w:ins>
                            <w:ins w:id="568" w:author="Matthew Kay" w:date="2016-01-07T21:49:00Z">
                              <w:r>
                                <w:t xml:space="preserve">and </w:t>
                              </w:r>
                            </w:ins>
                            <w:del w:id="569" w:author="Matthew Kay" w:date="2016-01-07T21:49:00Z">
                              <w:r w:rsidDel="00FC0058">
                                <w:delText xml:space="preserve">, showing the shrinkage of a single estimate in the Bayesian analysis. </w:delText>
                              </w:r>
                            </w:del>
                            <w:del w:id="570" w:author="Matthew Kay" w:date="2016-01-07T22:08:00Z">
                              <w:r w:rsidDel="00416CDB">
                                <w:delText>B</w:delText>
                              </w:r>
                            </w:del>
                            <w:del w:id="571" w:author="Matthew Kay" w:date="2016-01-07T21:50:00Z">
                              <w:r w:rsidDel="00FC0058">
                                <w:delText>.</w:delText>
                              </w:r>
                            </w:del>
                            <w:del w:id="572" w:author="Matthew Kay" w:date="2016-01-07T22:08:00Z">
                              <w:r w:rsidDel="00416CDB">
                                <w:delText xml:space="preserve"> </w:delText>
                              </w:r>
                            </w:del>
                            <w:del w:id="573" w:author="Matthew Kay" w:date="2016-01-07T21:49:00Z">
                              <w:r w:rsidDel="00FC0058">
                                <w:delText xml:space="preserve">The general shrinkage of estimates towards 0 </w:delText>
                              </w:r>
                            </w:del>
                            <w:r>
                              <w:t>from all simulations</w:t>
                            </w:r>
                            <w:ins w:id="574" w:author="Matthew Kay" w:date="2016-01-07T22:08:00Z">
                              <w:r>
                                <w:t xml:space="preserve"> (B)</w:t>
                              </w:r>
                            </w:ins>
                            <w:del w:id="575"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C56D5EC"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76" w:author="Matthew Kay" w:date="2016-01-08T00:25:00Z">
                        <w:r w:rsidR="00F159D7">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77"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170CE7" w:rsidRDefault="00170CE7" w:rsidP="00B333C0">
                      <w:pPr>
                        <w:pStyle w:val="Caption"/>
                      </w:pPr>
                      <w:bookmarkStart w:id="578" w:name="_Ref430912095"/>
                      <w:r>
                        <w:t xml:space="preserve">Figure </w:t>
                      </w:r>
                      <w:r w:rsidR="00BC73E2">
                        <w:fldChar w:fldCharType="begin"/>
                      </w:r>
                      <w:r w:rsidR="00BC73E2">
                        <w:instrText xml:space="preserve"> SEQ Figure \* ARABIC </w:instrText>
                      </w:r>
                      <w:r w:rsidR="00BC73E2">
                        <w:fldChar w:fldCharType="separate"/>
                      </w:r>
                      <w:r w:rsidR="00F159D7">
                        <w:rPr>
                          <w:noProof/>
                        </w:rPr>
                        <w:t>3</w:t>
                      </w:r>
                      <w:r w:rsidR="00BC73E2">
                        <w:rPr>
                          <w:noProof/>
                        </w:rPr>
                        <w:fldChar w:fldCharType="end"/>
                      </w:r>
                      <w:bookmarkEnd w:id="578"/>
                      <w:r>
                        <w:t xml:space="preserve">. The effects of shrinkage </w:t>
                      </w:r>
                      <w:ins w:id="579" w:author="Matthew Kay" w:date="2016-01-07T21:49:00Z">
                        <w:r>
                          <w:t xml:space="preserve">towards 0 </w:t>
                        </w:r>
                      </w:ins>
                      <w:r>
                        <w:t>in experiment 1 with 20 participants</w:t>
                      </w:r>
                      <w:ins w:id="580" w:author="Matthew Kay" w:date="2016-01-07T21:49:00Z">
                        <w:r>
                          <w:t xml:space="preserve">, </w:t>
                        </w:r>
                      </w:ins>
                      <w:del w:id="581" w:author="Matthew Kay" w:date="2016-01-07T21:49:00Z">
                        <w:r w:rsidDel="00FC0058">
                          <w:delText xml:space="preserve">. </w:delText>
                        </w:r>
                      </w:del>
                      <w:del w:id="582" w:author="Matthew Kay" w:date="2016-01-07T22:07:00Z">
                        <w:r w:rsidDel="00416CDB">
                          <w:delText>A</w:delText>
                        </w:r>
                      </w:del>
                      <w:del w:id="583" w:author="Matthew Kay" w:date="2016-01-07T21:50:00Z">
                        <w:r w:rsidDel="00FC0058">
                          <w:delText>.</w:delText>
                        </w:r>
                      </w:del>
                      <w:del w:id="584" w:author="Matthew Kay" w:date="2016-01-07T22:07:00Z">
                        <w:r w:rsidDel="00416CDB">
                          <w:delText xml:space="preserve"> </w:delText>
                        </w:r>
                      </w:del>
                      <w:ins w:id="585" w:author="Matthew Kay" w:date="2016-01-07T21:49:00Z">
                        <w:r>
                          <w:t>f</w:t>
                        </w:r>
                      </w:ins>
                      <w:del w:id="586" w:author="Matthew Kay" w:date="2016-01-07T21:49:00Z">
                        <w:r w:rsidDel="00FC0058">
                          <w:delText>F</w:delText>
                        </w:r>
                      </w:del>
                      <w:r>
                        <w:t>rom a single simulation</w:t>
                      </w:r>
                      <w:ins w:id="587" w:author="Matthew Kay" w:date="2016-01-07T21:49:00Z">
                        <w:r>
                          <w:t xml:space="preserve"> </w:t>
                        </w:r>
                      </w:ins>
                      <w:ins w:id="588" w:author="Matthew Kay" w:date="2016-01-07T22:07:00Z">
                        <w:r>
                          <w:t xml:space="preserve">(A) </w:t>
                        </w:r>
                      </w:ins>
                      <w:ins w:id="589" w:author="Matthew Kay" w:date="2016-01-07T21:49:00Z">
                        <w:r>
                          <w:t xml:space="preserve">and </w:t>
                        </w:r>
                      </w:ins>
                      <w:del w:id="590" w:author="Matthew Kay" w:date="2016-01-07T21:49:00Z">
                        <w:r w:rsidDel="00FC0058">
                          <w:delText xml:space="preserve">, showing the shrinkage of a single estimate in the Bayesian analysis. </w:delText>
                        </w:r>
                      </w:del>
                      <w:del w:id="591" w:author="Matthew Kay" w:date="2016-01-07T22:08:00Z">
                        <w:r w:rsidDel="00416CDB">
                          <w:delText>B</w:delText>
                        </w:r>
                      </w:del>
                      <w:del w:id="592" w:author="Matthew Kay" w:date="2016-01-07T21:50:00Z">
                        <w:r w:rsidDel="00FC0058">
                          <w:delText>.</w:delText>
                        </w:r>
                      </w:del>
                      <w:del w:id="593" w:author="Matthew Kay" w:date="2016-01-07T22:08:00Z">
                        <w:r w:rsidDel="00416CDB">
                          <w:delText xml:space="preserve"> </w:delText>
                        </w:r>
                      </w:del>
                      <w:del w:id="594" w:author="Matthew Kay" w:date="2016-01-07T21:49:00Z">
                        <w:r w:rsidDel="00FC0058">
                          <w:delText xml:space="preserve">The general shrinkage of estimates towards 0 </w:delText>
                        </w:r>
                      </w:del>
                      <w:r>
                        <w:t>from all simulations</w:t>
                      </w:r>
                      <w:ins w:id="595" w:author="Matthew Kay" w:date="2016-01-07T22:08:00Z">
                        <w:r>
                          <w:t xml:space="preserve"> (B)</w:t>
                        </w:r>
                      </w:ins>
                      <w:del w:id="596"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597"/>
      <w:commentRangeStart w:id="598"/>
      <w:del w:id="599" w:author="Greg Nelson" w:date="2016-01-06T15:26:00Z">
        <w:r w:rsidR="0002541C" w:rsidDel="00597AEF">
          <w:delText xml:space="preserve">more precise </w:delText>
        </w:r>
      </w:del>
      <w:ins w:id="600" w:author="Greg Nelson" w:date="2016-01-06T15:26:00Z">
        <w:r w:rsidR="00597AEF">
          <w:t>narrower</w:t>
        </w:r>
      </w:ins>
      <w:ins w:id="601" w:author="Greg Nelson" w:date="2016-01-06T15:30:00Z">
        <w:r w:rsidR="00597AEF">
          <w:t xml:space="preserve"> (more precise)</w:t>
        </w:r>
      </w:ins>
      <w:ins w:id="602" w:author="Greg Nelson" w:date="2016-01-06T15:26:00Z">
        <w:r w:rsidR="00597AEF">
          <w:t xml:space="preserve"> </w:t>
        </w:r>
      </w:ins>
      <w:commentRangeEnd w:id="597"/>
      <w:ins w:id="603" w:author="Greg Nelson" w:date="2016-01-06T15:30:00Z">
        <w:r w:rsidR="00597AEF">
          <w:rPr>
            <w:rStyle w:val="CommentReference"/>
          </w:rPr>
          <w:commentReference w:id="597"/>
        </w:r>
      </w:ins>
      <w:commentRangeEnd w:id="598"/>
      <w:r w:rsidR="00CE7743">
        <w:rPr>
          <w:rStyle w:val="CommentReference"/>
        </w:rPr>
        <w:commentReference w:id="598"/>
      </w:r>
      <w:r w:rsidR="0002541C">
        <w:t xml:space="preserve">with each experiment in the Bayesian analysis, and the final estimate for </w:t>
      </w:r>
      <w:r w:rsidR="0002541C">
        <w:rPr>
          <w:i/>
        </w:rPr>
        <w:t>fast-to-slow</w:t>
      </w:r>
      <w:r w:rsidR="0002541C">
        <w:t xml:space="preserve"> resembles the frequentist meta-analysis, one </w:t>
      </w:r>
      <w:del w:id="604" w:author="Greg Nelson" w:date="2016-01-06T15:06:00Z">
        <w:r w:rsidR="0002541C" w:rsidDel="00C16DC2">
          <w:delText xml:space="preserve">study </w:delText>
        </w:r>
      </w:del>
      <w:ins w:id="605"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06"/>
      <w:commentRangeStart w:id="607"/>
      <w:r w:rsidR="0002541C">
        <w:t xml:space="preserve"> This</w:t>
      </w:r>
      <w:ins w:id="608" w:author="Greg Nelson" w:date="2016-01-06T15:23:00Z">
        <w:r w:rsidR="00597AEF">
          <w:t xml:space="preserve"> </w:t>
        </w:r>
        <w:r w:rsidR="0065371A">
          <w:t xml:space="preserve">increased </w:t>
        </w:r>
      </w:ins>
      <w:del w:id="609" w:author="Greg Nelson" w:date="2016-01-06T15:23:00Z">
        <w:r w:rsidR="0002541C" w:rsidDel="0065371A">
          <w:delText xml:space="preserve"> </w:delText>
        </w:r>
      </w:del>
      <w:ins w:id="610" w:author="Greg Nelson" w:date="2016-01-06T15:23:00Z">
        <w:r w:rsidR="0065371A">
          <w:t xml:space="preserve">precision </w:t>
        </w:r>
      </w:ins>
      <w:ins w:id="611" w:author="Greg Nelson" w:date="2016-01-06T15:29:00Z">
        <w:r w:rsidR="00597AEF">
          <w:t>(</w:t>
        </w:r>
      </w:ins>
      <w:ins w:id="612" w:author="Greg Nelson" w:date="2016-01-06T15:23:00Z">
        <w:r w:rsidR="0065371A">
          <w:t>and accuracy</w:t>
        </w:r>
      </w:ins>
      <w:ins w:id="613" w:author="Greg Nelson" w:date="2016-01-06T15:29:00Z">
        <w:r w:rsidR="00597AEF">
          <w:t>)</w:t>
        </w:r>
      </w:ins>
      <w:ins w:id="614" w:author="Greg Nelson" w:date="2016-01-06T15:23:00Z">
        <w:r w:rsidR="0065371A">
          <w:t xml:space="preserve"> </w:t>
        </w:r>
      </w:ins>
      <w:r w:rsidR="0002541C">
        <w:t xml:space="preserve">is reflected in the </w:t>
      </w:r>
      <w:commentRangeStart w:id="615"/>
      <w:commentRangeStart w:id="616"/>
      <w:r w:rsidR="0002541C">
        <w:t>root-mean-squared error</w:t>
      </w:r>
      <w:ins w:id="617" w:author="Matthew Kay" w:date="2016-01-04T15:58:00Z">
        <w:r w:rsidR="00367A5B">
          <w:t xml:space="preserve"> </w:t>
        </w:r>
        <w:commentRangeEnd w:id="615"/>
        <w:r w:rsidR="00367A5B">
          <w:rPr>
            <w:rStyle w:val="CommentReference"/>
          </w:rPr>
          <w:commentReference w:id="615"/>
        </w:r>
      </w:ins>
      <w:commentRangeEnd w:id="616"/>
      <w:ins w:id="618" w:author="Matthew Kay" w:date="2016-01-07T00:13:00Z">
        <w:r w:rsidR="00CE7743">
          <w:rPr>
            <w:rStyle w:val="CommentReference"/>
          </w:rPr>
          <w:commentReference w:id="616"/>
        </w:r>
      </w:ins>
      <w:ins w:id="619" w:author="Eric Hekler" w:date="2015-12-30T10:23:00Z">
        <w:del w:id="620" w:author="Matthew Kay" w:date="2016-01-04T15:58:00Z">
          <w:r w:rsidR="00C434DD" w:rsidDel="00367A5B">
            <w:delText>, an estimate of accuracy of estimates across the simulations,</w:delText>
          </w:r>
        </w:del>
      </w:ins>
      <w:del w:id="621" w:author="Matthew Kay" w:date="2016-01-04T15:58:00Z">
        <w:r w:rsidR="0002541C" w:rsidDel="00367A5B">
          <w:delText xml:space="preserve"> </w:delText>
        </w:r>
      </w:del>
      <w:r w:rsidR="0002541C">
        <w:t>of those estimates compared to their true effects in experiment</w:t>
      </w:r>
      <w:ins w:id="622" w:author="Matthew Kay" w:date="2015-12-27T13:07:00Z">
        <w:r w:rsidR="001E6B33">
          <w:t xml:space="preserve"> </w:t>
        </w:r>
      </w:ins>
      <w:del w:id="623" w:author="Matthew Kay" w:date="2015-12-27T13:07:00Z">
        <w:r w:rsidR="0002541C" w:rsidDel="001E6B33">
          <w:delText xml:space="preserve"> </w:delText>
        </w:r>
      </w:del>
      <w:r w:rsidR="0002541C">
        <w:t>4:</w:t>
      </w:r>
      <w:commentRangeEnd w:id="606"/>
      <w:r w:rsidR="00C522AF" w:rsidRPr="001E6B33">
        <w:rPr>
          <w:rStyle w:val="CommentReference"/>
          <w:szCs w:val="16"/>
        </w:rPr>
        <w:commentReference w:id="606"/>
      </w:r>
      <w:commentRangeEnd w:id="607"/>
      <w:r w:rsidR="00181B64" w:rsidRPr="001E6B33">
        <w:rPr>
          <w:rStyle w:val="CommentReference"/>
          <w:szCs w:val="16"/>
        </w:rPr>
        <w:commentReference w:id="607"/>
      </w:r>
    </w:p>
    <w:tbl>
      <w:tblPr>
        <w:tblW w:w="0" w:type="auto"/>
        <w:tblCellMar>
          <w:top w:w="115" w:type="dxa"/>
          <w:left w:w="0" w:type="dxa"/>
          <w:right w:w="0" w:type="dxa"/>
        </w:tblCellMar>
        <w:tblLook w:val="04A0" w:firstRow="1" w:lastRow="0" w:firstColumn="1" w:lastColumn="0" w:noHBand="0" w:noVBand="1"/>
        <w:tblPrChange w:id="624" w:author="Matthew Kay" w:date="2015-12-27T13:21:00Z">
          <w:tblPr>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25">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26"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27"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28"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29" w:author="Matthew Kay" w:date="2015-12-27T13:29:00Z">
                  <w:rPr>
                    <w:rFonts w:ascii="Arial" w:hAnsi="Arial" w:cs="Arial"/>
                  </w:rPr>
                </w:rPrChange>
              </w:rPr>
            </w:pPr>
            <w:r w:rsidRPr="004E423F">
              <w:rPr>
                <w:rFonts w:ascii="Arial" w:hAnsi="Arial" w:cs="Arial"/>
                <w:sz w:val="17"/>
                <w:szCs w:val="17"/>
                <w:rPrChange w:id="630"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31"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32" w:author="Matthew Kay" w:date="2015-12-27T13:29:00Z">
                  <w:rPr>
                    <w:rFonts w:ascii="Arial" w:hAnsi="Arial" w:cs="Arial"/>
                  </w:rPr>
                </w:rPrChange>
              </w:rPr>
            </w:pPr>
            <w:r w:rsidRPr="004E423F">
              <w:rPr>
                <w:rFonts w:ascii="Arial" w:hAnsi="Arial" w:cs="Arial"/>
                <w:sz w:val="17"/>
                <w:szCs w:val="17"/>
                <w:rPrChange w:id="633"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34" w:author="Matthew Kay" w:date="2015-12-27T13:29:00Z">
                  <w:rPr>
                    <w:rFonts w:ascii="Arial" w:hAnsi="Arial" w:cs="Arial"/>
                  </w:rPr>
                </w:rPrChange>
              </w:rPr>
            </w:pPr>
            <w:r w:rsidRPr="004E423F">
              <w:rPr>
                <w:rFonts w:ascii="Arial" w:hAnsi="Arial" w:cs="Arial"/>
                <w:sz w:val="17"/>
                <w:szCs w:val="17"/>
                <w:rPrChange w:id="635"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36" w:author="Matthew Kay" w:date="2015-12-27T13:29:00Z">
                  <w:rPr>
                    <w:rFonts w:ascii="Arial" w:hAnsi="Arial" w:cs="Arial"/>
                  </w:rPr>
                </w:rPrChange>
              </w:rPr>
            </w:pPr>
            <w:r w:rsidRPr="004E423F">
              <w:rPr>
                <w:rFonts w:ascii="Arial" w:hAnsi="Arial" w:cs="Arial"/>
                <w:sz w:val="17"/>
                <w:szCs w:val="17"/>
                <w:rPrChange w:id="637"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38" w:author="Matthew Kay" w:date="2015-12-27T13:29:00Z">
                  <w:rPr>
                    <w:rFonts w:ascii="Arial" w:hAnsi="Arial" w:cs="Arial"/>
                  </w:rPr>
                </w:rPrChange>
              </w:rPr>
            </w:pPr>
            <w:r w:rsidRPr="004E423F">
              <w:rPr>
                <w:rFonts w:ascii="Arial" w:hAnsi="Arial" w:cs="Arial"/>
                <w:sz w:val="17"/>
                <w:szCs w:val="17"/>
                <w:rPrChange w:id="639"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40"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41" w:author="Matthew Kay" w:date="2015-12-27T13:29:00Z">
                  <w:rPr>
                    <w:rFonts w:ascii="Arial" w:hAnsi="Arial" w:cs="Arial"/>
                  </w:rPr>
                </w:rPrChange>
              </w:rPr>
            </w:pPr>
            <w:r w:rsidRPr="004E423F">
              <w:rPr>
                <w:rFonts w:ascii="Arial" w:hAnsi="Arial" w:cs="Arial"/>
                <w:sz w:val="17"/>
                <w:szCs w:val="17"/>
                <w:rPrChange w:id="642" w:author="Matthew Kay" w:date="2015-12-27T13:29:00Z">
                  <w:rPr>
                    <w:rFonts w:ascii="Arial" w:hAnsi="Arial" w:cs="Arial"/>
                  </w:rPr>
                </w:rPrChange>
              </w:rPr>
              <w:t>slow-to-fast − control</w:t>
            </w:r>
          </w:p>
        </w:tc>
        <w:tc>
          <w:tcPr>
            <w:tcW w:w="1317" w:type="dxa"/>
            <w:tcBorders>
              <w:top w:val="nil"/>
              <w:bottom w:val="nil"/>
            </w:tcBorders>
            <w:tcMar>
              <w:top w:w="0" w:type="dxa"/>
            </w:tcMar>
            <w:tcPrChange w:id="643"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4" w:author="Matthew Kay" w:date="2015-12-27T13:29:00Z">
                  <w:rPr>
                    <w:rFonts w:ascii="Arial" w:hAnsi="Arial" w:cs="Arial"/>
                  </w:rPr>
                </w:rPrChange>
              </w:rPr>
            </w:pPr>
            <w:r w:rsidRPr="004E423F">
              <w:rPr>
                <w:rFonts w:ascii="Arial" w:hAnsi="Arial" w:cs="Arial"/>
                <w:sz w:val="17"/>
                <w:szCs w:val="17"/>
                <w:rPrChange w:id="645" w:author="Matthew Kay" w:date="2015-12-27T13:29:00Z">
                  <w:rPr>
                    <w:rFonts w:ascii="Arial" w:hAnsi="Arial" w:cs="Arial"/>
                  </w:rPr>
                </w:rPrChange>
              </w:rPr>
              <w:t>0.27</w:t>
            </w:r>
          </w:p>
        </w:tc>
        <w:tc>
          <w:tcPr>
            <w:tcW w:w="1095" w:type="dxa"/>
            <w:tcBorders>
              <w:top w:val="nil"/>
              <w:bottom w:val="nil"/>
            </w:tcBorders>
            <w:tcMar>
              <w:top w:w="0" w:type="dxa"/>
            </w:tcMar>
            <w:tcPrChange w:id="646"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47" w:author="Matthew Kay" w:date="2015-12-27T13:29:00Z">
                  <w:rPr>
                    <w:rFonts w:ascii="Arial" w:hAnsi="Arial" w:cs="Arial"/>
                  </w:rPr>
                </w:rPrChange>
              </w:rPr>
            </w:pPr>
            <w:r w:rsidRPr="004E423F">
              <w:rPr>
                <w:rFonts w:ascii="Arial" w:hAnsi="Arial" w:cs="Arial"/>
                <w:sz w:val="17"/>
                <w:szCs w:val="17"/>
                <w:rPrChange w:id="648"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49"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50" w:author="Matthew Kay" w:date="2015-12-27T13:29:00Z">
                  <w:rPr>
                    <w:rFonts w:ascii="Arial" w:hAnsi="Arial" w:cs="Arial"/>
                  </w:rPr>
                </w:rPrChange>
              </w:rPr>
            </w:pPr>
            <w:r w:rsidRPr="004E423F">
              <w:rPr>
                <w:rFonts w:ascii="Arial" w:hAnsi="Arial" w:cs="Arial"/>
                <w:sz w:val="17"/>
                <w:szCs w:val="17"/>
                <w:rPrChange w:id="651"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52"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53" w:author="Matthew Kay" w:date="2015-12-27T13:29:00Z">
                  <w:rPr>
                    <w:rFonts w:ascii="Arial" w:hAnsi="Arial" w:cs="Arial"/>
                  </w:rPr>
                </w:rPrChange>
              </w:rPr>
            </w:pPr>
            <w:r w:rsidRPr="004E423F">
              <w:rPr>
                <w:rFonts w:ascii="Arial" w:hAnsi="Arial" w:cs="Arial"/>
                <w:sz w:val="17"/>
                <w:szCs w:val="17"/>
                <w:rPrChange w:id="654"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55"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56" w:author="Matthew Kay" w:date="2015-12-27T13:29:00Z">
                  <w:rPr>
                    <w:rFonts w:ascii="Arial" w:hAnsi="Arial" w:cs="Arial"/>
                  </w:rPr>
                </w:rPrChange>
              </w:rPr>
            </w:pPr>
            <w:r w:rsidRPr="004E423F">
              <w:rPr>
                <w:rFonts w:ascii="Arial" w:hAnsi="Arial" w:cs="Arial"/>
                <w:sz w:val="17"/>
                <w:szCs w:val="17"/>
                <w:rPrChange w:id="657"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r w:rsidR="00BC73E2">
        <w:fldChar w:fldCharType="begin"/>
      </w:r>
      <w:r w:rsidR="00BC73E2">
        <w:instrText xml:space="preserve"> SEQ Table \* ARABIC </w:instrText>
      </w:r>
      <w:r w:rsidR="00BC73E2">
        <w:fldChar w:fldCharType="separate"/>
      </w:r>
      <w:r w:rsidR="00F159D7">
        <w:rPr>
          <w:noProof/>
        </w:rPr>
        <w:t>1</w:t>
      </w:r>
      <w:r w:rsidR="00BC73E2">
        <w:rPr>
          <w:noProof/>
        </w:rPr>
        <w:fldChar w:fldCharType="end"/>
      </w:r>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B16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"[8,16]", "plainTextFormattedCitation" : "[8,16]", "previouslyFormattedCitation" : "[7,15]" }, "properties" : { "noteIndex" : 0 }, "schema" : "https://github.com/citation-style-language/schema/raw/master/csl-citation.json" }</w:instrText>
      </w:r>
      <w:r w:rsidR="00D67EE2">
        <w:fldChar w:fldCharType="separate"/>
      </w:r>
      <w:r w:rsidR="00B67D45" w:rsidRPr="00B67D45">
        <w:rPr>
          <w:noProof/>
        </w:rPr>
        <w:t>[8,16]</w:t>
      </w:r>
      <w:r w:rsidR="00D67EE2">
        <w:fldChar w:fldCharType="end"/>
      </w:r>
      <w:r>
        <w:t xml:space="preserve">. With a frequentist analysis, this increases the probability of what Gelman calls a </w:t>
      </w:r>
      <w:r>
        <w:rPr>
          <w:i/>
        </w:rPr>
        <w:t xml:space="preserve">magnitude error </w:t>
      </w:r>
      <w:r w:rsidR="00D67EE2">
        <w:rPr>
          <w:i/>
        </w:rPr>
        <w:fldChar w:fldCharType="begin" w:fldLock="1"/>
      </w:r>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D67EE2">
        <w:rPr>
          <w:i/>
        </w:rPr>
        <w:fldChar w:fldCharType="separate"/>
      </w:r>
      <w:r w:rsidR="00B67D45" w:rsidRPr="00B67D45">
        <w:rPr>
          <w:noProof/>
        </w:rPr>
        <w:t>[6]</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58"/>
      <w:commentRangeStart w:id="659"/>
      <w:r>
        <w:t>That</w:t>
      </w:r>
      <w:commentRangeEnd w:id="658"/>
      <w:r w:rsidR="00854312">
        <w:rPr>
          <w:rStyle w:val="CommentReference"/>
        </w:rPr>
        <w:commentReference w:id="658"/>
      </w:r>
      <w:commentRangeEnd w:id="659"/>
      <w:r w:rsidR="00CE7743">
        <w:rPr>
          <w:rStyle w:val="CommentReference"/>
        </w:rPr>
        <w:commentReference w:id="659"/>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60" w:author="Eric Hekler" w:date="2015-12-30T09:32:00Z">
        <w:r w:rsidR="00663446">
          <w:t xml:space="preserve"> while still acknowledging the impo</w:t>
        </w:r>
        <w:bookmarkStart w:id="661" w:name="_GoBack"/>
        <w:bookmarkEnd w:id="661"/>
        <w:r w:rsidR="00663446">
          <w:t>rtance of novelty</w:t>
        </w:r>
      </w:ins>
      <w:r>
        <w:t xml:space="preserve">? </w:t>
      </w:r>
      <w:del w:id="662"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63" w:author="Eric Hekler" w:date="2015-12-30T11:15:00Z">
        <w:r w:rsidR="00BA0753">
          <w:t xml:space="preserve"> and examined how the use of priors could be used to </w:t>
        </w:r>
        <w:commentRangeStart w:id="664"/>
        <w:del w:id="665" w:author="Matthew Kay" w:date="2016-01-07T00:13:00Z">
          <w:r w:rsidR="00BA0753" w:rsidDel="00CE7743">
            <w:delText xml:space="preserve">help </w:delText>
          </w:r>
        </w:del>
      </w:ins>
      <w:commentRangeEnd w:id="664"/>
      <w:del w:id="666" w:author="Matthew Kay" w:date="2016-01-07T00:13:00Z">
        <w:r w:rsidR="00C16DC2" w:rsidDel="00CE7743">
          <w:rPr>
            <w:rStyle w:val="CommentReference"/>
          </w:rPr>
          <w:commentReference w:id="664"/>
        </w:r>
      </w:del>
      <w:ins w:id="667"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68" w:name="h.vhudg29zx9ky" w:colFirst="0" w:colLast="0"/>
      <w:bookmarkEnd w:id="668"/>
      <w:r>
        <w:t>Results</w:t>
      </w:r>
    </w:p>
    <w:p w14:paraId="3C5F9892" w14:textId="27F63B1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669" w:author="Eric Hekler" w:date="2015-12-30T11:45:00Z">
        <w:r w:rsidR="00EE6FF4">
          <w:t xml:space="preserve">in the </w:t>
        </w:r>
      </w:ins>
      <w:del w:id="670" w:author="Eric Hekler" w:date="2015-12-30T11:45:00Z">
        <w:r w:rsidDel="00EE6FF4">
          <w:delText>the precision of our estimates</w:delText>
        </w:r>
      </w:del>
      <w:ins w:id="671" w:author="Eric Hekler" w:date="2015-12-30T11:45:00Z">
        <w:r w:rsidR="00EE6FF4">
          <w:t>frequ</w:t>
        </w:r>
      </w:ins>
      <w:ins w:id="672" w:author="Matthew Kay" w:date="2016-01-04T16:10:00Z">
        <w:r w:rsidR="004870B5">
          <w:t>e</w:t>
        </w:r>
      </w:ins>
      <w:ins w:id="673" w:author="Eric Hekler" w:date="2015-12-30T11:45:00Z">
        <w:del w:id="674" w:author="Matthew Kay" w:date="2016-01-04T16:10:00Z">
          <w:r w:rsidR="00EE6FF4" w:rsidDel="004870B5">
            <w:delText>i</w:delText>
          </w:r>
        </w:del>
        <w:r w:rsidR="00EE6FF4">
          <w:t>ntist world</w:t>
        </w:r>
        <w:del w:id="675" w:author="Matthew Kay" w:date="2016-01-04T16:12:00Z">
          <w:r w:rsidR="00EE6FF4" w:rsidDel="004870B5">
            <w:delText>,</w:delText>
          </w:r>
        </w:del>
        <w:r w:rsidR="00EE6FF4">
          <w:t xml:space="preserve"> a </w:t>
        </w:r>
      </w:ins>
      <w:del w:id="676" w:author="Eric Hekler" w:date="2015-12-30T11:12:00Z">
        <w:r w:rsidDel="00BA0753">
          <w:delText xml:space="preserve"> (width of the confidence interval) guarantees that any significant results of the frequentist analysis will hugely over-estimate the size of the effect</w:delText>
        </w:r>
      </w:del>
      <w:ins w:id="677" w:author="Eric Hekler" w:date="2015-12-30T11:12:00Z">
        <w:r w:rsidR="00BA0753">
          <w:t xml:space="preserve"> large effect size</w:t>
        </w:r>
      </w:ins>
      <w:ins w:id="678" w:author="Eric Hekler" w:date="2015-12-30T11:13:00Z">
        <w:r w:rsidR="003A4BEA">
          <w:t xml:space="preserve"> (</w:t>
        </w:r>
        <w:del w:id="679" w:author="Matthew Kay" w:date="2016-01-04T16:04:00Z">
          <w:r w:rsidR="003A4BEA" w:rsidDel="004870B5">
            <w:delText>i.e.,</w:delText>
          </w:r>
        </w:del>
      </w:ins>
      <w:ins w:id="680" w:author="Matthew Kay" w:date="2016-01-04T16:04:00Z">
        <w:r w:rsidR="004870B5">
          <w:t>a log</w:t>
        </w:r>
      </w:ins>
      <w:ins w:id="681" w:author="Eric Hekler" w:date="2015-12-30T11:13:00Z">
        <w:r w:rsidR="003A4BEA">
          <w:t xml:space="preserve"> </w:t>
        </w:r>
      </w:ins>
      <w:ins w:id="682" w:author="Eric Hekler" w:date="2015-12-30T12:10:00Z">
        <w:r w:rsidR="003A4BEA">
          <w:t>o</w:t>
        </w:r>
      </w:ins>
      <w:ins w:id="683" w:author="Eric Hekler" w:date="2015-12-30T11:13:00Z">
        <w:r w:rsidR="00BA0753">
          <w:t xml:space="preserve">dds ratio of nearly </w:t>
        </w:r>
      </w:ins>
      <w:ins w:id="684" w:author="Matthew Kay" w:date="2016-01-04T16:04:00Z">
        <w:r w:rsidR="004870B5">
          <w:t>1.5</w:t>
        </w:r>
      </w:ins>
      <w:ins w:id="685" w:author="Eric Hekler" w:date="2015-12-30T11:13:00Z">
        <w:del w:id="686" w:author="Matthew Kay" w:date="2016-01-04T16:04:00Z">
          <w:r w:rsidR="00BA0753" w:rsidDel="004870B5">
            <w:delText>3</w:delText>
          </w:r>
        </w:del>
        <w:r w:rsidR="00BA0753">
          <w:t xml:space="preserve">) </w:t>
        </w:r>
      </w:ins>
      <w:ins w:id="687" w:author="Eric Hekler" w:date="2015-12-30T11:45:00Z">
        <w:r w:rsidR="00EE6FF4">
          <w:t xml:space="preserve">is required </w:t>
        </w:r>
      </w:ins>
      <w:ins w:id="688" w:author="Eric Hekler" w:date="2015-12-30T11:13:00Z">
        <w:r w:rsidR="00234397">
          <w:t>to reject</w:t>
        </w:r>
        <w:r w:rsidR="00BA0753">
          <w:t xml:space="preserve"> the null hypothesis</w:t>
        </w:r>
      </w:ins>
      <w:ins w:id="689" w:author="Matthew Kay" w:date="2016-01-04T16:05:00Z">
        <w:r w:rsidR="004870B5">
          <w:t xml:space="preserve">—3 times </w:t>
        </w:r>
      </w:ins>
      <w:ins w:id="690" w:author="Eric Hekler" w:date="2015-12-30T11:17:00Z">
        <w:del w:id="691" w:author="Matthew Kay" w:date="2016-01-04T16:05:00Z">
          <w:r w:rsidR="00BA0753" w:rsidDel="004870B5">
            <w:delText xml:space="preserve">, which is </w:delText>
          </w:r>
        </w:del>
      </w:ins>
      <w:ins w:id="692" w:author="Eric Hekler" w:date="2015-12-30T11:18:00Z">
        <w:del w:id="693" w:author="Matthew Kay" w:date="2016-01-04T16:05:00Z">
          <w:r w:rsidR="00BA0753" w:rsidDel="004870B5">
            <w:delText xml:space="preserve">2 odds ratio values greater than </w:delText>
          </w:r>
        </w:del>
        <w:r w:rsidR="00BA0753">
          <w:t>the known (because we defined it)</w:t>
        </w:r>
      </w:ins>
      <w:ins w:id="694" w:author="Matthew Kay" w:date="2016-01-04T16:05:00Z">
        <w:r w:rsidR="004870B5">
          <w:t xml:space="preserve"> effect size. To put this in context, </w:t>
        </w:r>
      </w:ins>
      <w:ins w:id="695" w:author="Matthew Kay" w:date="2016-01-04T16:08:00Z">
        <w:r w:rsidR="004870B5">
          <w:t xml:space="preserve">imagine a survey whose completion rate with no progress indicator </w:t>
        </w:r>
      </w:ins>
      <w:ins w:id="696" w:author="Matthew Kay" w:date="2016-01-04T16:09:00Z">
        <w:r w:rsidR="004870B5">
          <w:t>would be 50%. T</w:t>
        </w:r>
      </w:ins>
      <w:ins w:id="697" w:author="Matthew Kay" w:date="2016-01-04T16:05:00Z">
        <w:r w:rsidR="004870B5">
          <w:t xml:space="preserve">he </w:t>
        </w:r>
      </w:ins>
      <w:ins w:id="698" w:author="Matthew Kay" w:date="2016-01-04T16:07:00Z">
        <w:r w:rsidR="004870B5">
          <w:t xml:space="preserve">correct </w:t>
        </w:r>
      </w:ins>
      <w:ins w:id="699" w:author="Matthew Kay" w:date="2016-01-04T16:05:00Z">
        <w:r w:rsidR="004870B5">
          <w:t xml:space="preserve">log odds ratio of 0.45 </w:t>
        </w:r>
      </w:ins>
      <w:ins w:id="700" w:author="Matthew Kay" w:date="2016-01-04T16:07:00Z">
        <w:r w:rsidR="004870B5">
          <w:t xml:space="preserve">would imply that switching to </w:t>
        </w:r>
      </w:ins>
      <w:ins w:id="701" w:author="Matthew Kay" w:date="2016-01-04T16:08:00Z">
        <w:r w:rsidR="004870B5">
          <w:t>a fast-to-slow</w:t>
        </w:r>
      </w:ins>
      <w:ins w:id="702" w:author="Matthew Kay" w:date="2016-01-04T16:09:00Z">
        <w:r w:rsidR="004870B5">
          <w:t xml:space="preserve"> indicator would raise the completion rate to 61%</w:t>
        </w:r>
      </w:ins>
      <w:ins w:id="703" w:author="Matthew Kay" w:date="2016-01-04T16:13:00Z">
        <w:r w:rsidR="00957F47">
          <w:t>, a modest effect</w:t>
        </w:r>
      </w:ins>
      <w:ins w:id="704" w:author="Matthew Kay" w:date="2016-01-04T17:22:00Z">
        <w:r w:rsidR="00EC0AB7">
          <w:t>.</w:t>
        </w:r>
      </w:ins>
      <w:ins w:id="705" w:author="Eric Hekler" w:date="2015-12-30T11:18:00Z">
        <w:del w:id="706" w:author="Matthew Kay" w:date="2016-01-04T16:05:00Z">
          <w:r w:rsidR="00BA0753" w:rsidDel="004870B5">
            <w:delText xml:space="preserve"> effect size</w:delText>
          </w:r>
        </w:del>
      </w:ins>
      <w:ins w:id="707" w:author="Eric Hekler" w:date="2015-12-30T11:35:00Z">
        <w:del w:id="708" w:author="Matthew Kay" w:date="2016-01-04T17:22:00Z">
          <w:r w:rsidR="00234397" w:rsidDel="00EC0AB7">
            <w:delText>,</w:delText>
          </w:r>
        </w:del>
      </w:ins>
      <w:ins w:id="709" w:author="Matthew Kay" w:date="2016-01-04T16:09:00Z">
        <w:r w:rsidR="004870B5">
          <w:t xml:space="preserve"> However, </w:t>
        </w:r>
      </w:ins>
      <w:ins w:id="710" w:author="Matthew Kay" w:date="2016-01-04T16:10:00Z">
        <w:r w:rsidR="004870B5">
          <w:t xml:space="preserve">a log odds ratio of 1.5—the size needed to </w:t>
        </w:r>
      </w:ins>
      <w:ins w:id="711" w:author="Matthew Kay" w:date="2016-01-04T16:13:00Z">
        <w:r w:rsidR="00957F47">
          <w:t>reject the null hypothesis</w:t>
        </w:r>
      </w:ins>
      <w:ins w:id="712" w:author="Matthew Kay" w:date="2016-01-04T16:10:00Z">
        <w:r w:rsidR="004870B5">
          <w:t xml:space="preserve">—would imply </w:t>
        </w:r>
      </w:ins>
      <w:ins w:id="713" w:author="Matthew Kay" w:date="2016-01-04T16:13:00Z">
        <w:r w:rsidR="00957F47">
          <w:t xml:space="preserve">that </w:t>
        </w:r>
      </w:ins>
      <w:ins w:id="714" w:author="Matthew Kay" w:date="2016-01-04T16:10:00Z">
        <w:r w:rsidR="004870B5">
          <w:t>a fast-to-slow indicator would yield an 82% completion rate</w:t>
        </w:r>
      </w:ins>
      <w:ins w:id="715" w:author="Matthew Kay" w:date="2016-01-04T16:14:00Z">
        <w:r w:rsidR="00957F47">
          <w:t xml:space="preserve"> on this survey</w:t>
        </w:r>
      </w:ins>
      <w:ins w:id="716" w:author="Matthew Kay" w:date="2016-01-04T16:10:00Z">
        <w:r w:rsidR="004870B5">
          <w:t xml:space="preserve">. This gross overestimate </w:t>
        </w:r>
      </w:ins>
      <w:ins w:id="717" w:author="Matthew Kay" w:date="2016-01-04T16:14:00Z">
        <w:r w:rsidR="00957F47">
          <w:t xml:space="preserve">exemplifies </w:t>
        </w:r>
      </w:ins>
      <w:ins w:id="718" w:author="Matthew Kay" w:date="2016-01-04T16:10:00Z">
        <w:r w:rsidR="004870B5">
          <w:t>a</w:t>
        </w:r>
      </w:ins>
      <w:ins w:id="719" w:author="Eric Hekler" w:date="2015-12-30T11:35:00Z">
        <w:r w:rsidR="00234397">
          <w:t xml:space="preserve"> </w:t>
        </w:r>
      </w:ins>
      <w:ins w:id="720" w:author="Eric Hekler" w:date="2015-12-30T11:45:00Z">
        <w:del w:id="721" w:author="Matthew Kay" w:date="2016-01-04T16:11:00Z">
          <w:r w:rsidR="00EE6FF4" w:rsidDel="004870B5">
            <w:delText xml:space="preserve">thus </w:delText>
          </w:r>
        </w:del>
      </w:ins>
      <w:ins w:id="722" w:author="Eric Hekler" w:date="2015-12-30T11:35:00Z">
        <w:del w:id="723" w:author="Matthew Kay" w:date="2016-01-04T16:11:00Z">
          <w:r w:rsidR="00EE6FF4" w:rsidDel="004870B5">
            <w:delText>demonstrating</w:delText>
          </w:r>
          <w:r w:rsidR="00234397" w:rsidDel="004870B5">
            <w:delText xml:space="preserve"> </w:delText>
          </w:r>
        </w:del>
      </w:ins>
      <w:ins w:id="724" w:author="Eric Hekler" w:date="2015-12-30T11:16:00Z">
        <w:del w:id="725" w:author="Matthew Kay" w:date="2016-01-04T16:11:00Z">
          <w:r w:rsidR="00BA0753" w:rsidDel="004870B5">
            <w:delText xml:space="preserve">the </w:delText>
          </w:r>
        </w:del>
        <w:r w:rsidR="00BA0753">
          <w:t xml:space="preserve">magnitude error </w:t>
        </w:r>
        <w:del w:id="726" w:author="Matthew Kay" w:date="2016-01-04T16:11:00Z">
          <w:r w:rsidR="00234397" w:rsidDel="004870B5">
            <w:delText>problem</w:delText>
          </w:r>
        </w:del>
      </w:ins>
      <w:ins w:id="727" w:author="Eric Hekler" w:date="2015-12-30T11:19:00Z">
        <w:del w:id="728" w:author="Matthew Kay" w:date="2016-01-04T16:11:00Z">
          <w:r w:rsidR="00BA0753" w:rsidDel="004870B5">
            <w:delText xml:space="preserve"> </w:delText>
          </w:r>
        </w:del>
        <w:r w:rsidR="00BA0753">
          <w:rPr>
            <w:i/>
          </w:rPr>
          <w:fldChar w:fldCharType="begin" w:fldLock="1"/>
        </w:r>
      </w:ins>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ins w:id="729" w:author="Eric Hekler" w:date="2015-12-30T11:19:00Z">
        <w:r w:rsidR="00BA0753">
          <w:rPr>
            <w:i/>
          </w:rPr>
          <w:fldChar w:fldCharType="separate"/>
        </w:r>
      </w:ins>
      <w:r w:rsidR="00B67D45" w:rsidRPr="00B67D45">
        <w:rPr>
          <w:noProof/>
        </w:rPr>
        <w:t>[6]</w:t>
      </w:r>
      <w:ins w:id="730" w:author="Eric Hekler" w:date="2015-12-30T11:19:00Z">
        <w:r w:rsidR="00BA0753">
          <w:rPr>
            <w:i/>
          </w:rPr>
          <w:fldChar w:fldCharType="end"/>
        </w:r>
      </w:ins>
      <w:r>
        <w:t xml:space="preserve">. </w:t>
      </w:r>
      <w:del w:id="731" w:author="Eric Hekler" w:date="2015-12-30T11:14:00Z">
        <w:r w:rsidDel="00BA0753">
          <w:delText>However, e</w:delText>
        </w:r>
      </w:del>
      <w:ins w:id="732" w:author="Eric Hekler" w:date="2015-12-30T11:14:00Z">
        <w:r w:rsidR="00BA0753">
          <w:t>E</w:t>
        </w:r>
      </w:ins>
      <w:r>
        <w:t>ven though we haven’t (in our hypothetical world) studied this particular effect</w:t>
      </w:r>
      <w:del w:id="733" w:author="Eric Hekler" w:date="2015-12-30T11:35:00Z">
        <w:r w:rsidDel="00234397">
          <w:delText xml:space="preserve"> before</w:delText>
        </w:r>
      </w:del>
      <w:r>
        <w:t xml:space="preserve">, we do have </w:t>
      </w:r>
      <w:del w:id="734" w:author="Matthew Kay" w:date="2016-01-04T16:14:00Z">
        <w:r w:rsidDel="00957F47">
          <w:delText xml:space="preserve">some </w:delText>
        </w:r>
      </w:del>
      <w:r>
        <w:t xml:space="preserve">prior knowledge about </w:t>
      </w:r>
      <w:ins w:id="735" w:author="Eric Hekler" w:date="2015-12-30T11:20:00Z">
        <w:r w:rsidR="00BA0753">
          <w:t>anticipated</w:t>
        </w:r>
      </w:ins>
      <w:ins w:id="736" w:author="Eric Hekler" w:date="2015-12-30T11:14:00Z">
        <w:r w:rsidR="00BA0753">
          <w:t xml:space="preserve"> effect sizes</w:t>
        </w:r>
      </w:ins>
      <w:ins w:id="737" w:author="Eric Hekler" w:date="2015-12-30T11:20:00Z">
        <w:r w:rsidR="00BA0753">
          <w:t xml:space="preserve"> </w:t>
        </w:r>
      </w:ins>
      <w:ins w:id="738" w:author="Eric Hekler" w:date="2015-12-30T11:14:00Z">
        <w:r w:rsidR="00234397">
          <w:t xml:space="preserve">based on standard </w:t>
        </w:r>
      </w:ins>
      <w:del w:id="739" w:author="Eric Hekler" w:date="2015-12-30T11:15:00Z">
        <w:r w:rsidDel="00BA0753">
          <w:delText xml:space="preserve">what constitutes </w:delText>
        </w:r>
      </w:del>
      <w:r>
        <w:t xml:space="preserve">small, medium, and large effects in </w:t>
      </w:r>
      <w:del w:id="740" w:author="Eric Hekler" w:date="2015-12-30T11:35:00Z">
        <w:r w:rsidDel="00234397">
          <w:delText xml:space="preserve">studies of </w:delText>
        </w:r>
      </w:del>
      <w:r>
        <w:t>human</w:t>
      </w:r>
      <w:ins w:id="741" w:author="Eric Hekler" w:date="2015-12-30T11:35:00Z">
        <w:r w:rsidR="00234397">
          <w:t>s</w:t>
        </w:r>
      </w:ins>
      <w:del w:id="742" w:author="Eric Hekler" w:date="2015-12-30T11:21:00Z">
        <w:r w:rsidDel="00BA0753">
          <w:delText xml:space="preserve"> behavior</w:delText>
        </w:r>
      </w:del>
      <w:r>
        <w:t xml:space="preserve">. </w:t>
      </w:r>
      <w:r w:rsidR="00ED2D34">
        <w:t xml:space="preserve">In the Bayesian analysis, </w:t>
      </w:r>
      <w:ins w:id="743" w:author="Matthew Kay" w:date="2016-01-04T16:15:00Z">
        <w:r w:rsidR="00957F47">
          <w:t xml:space="preserve">we encode </w:t>
        </w:r>
      </w:ins>
      <w:r w:rsidR="00ED2D34">
        <w:t xml:space="preserve">this </w:t>
      </w:r>
      <w:r>
        <w:t xml:space="preserve">knowledge </w:t>
      </w:r>
      <w:del w:id="744" w:author="Matthew Kay" w:date="2016-01-04T16:15:00Z">
        <w:r w:rsidDel="00957F47">
          <w:delText xml:space="preserve">is encoded </w:delText>
        </w:r>
      </w:del>
      <w:r>
        <w:t>in the prior we set on the effect</w:t>
      </w:r>
      <w:r w:rsidR="00C61C18">
        <w:t xml:space="preserve">; </w:t>
      </w:r>
      <w:del w:id="745" w:author="Eric Hekler" w:date="2015-12-30T11:21:00Z">
        <w:r w:rsidR="00C61C18" w:rsidDel="00BA0753">
          <w:delText xml:space="preserve">here, </w:delText>
        </w:r>
      </w:del>
      <w:r w:rsidR="00C61C18">
        <w:t>we adopt a weakly-informed prior</w:t>
      </w:r>
      <w:ins w:id="746" w:author="Eric Hekler" w:date="2015-12-30T11:46:00Z">
        <w:r w:rsidR="007D1966">
          <w:t xml:space="preserve"> from Gelman</w:t>
        </w:r>
      </w:ins>
      <w:ins w:id="747" w:author="Eric Hekler" w:date="2015-12-30T11:22:00Z">
        <w:r w:rsidR="00BA0753">
          <w:t xml:space="preserve"> </w:t>
        </w:r>
      </w:ins>
      <w:ins w:id="748" w:author="Eric Hekler" w:date="2015-12-30T11:46:00Z">
        <w:r w:rsidR="007D1966">
          <w:fldChar w:fldCharType="begin" w:fldLock="1"/>
        </w:r>
      </w:ins>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ins w:id="749" w:author="Eric Hekler" w:date="2015-12-30T11:46:00Z">
        <w:r w:rsidR="007D1966">
          <w:fldChar w:fldCharType="separate"/>
        </w:r>
      </w:ins>
      <w:r w:rsidR="00B67D45" w:rsidRPr="00B67D45">
        <w:rPr>
          <w:noProof/>
        </w:rPr>
        <w:t>[7]</w:t>
      </w:r>
      <w:ins w:id="750" w:author="Eric Hekler" w:date="2015-12-30T11:46:00Z">
        <w:r w:rsidR="007D1966">
          <w:fldChar w:fldCharType="end"/>
        </w:r>
      </w:ins>
      <w:ins w:id="751" w:author="Greg Nelson" w:date="2016-01-06T15:17:00Z">
        <w:r w:rsidR="0065371A">
          <w:t xml:space="preserve"> </w:t>
        </w:r>
      </w:ins>
      <w:ins w:id="752" w:author="Eric Hekler" w:date="2015-12-30T12:12:00Z">
        <w:del w:id="753" w:author="Greg Nelson" w:date="2016-01-06T15:10:00Z">
          <w:r w:rsidR="003A4BEA" w:rsidDel="00C16DC2">
            <w:delText xml:space="preserve"> (</w:delText>
          </w:r>
        </w:del>
      </w:ins>
      <w:ins w:id="754" w:author="Greg Nelson" w:date="2016-01-06T15:17:00Z">
        <w:r w:rsidR="0065371A">
          <w:t>(w</w:t>
        </w:r>
      </w:ins>
      <w:ins w:id="755" w:author="Eric Hekler" w:date="2015-12-30T12:12:00Z">
        <w:del w:id="756" w:author="Greg Nelson" w:date="2016-01-06T15:17:00Z">
          <w:r w:rsidR="003A4BEA" w:rsidDel="0065371A">
            <w:delText>discussed more in the discussion section</w:delText>
          </w:r>
        </w:del>
      </w:ins>
      <w:ins w:id="757" w:author="Matthew Kay" w:date="2016-01-04T16:12:00Z">
        <w:del w:id="758" w:author="Greg Nelson" w:date="2016-01-06T15:10:00Z">
          <w:r w:rsidR="004870B5" w:rsidDel="00C16DC2">
            <w:delText>w</w:delText>
          </w:r>
        </w:del>
        <w:r w:rsidR="004870B5">
          <w:t xml:space="preserve">e </w:t>
        </w:r>
        <w:del w:id="759" w:author="Greg Nelson" w:date="2016-01-06T15:13:00Z">
          <w:r w:rsidR="004870B5" w:rsidDel="0065371A">
            <w:delText>discuss</w:delText>
          </w:r>
        </w:del>
      </w:ins>
      <w:ins w:id="760" w:author="Greg Nelson" w:date="2016-01-06T15:13:00Z">
        <w:r w:rsidR="0065371A">
          <w:t>address</w:t>
        </w:r>
      </w:ins>
      <w:ins w:id="761" w:author="Matthew Kay" w:date="2016-01-04T16:12:00Z">
        <w:r w:rsidR="004870B5">
          <w:t xml:space="preserve"> prior-setting in more detail </w:t>
        </w:r>
        <w:del w:id="762" w:author="Greg Nelson" w:date="2016-01-06T15:13:00Z">
          <w:r w:rsidR="004870B5" w:rsidDel="00C16DC2">
            <w:delText>later</w:delText>
          </w:r>
        </w:del>
      </w:ins>
      <w:ins w:id="763" w:author="Greg Nelson" w:date="2016-01-06T15:13:00Z">
        <w:r w:rsidR="00C16DC2">
          <w:t>in the discussion</w:t>
        </w:r>
      </w:ins>
      <w:ins w:id="764" w:author="Greg Nelson" w:date="2016-01-06T15:17:00Z">
        <w:r w:rsidR="0065371A">
          <w:t>)</w:t>
        </w:r>
      </w:ins>
      <w:ins w:id="765" w:author="Eric Hekler" w:date="2015-12-30T12:12:00Z">
        <w:del w:id="766" w:author="Greg Nelson" w:date="2016-01-06T15:10:00Z">
          <w:r w:rsidR="003A4BEA" w:rsidDel="00C16DC2">
            <w:delText>)</w:delText>
          </w:r>
        </w:del>
      </w:ins>
      <w:ins w:id="767" w:author="Eric Hekler" w:date="2015-12-30T11:46:00Z">
        <w:r w:rsidR="003A4BEA">
          <w:t>.</w:t>
        </w:r>
      </w:ins>
      <w:del w:id="768" w:author="Eric Hekler" w:date="2015-12-30T11:46:00Z">
        <w:r w:rsidR="00C61C18" w:rsidDel="007D1966">
          <w:delText xml:space="preserve"> </w:delText>
        </w:r>
      </w:del>
      <w:del w:id="769" w:author="Eric Hekler" w:date="2015-12-30T11:21:00Z">
        <w:r w:rsidDel="00BA0753">
          <w:delText>from Gelman</w:delText>
        </w:r>
        <w:r w:rsidR="00D67EE2" w:rsidDel="00BA0753">
          <w:delText xml:space="preserve"> </w:delText>
        </w:r>
      </w:del>
      <w:del w:id="770"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771" w:author="Eric Hekler" w:date="2015-12-30T11:46:00Z">
        <w:del w:id="772"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773" w:author="Eric Hekler" w:date="2015-12-30T11:23:00Z">
        <w:del w:id="774" w:author="Matthew Kay" w:date="2016-01-07T23:32:00Z">
          <w:r w:rsidR="00BA0753" w:rsidDel="004B7D80">
            <w:delText>when</w:delText>
          </w:r>
        </w:del>
      </w:ins>
      <w:ins w:id="775" w:author="Matthew Kay" w:date="2016-01-07T23:32:00Z">
        <w:r w:rsidR="004B7D80">
          <w:t>with</w:t>
        </w:r>
      </w:ins>
      <w:ins w:id="776" w:author="Eric Hekler" w:date="2015-12-30T11:23:00Z">
        <w:r w:rsidR="00BA0753">
          <w:t xml:space="preserve"> larger samples </w:t>
        </w:r>
        <w:del w:id="777" w:author="Matthew Kay" w:date="2016-01-07T23:32:00Z">
          <w:r w:rsidR="00BA0753" w:rsidDel="004B7D80">
            <w:delText xml:space="preserve">are available </w:delText>
          </w:r>
        </w:del>
        <w:r w:rsidR="00BA0753">
          <w:t xml:space="preserve">(e.g., our </w:t>
        </w:r>
      </w:ins>
      <w:del w:id="778" w:author="Eric Hekler" w:date="2015-12-30T11:23:00Z">
        <w:r w:rsidDel="00BA0753">
          <w:delText xml:space="preserve">while our prior had only a small effect on estimates in the </w:delText>
        </w:r>
      </w:del>
      <w:r>
        <w:t>200-participant experiments</w:t>
      </w:r>
      <w:ins w:id="779" w:author="Eric Hekler" w:date="2015-12-30T11:23:00Z">
        <w:r w:rsidR="00BA0753">
          <w:t>)</w:t>
        </w:r>
      </w:ins>
      <w:ins w:id="780" w:author="Eric Hekler" w:date="2015-12-30T11:24:00Z">
        <w:r w:rsidR="00BA0753">
          <w:t xml:space="preserve"> the evidence more</w:t>
        </w:r>
        <w:r w:rsidR="007D1966">
          <w:t xml:space="preserve"> strongly influences the</w:t>
        </w:r>
        <w:r w:rsidR="00BA0753">
          <w:t xml:space="preserve"> estimate</w:t>
        </w:r>
      </w:ins>
      <w:del w:id="781" w:author="Eric Hekler" w:date="2015-12-30T11:24:00Z">
        <w:r w:rsidDel="00BA0753">
          <w:delText xml:space="preserve"> (where we had enough evidence to easily shift a diffuse prior)</w:delText>
        </w:r>
      </w:del>
      <w:ins w:id="782" w:author="Eric Hekler" w:date="2015-12-30T11:24:00Z">
        <w:r w:rsidR="00BA0753">
          <w:t>.</w:t>
        </w:r>
      </w:ins>
      <w:del w:id="783" w:author="Eric Hekler" w:date="2015-12-30T11:24:00Z">
        <w:r w:rsidDel="00BA0753">
          <w:delText>,</w:delText>
        </w:r>
      </w:del>
      <w:r>
        <w:t xml:space="preserve"> </w:t>
      </w:r>
      <w:del w:id="784" w:author="Eric Hekler" w:date="2015-12-30T11:24:00Z">
        <w:r w:rsidDel="00BA0753">
          <w:delText xml:space="preserve">with </w:delText>
        </w:r>
      </w:del>
      <w:ins w:id="785" w:author="Eric Hekler" w:date="2015-12-30T11:24:00Z">
        <w:r w:rsidR="00BA0753">
          <w:t xml:space="preserve">With </w:t>
        </w:r>
      </w:ins>
      <w:r>
        <w:t>only 20 participants</w:t>
      </w:r>
      <w:ins w:id="786" w:author="Eric Hekler" w:date="2015-12-30T11:24:00Z">
        <w:r w:rsidR="00BA0753">
          <w:t xml:space="preserve">, </w:t>
        </w:r>
      </w:ins>
      <w:ins w:id="787" w:author="Matthew Kay" w:date="2016-01-04T17:23:00Z">
        <w:r w:rsidR="00EC0AB7">
          <w:t xml:space="preserve">the </w:t>
        </w:r>
      </w:ins>
      <w:ins w:id="788" w:author="Eric Hekler" w:date="2015-12-30T11:24:00Z">
        <w:r w:rsidR="00BA0753">
          <w:t>prior</w:t>
        </w:r>
        <w:del w:id="789" w:author="Matthew Kay" w:date="2016-01-04T17:23:00Z">
          <w:r w:rsidR="00BA0753" w:rsidDel="00EC0AB7">
            <w:delText>s</w:delText>
          </w:r>
        </w:del>
        <w:r w:rsidR="00BA0753">
          <w:t xml:space="preserve"> </w:t>
        </w:r>
        <w:del w:id="790" w:author="Matthew Kay" w:date="2016-01-04T16:15:00Z">
          <w:r w:rsidR="00BA0753" w:rsidDel="00957F47">
            <w:delText xml:space="preserve">will </w:delText>
          </w:r>
        </w:del>
        <w:r w:rsidR="00BA0753">
          <w:t>ha</w:t>
        </w:r>
      </w:ins>
      <w:ins w:id="791" w:author="Matthew Kay" w:date="2016-01-04T17:23:00Z">
        <w:r w:rsidR="00EC0AB7">
          <w:t>s</w:t>
        </w:r>
      </w:ins>
      <w:ins w:id="792" w:author="Eric Hekler" w:date="2015-12-30T11:24:00Z">
        <w:del w:id="793" w:author="Matthew Kay" w:date="2016-01-04T17:23:00Z">
          <w:r w:rsidR="00BA0753" w:rsidDel="00EC0AB7">
            <w:delText>ve</w:delText>
          </w:r>
        </w:del>
        <w:r w:rsidR="00BA0753">
          <w:t xml:space="preserve"> more influence. </w:t>
        </w:r>
      </w:ins>
      <w:del w:id="794" w:author="Eric Hekler" w:date="2015-12-30T11:24:00Z">
        <w:r w:rsidDel="00BA0753">
          <w:delText xml:space="preserve"> our prior has more influence. </w:delText>
        </w:r>
      </w:del>
      <w:ins w:id="795" w:author="Eric Hekler" w:date="2015-12-30T09:39:00Z">
        <w:r w:rsidR="00854312">
          <w:t xml:space="preserve">This </w:t>
        </w:r>
        <w:del w:id="796" w:author="Matthew Kay" w:date="2016-01-04T17:23:00Z">
          <w:r w:rsidR="00854312" w:rsidDel="00EC0AB7">
            <w:delText xml:space="preserve">is advantageous as it </w:delText>
          </w:r>
        </w:del>
        <w:r w:rsidR="00854312">
          <w:t xml:space="preserve">enables </w:t>
        </w:r>
      </w:ins>
      <w:ins w:id="797" w:author="Matthew Kay" w:date="2016-01-04T16:15:00Z">
        <w:r w:rsidR="00957F47">
          <w:lastRenderedPageBreak/>
          <w:t xml:space="preserve">us to quantify </w:t>
        </w:r>
      </w:ins>
      <w:ins w:id="798" w:author="Eric Hekler" w:date="2015-12-30T09:39:00Z">
        <w:del w:id="799" w:author="Matthew Kay" w:date="2016-01-04T16:15:00Z">
          <w:r w:rsidR="00854312" w:rsidDel="00957F47">
            <w:delText xml:space="preserve">quantification of </w:delText>
          </w:r>
        </w:del>
      </w:ins>
      <w:ins w:id="800" w:author="Matthew Kay" w:date="2016-01-04T16:15:00Z">
        <w:r w:rsidR="00957F47">
          <w:t xml:space="preserve">our </w:t>
        </w:r>
      </w:ins>
      <w:ins w:id="801" w:author="Eric Hekler" w:date="2015-12-30T09:39:00Z">
        <w:r w:rsidR="00854312">
          <w:t>skepticism</w:t>
        </w:r>
      </w:ins>
      <w:ins w:id="802" w:author="Eric Hekler" w:date="2015-12-30T09:40:00Z">
        <w:r w:rsidR="00854312">
          <w:t xml:space="preserve"> </w:t>
        </w:r>
      </w:ins>
      <w:ins w:id="803" w:author="Eric Hekler" w:date="2015-12-30T11:25:00Z">
        <w:del w:id="804" w:author="Matthew Kay" w:date="2016-01-04T17:23:00Z">
          <w:r w:rsidR="00BA0753" w:rsidDel="00EC0AB7">
            <w:delText xml:space="preserve">to </w:delText>
          </w:r>
        </w:del>
      </w:ins>
      <w:ins w:id="805" w:author="Matthew Kay" w:date="2016-01-04T17:23:00Z">
        <w:r w:rsidR="00EC0AB7">
          <w:t xml:space="preserve">and </w:t>
        </w:r>
      </w:ins>
      <w:ins w:id="806" w:author="Eric Hekler" w:date="2015-12-30T11:25:00Z">
        <w:del w:id="807" w:author="Matthew Kay" w:date="2016-01-04T16:16:00Z">
          <w:r w:rsidR="00BA0753" w:rsidDel="00957F47">
            <w:delText xml:space="preserve">help </w:delText>
          </w:r>
        </w:del>
        <w:r w:rsidR="00BA0753">
          <w:t xml:space="preserve">mitigate the risk of </w:t>
        </w:r>
      </w:ins>
      <w:ins w:id="808" w:author="Matthew Kay" w:date="2016-01-04T16:16:00Z">
        <w:r w:rsidR="00957F47">
          <w:t xml:space="preserve">making </w:t>
        </w:r>
      </w:ins>
      <w:ins w:id="809" w:author="Eric Hekler" w:date="2015-12-30T11:25:00Z">
        <w:del w:id="810" w:author="Matthew Kay" w:date="2016-01-04T16:16:00Z">
          <w:r w:rsidR="00BA0753" w:rsidDel="00957F47">
            <w:delText xml:space="preserve">the </w:delText>
          </w:r>
        </w:del>
      </w:ins>
      <w:ins w:id="811" w:author="Matthew Kay" w:date="2016-01-04T16:16:00Z">
        <w:r w:rsidR="00957F47">
          <w:t xml:space="preserve">a </w:t>
        </w:r>
      </w:ins>
      <w:ins w:id="812" w:author="Eric Hekler" w:date="2015-12-30T11:25:00Z">
        <w:r w:rsidR="00BA0753">
          <w:t>magnitude error</w:t>
        </w:r>
      </w:ins>
      <w:ins w:id="813" w:author="Eric Hekler" w:date="2015-12-30T11:46:00Z">
        <w:r w:rsidR="007D1966">
          <w:t xml:space="preserve"> in small samples</w:t>
        </w:r>
      </w:ins>
      <w:ins w:id="814" w:author="Eric Hekler" w:date="2015-12-30T09:39:00Z">
        <w:r w:rsidR="00854312">
          <w:t xml:space="preserve">. </w:t>
        </w:r>
      </w:ins>
      <w:r>
        <w:t xml:space="preserve">In the frequentist world we might intuitively dismiss </w:t>
      </w:r>
      <w:del w:id="815" w:author="Eric Hekler" w:date="2015-12-30T11:47:00Z">
        <w:r w:rsidDel="007D1966">
          <w:delText xml:space="preserve">overly </w:delText>
        </w:r>
      </w:del>
      <w:r>
        <w:t>large effect sizes in small studies as unreasonable</w:t>
      </w:r>
      <w:ins w:id="816" w:author="Eric Hekler" w:date="2015-12-30T09:39:00Z">
        <w:r w:rsidR="00854312">
          <w:t xml:space="preserve">, but not have a </w:t>
        </w:r>
        <w:del w:id="817" w:author="Matthew Kay" w:date="2016-01-04T16:16:00Z">
          <w:r w:rsidR="00854312" w:rsidDel="00957F47">
            <w:delText xml:space="preserve">mathematical </w:delText>
          </w:r>
        </w:del>
      </w:ins>
      <w:ins w:id="818" w:author="Matthew Kay" w:date="2016-01-04T16:16:00Z">
        <w:r w:rsidR="00957F47">
          <w:t xml:space="preserve">formal </w:t>
        </w:r>
      </w:ins>
      <w:ins w:id="819" w:author="Eric Hekler" w:date="2015-12-30T09:39:00Z">
        <w:r w:rsidR="00854312">
          <w:t xml:space="preserve">way </w:t>
        </w:r>
        <w:del w:id="820" w:author="Matthew Kay" w:date="2016-01-04T16:16:00Z">
          <w:r w:rsidR="00854312" w:rsidDel="00957F47">
            <w:delText xml:space="preserve">of </w:delText>
          </w:r>
        </w:del>
      </w:ins>
      <w:ins w:id="821" w:author="Matthew Kay" w:date="2016-01-04T16:16:00Z">
        <w:r w:rsidR="00957F47">
          <w:t xml:space="preserve">to </w:t>
        </w:r>
      </w:ins>
      <w:ins w:id="822" w:author="Eric Hekler" w:date="2015-12-30T09:39:00Z">
        <w:r w:rsidR="00854312">
          <w:t>specify</w:t>
        </w:r>
        <w:del w:id="823" w:author="Matthew Kay" w:date="2016-01-04T16:16:00Z">
          <w:r w:rsidR="00854312" w:rsidDel="00957F47">
            <w:delText>ing</w:delText>
          </w:r>
        </w:del>
        <w:r w:rsidR="00854312">
          <w:t xml:space="preserve"> this skepticism</w:t>
        </w:r>
      </w:ins>
      <w:ins w:id="824" w:author="Greg Nelson" w:date="2016-01-06T15:18:00Z">
        <w:r w:rsidR="0065371A">
          <w:t xml:space="preserve">. </w:t>
        </w:r>
      </w:ins>
      <w:del w:id="825" w:author="Greg Nelson" w:date="2016-01-06T15:18:00Z">
        <w:r w:rsidDel="0065371A">
          <w:delText xml:space="preserve">; </w:delText>
        </w:r>
      </w:del>
      <w:del w:id="826" w:author="Greg Nelson" w:date="2016-01-06T15:19:00Z">
        <w:r w:rsidDel="0065371A">
          <w:delText>i</w:delText>
        </w:r>
      </w:del>
      <w:ins w:id="827" w:author="Greg Nelson" w:date="2016-01-06T15:19:00Z">
        <w:r w:rsidR="0065371A">
          <w:t>I</w:t>
        </w:r>
      </w:ins>
      <w:r>
        <w:t>n the Bayesian world we</w:t>
      </w:r>
      <w:r w:rsidR="00ED2D34">
        <w:t xml:space="preserve"> can consistently and quantitatively apply</w:t>
      </w:r>
      <w:r>
        <w:t xml:space="preserve"> this intuition </w:t>
      </w:r>
      <w:ins w:id="828" w:author="Eric Hekler" w:date="2015-12-30T09:39:00Z">
        <w:del w:id="829" w:author="Matthew Kay" w:date="2016-01-04T16:17:00Z">
          <w:r w:rsidR="00854312" w:rsidDel="00957F47">
            <w:delText>of skepticism</w:delText>
          </w:r>
        </w:del>
      </w:ins>
      <w:ins w:id="830" w:author="Eric Hekler" w:date="2015-12-30T09:40:00Z">
        <w:del w:id="831"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32" w:author="Eric Hekler" w:date="2015-12-30T09:55:00Z"/>
        </w:rPr>
      </w:pPr>
      <w:r>
        <w:t>We can see the effects of shrinkage by comparing a</w:t>
      </w:r>
      <w:ins w:id="833" w:author="Matthew Kay" w:date="2016-01-04T16:18:00Z">
        <w:r w:rsidR="00957F47">
          <w:t>n</w:t>
        </w:r>
      </w:ins>
      <w:ins w:id="834" w:author="Eric Hekler" w:date="2015-12-30T12:13:00Z">
        <w:r w:rsidR="003A4BEA">
          <w:t xml:space="preserve"> </w:t>
        </w:r>
      </w:ins>
      <w:ins w:id="835" w:author="Eric Hekler" w:date="2015-12-30T11:48:00Z">
        <w:r w:rsidR="007D1966">
          <w:t xml:space="preserve">inflated </w:t>
        </w:r>
      </w:ins>
      <w:del w:id="836" w:author="Eric Hekler" w:date="2015-12-30T11:48:00Z">
        <w:r w:rsidDel="007D1966">
          <w:delText xml:space="preserve"> large </w:delText>
        </w:r>
      </w:del>
      <w:r>
        <w:t xml:space="preserve">estimate </w:t>
      </w:r>
      <w:ins w:id="837"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F159D7">
        <w:t xml:space="preserve">Figure </w:t>
      </w:r>
      <w:r w:rsidR="00F159D7">
        <w:rPr>
          <w:noProof/>
        </w:rPr>
        <w:t>3</w:t>
      </w:r>
      <w:r w:rsidR="00C61C18">
        <w:fldChar w:fldCharType="end"/>
      </w:r>
      <w:r w:rsidR="00B333C0">
        <w:t>).</w:t>
      </w:r>
      <w:r w:rsidR="00C61C18">
        <w:t xml:space="preserve"> </w:t>
      </w:r>
      <w:ins w:id="838" w:author="Matthew Kay" w:date="2016-01-04T16:18:00Z">
        <w:r w:rsidR="00957F47">
          <w:t>Compared to the frequentist estimate, t</w:t>
        </w:r>
      </w:ins>
      <w:del w:id="839" w:author="Matthew Kay" w:date="2016-01-04T16:19:00Z">
        <w:r w:rsidDel="00957F47">
          <w:delText>T</w:delText>
        </w:r>
      </w:del>
      <w:r>
        <w:t xml:space="preserve">he Bayesian </w:t>
      </w:r>
      <w:del w:id="840" w:author="Matthew Kay" w:date="2016-01-04T16:19:00Z">
        <w:r w:rsidDel="00957F47">
          <w:delText xml:space="preserve">approach </w:delText>
        </w:r>
      </w:del>
      <w:ins w:id="841" w:author="Matthew Kay" w:date="2016-01-04T16:19:00Z">
        <w:r w:rsidR="00957F47">
          <w:t xml:space="preserve">estimate is </w:t>
        </w:r>
      </w:ins>
      <w:r>
        <w:t>shr</w:t>
      </w:r>
      <w:ins w:id="842" w:author="Matthew Kay" w:date="2016-01-04T16:19:00Z">
        <w:r w:rsidR="00957F47">
          <w:t>u</w:t>
        </w:r>
      </w:ins>
      <w:del w:id="843" w:author="Matthew Kay" w:date="2016-01-04T16:19:00Z">
        <w:r w:rsidDel="00957F47">
          <w:delText>i</w:delText>
        </w:r>
      </w:del>
      <w:r>
        <w:t>nk</w:t>
      </w:r>
      <w:del w:id="844" w:author="Matthew Kay" w:date="2016-01-04T16:19:00Z">
        <w:r w:rsidDel="00957F47">
          <w:delText xml:space="preserve">s the unreasonably large estimate </w:delText>
        </w:r>
      </w:del>
      <w:ins w:id="845" w:author="Eric Hekler" w:date="2015-12-30T11:26:00Z">
        <w:del w:id="846" w:author="Matthew Kay" w:date="2016-01-04T16:19:00Z">
          <w:r w:rsidR="00234397" w:rsidDel="00957F47">
            <w:delText>from the data more</w:delText>
          </w:r>
        </w:del>
        <w:r w:rsidR="00234397">
          <w:t xml:space="preserve"> towards</w:t>
        </w:r>
      </w:ins>
      <w:del w:id="847" w:author="Eric Hekler" w:date="2015-12-30T11:26:00Z">
        <w:r w:rsidDel="00234397">
          <w:delText>a little bit towards</w:delText>
        </w:r>
      </w:del>
      <w:r>
        <w:t xml:space="preserve"> 0</w:t>
      </w:r>
      <w:ins w:id="848" w:author="Eric Hekler" w:date="2015-12-30T11:26:00Z">
        <w:del w:id="849" w:author="Matthew Kay" w:date="2016-01-04T16:19:00Z">
          <w:r w:rsidR="00234397" w:rsidDel="00957F47">
            <w:delText xml:space="preserve"> compared to the NHST</w:delText>
          </w:r>
        </w:del>
      </w:ins>
      <w:ins w:id="850" w:author="Eric Hekler" w:date="2015-12-30T09:41:00Z">
        <w:r w:rsidR="00EE6FF4">
          <w:t xml:space="preserve">. </w:t>
        </w:r>
      </w:ins>
      <w:del w:id="851" w:author="Eric Hekler" w:date="2015-12-30T09:41:00Z">
        <w:r w:rsidDel="00854312">
          <w:delText>, reflecting our skepticism.</w:delText>
        </w:r>
      </w:del>
      <w:del w:id="852" w:author="Eric Hekler" w:date="2015-12-30T11:37:00Z">
        <w:r w:rsidDel="00EE6FF4">
          <w:delText xml:space="preserve"> </w:delText>
        </w:r>
      </w:del>
      <w:r>
        <w:t xml:space="preserve">The resulting posterior is still quite diffuse: we haven’t learned all that much from the small study. </w:t>
      </w:r>
      <w:ins w:id="853" w:author="Eric Hekler" w:date="2015-12-30T09:35:00Z">
        <w:r w:rsidR="00234397">
          <w:t>That said, we did</w:t>
        </w:r>
      </w:ins>
      <w:del w:id="854" w:author="Eric Hekler" w:date="2015-12-30T09:35:00Z">
        <w:r w:rsidDel="00854312">
          <w:delText>But what we have</w:delText>
        </w:r>
      </w:del>
      <w:r>
        <w:t xml:space="preserve"> learn</w:t>
      </w:r>
      <w:ins w:id="855" w:author="Eric Hekler" w:date="2015-12-30T09:35:00Z">
        <w:r w:rsidR="00234397">
          <w:t xml:space="preserve"> </w:t>
        </w:r>
        <w:del w:id="856" w:author="Matthew Kay" w:date="2016-01-04T16:19:00Z">
          <w:r w:rsidR="00234397" w:rsidRPr="00957F47" w:rsidDel="00957F47">
            <w:rPr>
              <w:i/>
              <w:rPrChange w:id="857" w:author="Matthew Kay" w:date="2016-01-04T16:19:00Z">
                <w:rPr/>
              </w:rPrChange>
            </w:rPr>
            <w:delText>SOMETHING</w:delText>
          </w:r>
        </w:del>
      </w:ins>
      <w:ins w:id="858" w:author="Matthew Kay" w:date="2016-01-04T16:19:00Z">
        <w:r w:rsidR="00957F47" w:rsidRPr="00957F47">
          <w:rPr>
            <w:i/>
            <w:rPrChange w:id="859" w:author="Matthew Kay" w:date="2016-01-04T16:19:00Z">
              <w:rPr/>
            </w:rPrChange>
          </w:rPr>
          <w:t>something</w:t>
        </w:r>
      </w:ins>
      <w:ins w:id="860" w:author="Eric Hekler" w:date="2015-12-30T09:42:00Z">
        <w:r w:rsidR="00854312">
          <w:t xml:space="preserve"> from our 20 participants</w:t>
        </w:r>
      </w:ins>
      <w:ins w:id="861" w:author="Matthew Kay" w:date="2016-01-04T16:19:00Z">
        <w:r w:rsidR="00957F47">
          <w:t xml:space="preserve">: The Bayesian analysis weights </w:t>
        </w:r>
      </w:ins>
      <w:ins w:id="862" w:author="Eric Hekler" w:date="2015-12-30T09:42:00Z">
        <w:del w:id="863" w:author="Matthew Kay" w:date="2016-01-04T16:21:00Z">
          <w:r w:rsidR="00854312" w:rsidDel="00957F47">
            <w:delText xml:space="preserve"> </w:delText>
          </w:r>
        </w:del>
        <w:del w:id="864" w:author="Matthew Kay" w:date="2016-01-04T16:20:00Z">
          <w:r w:rsidR="00854312" w:rsidDel="00957F47">
            <w:delText xml:space="preserve">and that information </w:delText>
          </w:r>
        </w:del>
        <w:del w:id="865" w:author="Matthew Kay" w:date="2016-01-04T16:21:00Z">
          <w:r w:rsidR="00854312" w:rsidDel="00957F47">
            <w:delText xml:space="preserve">we learned is </w:delText>
          </w:r>
        </w:del>
      </w:ins>
      <w:del w:id="866" w:author="Matthew Kay" w:date="2016-01-04T16:21:00Z">
        <w:r w:rsidDel="00957F47">
          <w:delText>ed is reasonable in proportion</w:delText>
        </w:r>
      </w:del>
      <w:ins w:id="867" w:author="Eric Hekler" w:date="2015-12-30T09:42:00Z">
        <w:del w:id="868" w:author="Matthew Kay" w:date="2016-01-04T16:21:00Z">
          <w:r w:rsidR="00854312" w:rsidDel="00957F47">
            <w:delText>ally adjust</w:delText>
          </w:r>
        </w:del>
      </w:ins>
      <w:ins w:id="869" w:author="Eric Hekler" w:date="2015-12-30T09:51:00Z">
        <w:del w:id="870" w:author="Matthew Kay" w:date="2016-01-04T16:21:00Z">
          <w:r w:rsidR="00E020A4" w:rsidDel="00957F47">
            <w:delText>ed</w:delText>
          </w:r>
        </w:del>
      </w:ins>
      <w:del w:id="871" w:author="Matthew Kay" w:date="2016-01-04T16:21:00Z">
        <w:r w:rsidDel="00957F47">
          <w:delText xml:space="preserve"> </w:delText>
        </w:r>
      </w:del>
      <w:del w:id="872" w:author="Matthew Kay" w:date="2016-01-04T16:20:00Z">
        <w:r w:rsidDel="00957F47">
          <w:delText xml:space="preserve">to </w:delText>
        </w:r>
      </w:del>
      <w:r>
        <w:t>what we knew before</w:t>
      </w:r>
      <w:ins w:id="873" w:author="Eric Hekler" w:date="2015-12-30T09:52:00Z">
        <w:r w:rsidR="00E020A4">
          <w:t xml:space="preserve"> (</w:t>
        </w:r>
      </w:ins>
      <w:ins w:id="874" w:author="Matthew Kay" w:date="2016-01-04T16:20:00Z">
        <w:r w:rsidR="00957F47">
          <w:t xml:space="preserve">specifically, that </w:t>
        </w:r>
      </w:ins>
      <w:ins w:id="875" w:author="Eric Hekler" w:date="2015-12-30T11:27:00Z">
        <w:r w:rsidR="00234397">
          <w:t>small effect sizes are generally anticipated if nothing more is known</w:t>
        </w:r>
      </w:ins>
      <w:ins w:id="876" w:author="Eric Hekler" w:date="2015-12-30T09:52:00Z">
        <w:r w:rsidR="00E020A4">
          <w:t>)</w:t>
        </w:r>
      </w:ins>
      <w:r>
        <w:t xml:space="preserve"> </w:t>
      </w:r>
      <w:ins w:id="877" w:author="Matthew Kay" w:date="2016-01-04T16:21:00Z">
        <w:r w:rsidR="00957F47">
          <w:t xml:space="preserve">against </w:t>
        </w:r>
      </w:ins>
      <w:del w:id="878" w:author="Matthew Kay" w:date="2016-01-04T16:21:00Z">
        <w:r w:rsidDel="00957F47">
          <w:delText xml:space="preserve">and </w:delText>
        </w:r>
      </w:del>
      <w:r>
        <w:t>how much evidence</w:t>
      </w:r>
      <w:ins w:id="879" w:author="Eric Hekler" w:date="2015-12-30T09:42:00Z">
        <w:r w:rsidR="00854312">
          <w:t xml:space="preserve"> </w:t>
        </w:r>
        <w:del w:id="880" w:author="Matthew Kay" w:date="2016-01-04T16:21:00Z">
          <w:r w:rsidR="00854312" w:rsidDel="00957F47">
            <w:delText>(in this case participants)</w:delText>
          </w:r>
        </w:del>
      </w:ins>
      <w:del w:id="881" w:author="Matthew Kay" w:date="2016-01-04T16:21:00Z">
        <w:r w:rsidDel="00957F47">
          <w:delText xml:space="preserve"> </w:delText>
        </w:r>
      </w:del>
      <w:r>
        <w:t>we have</w:t>
      </w:r>
      <w:ins w:id="882" w:author="Matthew Kay" w:date="2016-01-04T16:21:00Z">
        <w:r w:rsidR="00957F47">
          <w:t xml:space="preserve"> (in this case, </w:t>
        </w:r>
      </w:ins>
      <w:ins w:id="883" w:author="Matthew Kay" w:date="2016-01-04T16:22:00Z">
        <w:r w:rsidR="00957F47">
          <w:t xml:space="preserve">observations of a small number of </w:t>
        </w:r>
      </w:ins>
      <w:ins w:id="884" w:author="Matthew Kay" w:date="2016-01-04T16:21:00Z">
        <w:r w:rsidR="00957F47">
          <w:t>participants)</w:t>
        </w:r>
      </w:ins>
      <w:r>
        <w:t>.</w:t>
      </w:r>
      <w:ins w:id="885"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86" w:author="Eric Hekler" w:date="2015-12-30T09:52:00Z">
        <w:r>
          <w:t>Overall, Bayesian</w:t>
        </w:r>
      </w:ins>
      <w:ins w:id="887" w:author="Eric Hekler" w:date="2015-12-30T11:09:00Z">
        <w:r w:rsidR="00BA0753">
          <w:t xml:space="preserve"> analyses</w:t>
        </w:r>
      </w:ins>
      <w:ins w:id="888" w:author="Eric Hekler" w:date="2015-12-30T09:52:00Z">
        <w:r w:rsidR="00BA0753">
          <w:t xml:space="preserve"> allow</w:t>
        </w:r>
        <w:r w:rsidR="00EE6FF4">
          <w:t xml:space="preserve"> for </w:t>
        </w:r>
      </w:ins>
      <w:ins w:id="889" w:author="Eric Hekler" w:date="2015-12-30T11:39:00Z">
        <w:r w:rsidR="00EE6FF4">
          <w:t>information</w:t>
        </w:r>
      </w:ins>
      <w:ins w:id="890" w:author="Eric Hekler" w:date="2015-12-30T09:52:00Z">
        <w:r>
          <w:t xml:space="preserve"> to be </w:t>
        </w:r>
      </w:ins>
      <w:ins w:id="891" w:author="Eric Hekler" w:date="2015-12-30T11:39:00Z">
        <w:r w:rsidR="00EE6FF4">
          <w:t>gleaned</w:t>
        </w:r>
      </w:ins>
      <w:ins w:id="892" w:author="Eric Hekler" w:date="2015-12-30T09:52:00Z">
        <w:r>
          <w:t xml:space="preserve"> </w:t>
        </w:r>
      </w:ins>
      <w:ins w:id="893" w:author="Eric Hekler" w:date="2015-12-30T09:55:00Z">
        <w:del w:id="894" w:author="Matthew Kay" w:date="2016-01-04T16:24:00Z">
          <w:r w:rsidDel="004E55EC">
            <w:delText xml:space="preserve">that </w:delText>
          </w:r>
        </w:del>
      </w:ins>
      <w:ins w:id="895" w:author="Matthew Kay" w:date="2016-01-04T16:22:00Z">
        <w:r w:rsidR="004E55EC">
          <w:t xml:space="preserve">in </w:t>
        </w:r>
      </w:ins>
      <w:ins w:id="896" w:author="Eric Hekler" w:date="2015-12-30T09:55:00Z">
        <w:del w:id="897" w:author="Matthew Kay" w:date="2016-01-04T16:22:00Z">
          <w:r w:rsidDel="004E55EC">
            <w:delText xml:space="preserve">is </w:delText>
          </w:r>
        </w:del>
        <w:r>
          <w:t>proportion</w:t>
        </w:r>
        <w:del w:id="898" w:author="Matthew Kay" w:date="2016-01-04T16:22:00Z">
          <w:r w:rsidDel="004E55EC">
            <w:delText>al</w:delText>
          </w:r>
        </w:del>
        <w:r>
          <w:t xml:space="preserve"> to the </w:t>
        </w:r>
      </w:ins>
      <w:ins w:id="899" w:author="Matthew Kay" w:date="2016-01-04T16:22:00Z">
        <w:r w:rsidR="004E55EC">
          <w:t xml:space="preserve">strength of </w:t>
        </w:r>
      </w:ins>
      <w:ins w:id="900" w:author="Eric Hekler" w:date="2015-12-30T09:55:00Z">
        <w:del w:id="901" w:author="Matthew Kay" w:date="2016-01-04T16:22:00Z">
          <w:r w:rsidDel="004E55EC">
            <w:delText xml:space="preserve">amount of </w:delText>
          </w:r>
        </w:del>
        <w:r>
          <w:t>available</w:t>
        </w:r>
      </w:ins>
      <w:ins w:id="902" w:author="Eric Hekler" w:date="2015-12-30T11:39:00Z">
        <w:r w:rsidR="00EE6FF4">
          <w:t xml:space="preserve"> evidence</w:t>
        </w:r>
      </w:ins>
      <w:ins w:id="903" w:author="Eric Hekler" w:date="2015-12-30T09:52:00Z">
        <w:r>
          <w:t>. In contrast,</w:t>
        </w:r>
      </w:ins>
      <w:ins w:id="904" w:author="Eric Hekler" w:date="2015-12-30T11:38:00Z">
        <w:r w:rsidR="00EE6FF4">
          <w:t xml:space="preserve"> estimates from individual small sample studies </w:t>
        </w:r>
      </w:ins>
      <w:ins w:id="905" w:author="Matthew Kay" w:date="2016-01-04T16:23:00Z">
        <w:r w:rsidR="004E55EC">
          <w:t xml:space="preserve">in the frequentist world </w:t>
        </w:r>
      </w:ins>
      <w:ins w:id="906" w:author="Eric Hekler" w:date="2015-12-30T11:38:00Z">
        <w:del w:id="907" w:author="Matthew Kay" w:date="2016-01-04T16:23:00Z">
          <w:r w:rsidR="00EE6FF4" w:rsidDel="004E55EC">
            <w:delText xml:space="preserve">will </w:delText>
          </w:r>
        </w:del>
      </w:ins>
      <w:ins w:id="908" w:author="Matthew Kay" w:date="2016-01-04T16:23:00Z">
        <w:r w:rsidR="004E55EC">
          <w:t xml:space="preserve">are </w:t>
        </w:r>
      </w:ins>
      <w:ins w:id="909" w:author="Eric Hekler" w:date="2015-12-30T11:38:00Z">
        <w:r w:rsidR="00EE6FF4">
          <w:t xml:space="preserve">only </w:t>
        </w:r>
        <w:del w:id="910" w:author="Matthew Kay" w:date="2016-01-04T16:23:00Z">
          <w:r w:rsidR="00EE6FF4" w:rsidDel="004E55EC">
            <w:delText xml:space="preserve">be </w:delText>
          </w:r>
        </w:del>
        <w:r w:rsidR="00EE6FF4">
          <w:t xml:space="preserve">corrected via meta-analysis. </w:t>
        </w:r>
      </w:ins>
      <w:del w:id="911" w:author="Eric Hekler" w:date="2015-12-30T09:54:00Z">
        <w:r w:rsidR="0002541C" w:rsidDel="00E020A4">
          <w:delText xml:space="preserve"> This posterior still advances the knowledge of the field such that subsequent studies will be more precise</w:delText>
        </w:r>
      </w:del>
      <w:ins w:id="912" w:author="Matthew Kay" w:date="2015-12-27T13:57:00Z">
        <w:del w:id="913" w:author="Eric Hekler" w:date="2015-12-30T09:54:00Z">
          <w:r w:rsidR="00466059" w:rsidDel="00E020A4">
            <w:delText>—</w:delText>
          </w:r>
        </w:del>
      </w:ins>
      <w:del w:id="914" w:author="Eric Hekler" w:date="2015-12-30T09:54:00Z">
        <w:r w:rsidR="0002541C" w:rsidDel="00E020A4">
          <w:delText xml:space="preserve"> --- even if it doesn’t reach a</w:delText>
        </w:r>
      </w:del>
      <w:ins w:id="915" w:author="Eric Hekler" w:date="2015-12-30T11:38:00Z">
        <w:r w:rsidR="00EE6FF4">
          <w:t>P</w:t>
        </w:r>
      </w:ins>
      <w:del w:id="916" w:author="Eric Hekler" w:date="2015-12-30T11:38:00Z">
        <w:r w:rsidR="0002541C" w:rsidDel="00EE6FF4">
          <w:delText xml:space="preserve"> frequentist notion of significance</w:delText>
        </w:r>
      </w:del>
      <w:ins w:id="917" w:author="Eric Hekler" w:date="2015-12-30T09:59:00Z">
        <w:r w:rsidR="00C434DD">
          <w:t xml:space="preserve">rior to </w:t>
        </w:r>
      </w:ins>
      <w:ins w:id="918" w:author="Matthew Kay" w:date="2016-01-04T16:26:00Z">
        <w:r w:rsidR="004E55EC">
          <w:t>a</w:t>
        </w:r>
      </w:ins>
      <w:ins w:id="919" w:author="Eric Hekler" w:date="2015-12-30T09:59:00Z">
        <w:del w:id="920" w:author="Matthew Kay" w:date="2016-01-04T16:26:00Z">
          <w:r w:rsidR="00C434DD" w:rsidDel="004E55EC">
            <w:delText>the</w:delText>
          </w:r>
        </w:del>
        <w:r w:rsidR="00C434DD">
          <w:t xml:space="preserve"> meta-analysis, however, </w:t>
        </w:r>
        <w:del w:id="921" w:author="Matthew Kay" w:date="2016-01-04T16:25:00Z">
          <w:r w:rsidR="00C434DD" w:rsidDel="004E55EC">
            <w:delText xml:space="preserve">it is quite plausible </w:delText>
          </w:r>
        </w:del>
      </w:ins>
      <w:ins w:id="922" w:author="Eric Hekler" w:date="2015-12-30T10:26:00Z">
        <w:del w:id="923" w:author="Matthew Kay" w:date="2016-01-04T16:25:00Z">
          <w:r w:rsidR="00C434DD" w:rsidDel="004E55EC">
            <w:delText xml:space="preserve">that </w:delText>
          </w:r>
        </w:del>
        <w:r w:rsidR="00C434DD">
          <w:t xml:space="preserve">NHST </w:t>
        </w:r>
        <w:del w:id="924" w:author="Matthew Kay" w:date="2016-01-04T16:25:00Z">
          <w:r w:rsidR="00C434DD" w:rsidDel="004E55EC">
            <w:delText xml:space="preserve">will </w:delText>
          </w:r>
        </w:del>
      </w:ins>
      <w:ins w:id="925" w:author="Matthew Kay" w:date="2016-01-04T16:25:00Z">
        <w:r w:rsidR="004E55EC">
          <w:t xml:space="preserve">can </w:t>
        </w:r>
      </w:ins>
      <w:ins w:id="926" w:author="Eric Hekler" w:date="2015-12-30T10:26:00Z">
        <w:r w:rsidR="00C434DD">
          <w:t xml:space="preserve">create more confusion </w:t>
        </w:r>
      </w:ins>
      <w:ins w:id="927" w:author="Matthew Kay" w:date="2016-01-04T16:26:00Z">
        <w:r w:rsidR="004E55EC">
          <w:t>i</w:t>
        </w:r>
      </w:ins>
      <w:ins w:id="928" w:author="Eric Hekler" w:date="2015-12-30T10:26:00Z">
        <w:del w:id="929" w:author="Matthew Kay" w:date="2016-01-04T16:26:00Z">
          <w:r w:rsidR="00C434DD" w:rsidDel="004E55EC">
            <w:delText>o</w:delText>
          </w:r>
        </w:del>
        <w:r w:rsidR="00C434DD">
          <w:t xml:space="preserve">n </w:t>
        </w:r>
      </w:ins>
      <w:ins w:id="930" w:author="Eric Hekler" w:date="2015-12-30T09:59:00Z">
        <w:r w:rsidR="00C434DD">
          <w:t xml:space="preserve">effect size estimates </w:t>
        </w:r>
      </w:ins>
      <w:ins w:id="931" w:author="Matthew Kay" w:date="2016-01-04T16:26:00Z">
        <w:r w:rsidR="004E55EC">
          <w:t>if only significant results are published (</w:t>
        </w:r>
      </w:ins>
      <w:ins w:id="932" w:author="Eric Hekler" w:date="2015-12-30T09:59:00Z">
        <w:del w:id="933" w:author="Matthew Kay" w:date="2016-01-04T16:26:00Z">
          <w:r w:rsidR="00C434DD" w:rsidRPr="004E55EC" w:rsidDel="004E55EC">
            <w:rPr>
              <w:i/>
              <w:rPrChange w:id="934" w:author="Matthew Kay" w:date="2016-01-04T16:26:00Z">
                <w:rPr/>
              </w:rPrChange>
            </w:rPr>
            <w:delText xml:space="preserve">based on </w:delText>
          </w:r>
        </w:del>
        <w:r w:rsidR="00C434DD" w:rsidRPr="004E55EC">
          <w:rPr>
            <w:i/>
            <w:rPrChange w:id="935" w:author="Matthew Kay" w:date="2016-01-04T16:26:00Z">
              <w:rPr/>
            </w:rPrChange>
          </w:rPr>
          <w:t>publication bias</w:t>
        </w:r>
      </w:ins>
      <w:ins w:id="936" w:author="Matthew Kay" w:date="2016-01-04T16:26:00Z">
        <w:r w:rsidR="004E55EC">
          <w:t>)</w:t>
        </w:r>
      </w:ins>
      <w:ins w:id="937" w:author="Eric Hekler" w:date="2015-12-30T09:59:00Z">
        <w:del w:id="938" w:author="Matthew Kay" w:date="2016-01-04T16:26:00Z">
          <w:r w:rsidR="00C434DD" w:rsidDel="004E55EC">
            <w:delText xml:space="preserve">es whereby only </w:delText>
          </w:r>
        </w:del>
      </w:ins>
      <w:ins w:id="939" w:author="Eric Hekler" w:date="2015-12-30T10:26:00Z">
        <w:del w:id="940" w:author="Matthew Kay" w:date="2016-01-04T16:26:00Z">
          <w:r w:rsidR="00C434DD" w:rsidDel="004E55EC">
            <w:delText xml:space="preserve">significant </w:delText>
          </w:r>
        </w:del>
      </w:ins>
      <w:ins w:id="941" w:author="Eric Hekler" w:date="2015-12-30T11:40:00Z">
        <w:del w:id="942" w:author="Matthew Kay" w:date="2016-01-04T16:26:00Z">
          <w:r w:rsidR="00EE6FF4" w:rsidDel="004E55EC">
            <w:delText xml:space="preserve">results </w:delText>
          </w:r>
        </w:del>
      </w:ins>
      <w:ins w:id="943" w:author="Eric Hekler" w:date="2015-12-30T10:26:00Z">
        <w:del w:id="944" w:author="Matthew Kay" w:date="2016-01-04T16:26:00Z">
          <w:r w:rsidR="00C434DD" w:rsidDel="004E55EC">
            <w:delText>are published</w:delText>
          </w:r>
        </w:del>
        <w:r w:rsidR="00C434DD">
          <w:t xml:space="preserve">. </w:t>
        </w:r>
      </w:ins>
      <w:ins w:id="945" w:author="Matthew Kay" w:date="2016-01-04T16:27:00Z">
        <w:r w:rsidR="004E55EC">
          <w:t xml:space="preserve">In the above example, </w:t>
        </w:r>
      </w:ins>
      <w:ins w:id="946" w:author="Eric Hekler" w:date="2015-12-30T10:27:00Z">
        <w:del w:id="947" w:author="Matthew Kay" w:date="2016-01-04T16:27:00Z">
          <w:r w:rsidR="00C434DD" w:rsidDel="004E55EC">
            <w:delText xml:space="preserve">Within our example here, </w:delText>
          </w:r>
        </w:del>
        <w:r w:rsidR="00C434DD">
          <w:t xml:space="preserve">this would mean that </w:t>
        </w:r>
      </w:ins>
      <w:ins w:id="948" w:author="Eric Hekler" w:date="2015-12-30T10:28:00Z">
        <w:r w:rsidR="00C434DD">
          <w:t>the effe</w:t>
        </w:r>
      </w:ins>
      <w:ins w:id="949" w:author="Eric Hekler" w:date="2015-12-30T11:09:00Z">
        <w:r w:rsidR="00BA0753">
          <w:t>c</w:t>
        </w:r>
      </w:ins>
      <w:ins w:id="950" w:author="Eric Hekler" w:date="2015-12-30T10:28:00Z">
        <w:r w:rsidR="00C434DD">
          <w:t xml:space="preserve">t size estimate </w:t>
        </w:r>
      </w:ins>
      <w:del w:id="951" w:author="Eric Hekler" w:date="2015-12-30T09:54:00Z">
        <w:r w:rsidR="0002541C" w:rsidDel="00E020A4">
          <w:delText xml:space="preserve"> (note that to</w:delText>
        </w:r>
      </w:del>
      <w:del w:id="952" w:author="Eric Hekler" w:date="2015-12-30T10:27:00Z">
        <w:r w:rsidR="0002541C" w:rsidDel="00C434DD">
          <w:delText xml:space="preserve"> </w:delText>
        </w:r>
      </w:del>
      <w:ins w:id="953" w:author="Eric Hekler" w:date="2015-12-30T09:54:00Z">
        <w:r>
          <w:t xml:space="preserve">would need to be nearly 3 times the actual </w:t>
        </w:r>
      </w:ins>
      <w:ins w:id="954" w:author="Eric Hekler" w:date="2015-12-30T09:55:00Z">
        <w:r>
          <w:t>effect</w:t>
        </w:r>
      </w:ins>
      <w:ins w:id="955" w:author="Eric Hekler" w:date="2015-12-30T11:09:00Z">
        <w:r w:rsidR="00BA0753">
          <w:t xml:space="preserve"> with</w:t>
        </w:r>
      </w:ins>
      <w:ins w:id="956" w:author="Eric Hekler" w:date="2015-12-30T11:10:00Z">
        <w:r w:rsidR="00BA0753">
          <w:t>in a</w:t>
        </w:r>
      </w:ins>
      <w:ins w:id="957" w:author="Eric Hekler" w:date="2015-12-30T11:40:00Z">
        <w:r w:rsidR="00EE6FF4">
          <w:t xml:space="preserve"> single small sample study.</w:t>
        </w:r>
      </w:ins>
      <w:ins w:id="958" w:author="Eric Hekler" w:date="2015-12-30T09:55:00Z">
        <w:r>
          <w:t xml:space="preserve"> If, by chance, this</w:t>
        </w:r>
      </w:ins>
      <w:del w:id="959"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60" w:author="Eric Hekler" w:date="2015-12-30T09:55:00Z">
        <w:r w:rsidR="00234397">
          <w:t xml:space="preserve">large effect were </w:t>
        </w:r>
        <w:r>
          <w:t>found</w:t>
        </w:r>
      </w:ins>
      <w:ins w:id="961" w:author="Eric Hekler" w:date="2015-12-30T11:40:00Z">
        <w:r w:rsidR="00EE6FF4">
          <w:t xml:space="preserve"> (as was the case with our hypothetical scenario)</w:t>
        </w:r>
      </w:ins>
      <w:ins w:id="962" w:author="Eric Hekler" w:date="2015-12-30T09:55:00Z">
        <w:r>
          <w:t xml:space="preserve">, it would create </w:t>
        </w:r>
      </w:ins>
      <w:ins w:id="963" w:author="Eric Hekler" w:date="2015-12-30T11:10:00Z">
        <w:r w:rsidR="00BA0753">
          <w:t xml:space="preserve">an inflated effect size estimate in the literature that </w:t>
        </w:r>
      </w:ins>
      <w:ins w:id="964" w:author="Matthew Kay" w:date="2016-01-04T17:26:00Z">
        <w:r w:rsidR="00EC0AB7">
          <w:t xml:space="preserve">is unlikely </w:t>
        </w:r>
      </w:ins>
      <w:ins w:id="965" w:author="Eric Hekler" w:date="2015-12-30T11:10:00Z">
        <w:del w:id="966" w:author="Matthew Kay" w:date="2016-01-04T17:26:00Z">
          <w:r w:rsidR="00BA0753" w:rsidDel="00EC0AB7">
            <w:delText xml:space="preserve">would not </w:delText>
          </w:r>
        </w:del>
      </w:ins>
      <w:ins w:id="967" w:author="Matthew Kay" w:date="2016-01-04T17:26:00Z">
        <w:r w:rsidR="00EC0AB7">
          <w:t xml:space="preserve">to </w:t>
        </w:r>
      </w:ins>
      <w:ins w:id="968" w:author="Eric Hekler" w:date="2015-12-30T11:10:00Z">
        <w:r w:rsidR="00BA0753">
          <w:t xml:space="preserve">be corrected </w:t>
        </w:r>
        <w:del w:id="969" w:author="Matthew Kay" w:date="2016-01-04T17:26:00Z">
          <w:r w:rsidR="00BA0753" w:rsidDel="00EC0AB7">
            <w:delText xml:space="preserve">based </w:delText>
          </w:r>
        </w:del>
      </w:ins>
      <w:ins w:id="970" w:author="Matthew Kay" w:date="2016-01-04T17:26:00Z">
        <w:r w:rsidR="00EC0AB7">
          <w:t xml:space="preserve">due to </w:t>
        </w:r>
      </w:ins>
      <w:ins w:id="971" w:author="Eric Hekler" w:date="2015-12-30T11:10:00Z">
        <w:del w:id="972" w:author="Matthew Kay" w:date="2016-01-04T17:26:00Z">
          <w:r w:rsidR="00BA0753" w:rsidDel="00EC0AB7">
            <w:delText xml:space="preserve">on </w:delText>
          </w:r>
        </w:del>
        <w:r w:rsidR="00BA0753">
          <w:t>the lack meta-analyses</w:t>
        </w:r>
      </w:ins>
      <w:ins w:id="973" w:author="Eric Hekler" w:date="2015-12-30T11:40:00Z">
        <w:r w:rsidR="00EE6FF4">
          <w:t xml:space="preserve"> in the HCI community</w:t>
        </w:r>
      </w:ins>
      <w:ins w:id="974" w:author="Eric Hekler" w:date="2015-12-30T11:10:00Z">
        <w:r w:rsidR="00BA0753">
          <w:t>.</w:t>
        </w:r>
        <w:del w:id="975"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76" w:name="h.n45cddxwr11g" w:colFirst="0" w:colLast="0"/>
      <w:bookmarkEnd w:id="976"/>
      <w:r>
        <w:rPr>
          <w:noProof/>
        </w:rPr>
        <mc:AlternateContent>
          <mc:Choice Requires="wps">
            <w:drawing>
              <wp:anchor distT="45720" distB="45720" distL="114300" distR="114300" simplePos="0" relativeHeight="251657728"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77"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78"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79"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0"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81" w:name="_Ref430912138"/>
                            <w:r>
                              <w:t xml:space="preserve">Figure </w:t>
                            </w:r>
                            <w:r w:rsidR="00BC73E2">
                              <w:fldChar w:fldCharType="begin"/>
                            </w:r>
                            <w:r w:rsidR="00BC73E2">
                              <w:instrText xml:space="preserve"> SEQ Figure \* ARABIC </w:instrText>
                            </w:r>
                            <w:r w:rsidR="00BC73E2">
                              <w:fldChar w:fldCharType="separate"/>
                            </w:r>
                            <w:r w:rsidR="00F159D7">
                              <w:rPr>
                                <w:noProof/>
                              </w:rPr>
                              <w:t>4</w:t>
                            </w:r>
                            <w:r w:rsidR="00BC73E2">
                              <w:rPr>
                                <w:noProof/>
                              </w:rPr>
                              <w:fldChar w:fldCharType="end"/>
                            </w:r>
                            <w:bookmarkEnd w:id="981"/>
                            <w:r>
                              <w:t xml:space="preserve">. Results of the </w:t>
                            </w:r>
                            <w:ins w:id="982" w:author="Matthew Kay" w:date="2016-01-07T22:08:00Z">
                              <w:r>
                                <w:t>f</w:t>
                              </w:r>
                            </w:ins>
                            <w:del w:id="983" w:author="Matthew Kay" w:date="2016-01-07T22:08:00Z">
                              <w:r w:rsidDel="00416CDB">
                                <w:delText>F</w:delText>
                              </w:r>
                            </w:del>
                            <w:r>
                              <w:t>requentist (A) and Bayesian (B) analyses of all simulated worlds</w:t>
                            </w:r>
                            <w:ins w:id="984" w:author="Matthew Kay" w:date="2016-01-07T22:09:00Z">
                              <w:r>
                                <w:t xml:space="preserve">, </w:t>
                              </w:r>
                            </w:ins>
                            <w:del w:id="985"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772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6"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7"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170CE7" w:rsidRDefault="00170CE7"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88"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989"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170CE7" w:rsidRDefault="00170CE7" w:rsidP="00B333C0">
                      <w:pPr>
                        <w:pStyle w:val="Caption"/>
                      </w:pPr>
                      <w:bookmarkStart w:id="990" w:name="_Ref430912138"/>
                      <w:r>
                        <w:t xml:space="preserve">Figure </w:t>
                      </w:r>
                      <w:r w:rsidR="00BC73E2">
                        <w:fldChar w:fldCharType="begin"/>
                      </w:r>
                      <w:r w:rsidR="00BC73E2">
                        <w:instrText xml:space="preserve"> SEQ Figure \* ARABIC </w:instrText>
                      </w:r>
                      <w:r w:rsidR="00BC73E2">
                        <w:fldChar w:fldCharType="separate"/>
                      </w:r>
                      <w:r w:rsidR="00F159D7">
                        <w:rPr>
                          <w:noProof/>
                        </w:rPr>
                        <w:t>4</w:t>
                      </w:r>
                      <w:r w:rsidR="00BC73E2">
                        <w:rPr>
                          <w:noProof/>
                        </w:rPr>
                        <w:fldChar w:fldCharType="end"/>
                      </w:r>
                      <w:bookmarkEnd w:id="990"/>
                      <w:r>
                        <w:t xml:space="preserve">. Results of the </w:t>
                      </w:r>
                      <w:ins w:id="991" w:author="Matthew Kay" w:date="2016-01-07T22:08:00Z">
                        <w:r>
                          <w:t>f</w:t>
                        </w:r>
                      </w:ins>
                      <w:del w:id="992" w:author="Matthew Kay" w:date="2016-01-07T22:08:00Z">
                        <w:r w:rsidDel="00416CDB">
                          <w:delText>F</w:delText>
                        </w:r>
                      </w:del>
                      <w:r>
                        <w:t>requentist (A) and Bayesian (B) analyses of all simulated worlds</w:t>
                      </w:r>
                      <w:ins w:id="993" w:author="Matthew Kay" w:date="2016-01-07T22:09:00Z">
                        <w:r>
                          <w:t xml:space="preserve">, </w:t>
                        </w:r>
                      </w:ins>
                      <w:del w:id="994"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995" w:author="Matthew Kay" w:date="2016-01-04T16:24:00Z">
        <w:r w:rsidR="004E55EC">
          <w:t>i</w:t>
        </w:r>
      </w:ins>
      <w:del w:id="996"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F159D7">
        <w:t xml:space="preserve">Figure </w:t>
      </w:r>
      <w:r w:rsidR="00F159D7">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997"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998" w:author="Matthew Kay" w:date="2015-12-27T13:29:00Z">
                  <w:rPr>
                    <w:rFonts w:ascii="Arial" w:hAnsi="Arial" w:cs="Arial"/>
                  </w:rPr>
                </w:rPrChange>
              </w:rPr>
            </w:pPr>
            <w:r w:rsidRPr="004E423F">
              <w:rPr>
                <w:rFonts w:ascii="Arial" w:hAnsi="Arial" w:cs="Arial"/>
                <w:sz w:val="17"/>
                <w:szCs w:val="17"/>
                <w:rPrChange w:id="999"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00" w:author="Matthew Kay" w:date="2015-12-27T13:29:00Z">
                  <w:rPr>
                    <w:rFonts w:ascii="Arial" w:hAnsi="Arial" w:cs="Arial"/>
                  </w:rPr>
                </w:rPrChange>
              </w:rPr>
            </w:pPr>
            <w:r w:rsidRPr="004E423F">
              <w:rPr>
                <w:rFonts w:ascii="Arial" w:hAnsi="Arial" w:cs="Arial"/>
                <w:sz w:val="17"/>
                <w:szCs w:val="17"/>
                <w:rPrChange w:id="1001"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2" w:author="Matthew Kay" w:date="2015-12-27T13:29:00Z">
                  <w:rPr>
                    <w:rFonts w:ascii="Arial" w:hAnsi="Arial" w:cs="Arial"/>
                  </w:rPr>
                </w:rPrChange>
              </w:rPr>
            </w:pPr>
            <w:r w:rsidRPr="004E423F">
              <w:rPr>
                <w:rFonts w:ascii="Arial" w:hAnsi="Arial" w:cs="Arial"/>
                <w:sz w:val="17"/>
                <w:szCs w:val="17"/>
                <w:rPrChange w:id="1003"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4" w:author="Matthew Kay" w:date="2015-12-27T13:29:00Z">
                  <w:rPr>
                    <w:rFonts w:ascii="Arial" w:hAnsi="Arial" w:cs="Arial"/>
                  </w:rPr>
                </w:rPrChange>
              </w:rPr>
            </w:pPr>
            <w:r w:rsidRPr="004E423F">
              <w:rPr>
                <w:rFonts w:ascii="Arial" w:hAnsi="Arial" w:cs="Arial"/>
                <w:sz w:val="17"/>
                <w:szCs w:val="17"/>
                <w:rPrChange w:id="1005"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06" w:author="Matthew Kay" w:date="2015-12-27T13:29:00Z">
                  <w:rPr>
                    <w:rFonts w:ascii="Arial" w:hAnsi="Arial" w:cs="Arial"/>
                  </w:rPr>
                </w:rPrChange>
              </w:rPr>
            </w:pPr>
            <w:r w:rsidRPr="004E423F">
              <w:rPr>
                <w:rFonts w:ascii="Arial" w:hAnsi="Arial" w:cs="Arial"/>
                <w:sz w:val="17"/>
                <w:szCs w:val="17"/>
                <w:rPrChange w:id="1007"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r w:rsidR="00BC73E2">
        <w:fldChar w:fldCharType="begin"/>
      </w:r>
      <w:r w:rsidR="00BC73E2">
        <w:instrText xml:space="preserve"> SEQ Table \* ARABIC </w:instrText>
      </w:r>
      <w:r w:rsidR="00BC73E2">
        <w:fldChar w:fldCharType="separate"/>
      </w:r>
      <w:r w:rsidR="00F159D7">
        <w:rPr>
          <w:noProof/>
        </w:rPr>
        <w:t>2</w:t>
      </w:r>
      <w:r w:rsidR="00BC73E2">
        <w:rPr>
          <w:noProof/>
        </w:rPr>
        <w:fldChar w:fldCharType="end"/>
      </w:r>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08"/>
      <w:ins w:id="1009" w:author="Matthew Kay" w:date="2016-01-04T16:30:00Z">
        <w:r>
          <w:t xml:space="preserve">Compared to the frequentist world, </w:t>
        </w:r>
      </w:ins>
      <w:ins w:id="1010" w:author="Eric Hekler" w:date="2015-12-30T11:30:00Z">
        <w:del w:id="1011" w:author="Matthew Kay" w:date="2016-01-04T16:29:00Z">
          <w:r w:rsidR="00234397" w:rsidDel="004E55EC">
            <w:delText xml:space="preserve">Likely most important is the improvement in effect size estimations </w:delText>
          </w:r>
        </w:del>
      </w:ins>
      <w:del w:id="1012" w:author="Matthew Kay" w:date="2016-01-04T16:29:00Z">
        <w:r w:rsidR="0002541C" w:rsidDel="004E55EC">
          <w:delText>We also see the same narrowing of precision in successive studies in t</w:delText>
        </w:r>
      </w:del>
      <w:ins w:id="1013" w:author="Matthew Kay" w:date="2016-01-04T16:29:00Z">
        <w:r>
          <w:t>t</w:t>
        </w:r>
      </w:ins>
      <w:r w:rsidR="0002541C">
        <w:t>he Bayesian world</w:t>
      </w:r>
      <w:ins w:id="1014" w:author="Matthew Kay" w:date="2016-01-04T16:29:00Z">
        <w:r>
          <w:t xml:space="preserve"> also offer</w:t>
        </w:r>
      </w:ins>
      <w:ins w:id="1015" w:author="Eric Hekler" w:date="2015-12-30T11:31:00Z">
        <w:r w:rsidR="00234397">
          <w:t>s</w:t>
        </w:r>
      </w:ins>
      <w:ins w:id="1016" w:author="Matthew Kay" w:date="2016-01-04T16:29:00Z">
        <w:r>
          <w:t xml:space="preserve"> </w:t>
        </w:r>
        <w:commentRangeStart w:id="1017"/>
        <w:commentRangeStart w:id="1018"/>
        <w:r>
          <w:t>more precise</w:t>
        </w:r>
      </w:ins>
      <w:ins w:id="1019" w:author="Matthew Kay" w:date="2016-01-04T16:30:00Z">
        <w:r>
          <w:t xml:space="preserve"> and accurate estimates</w:t>
        </w:r>
      </w:ins>
      <w:ins w:id="1020" w:author="Eric Hekler" w:date="2015-12-30T11:31:00Z">
        <w:r w:rsidR="00234397">
          <w:t xml:space="preserve"> </w:t>
        </w:r>
        <w:del w:id="1021" w:author="Matthew Kay" w:date="2016-01-04T16:30:00Z">
          <w:r w:rsidR="00234397" w:rsidDel="004E55EC">
            <w:delText>compared to frequintis</w:delText>
          </w:r>
        </w:del>
      </w:ins>
      <w:ins w:id="1022" w:author="Eric Hekler" w:date="2015-12-30T11:33:00Z">
        <w:del w:id="1023" w:author="Matthew Kay" w:date="2016-01-04T16:30:00Z">
          <w:r w:rsidR="00234397" w:rsidDel="004E55EC">
            <w:delText>t</w:delText>
          </w:r>
        </w:del>
      </w:ins>
      <w:ins w:id="1024" w:author="Eric Hekler" w:date="2015-12-30T11:41:00Z">
        <w:del w:id="1025" w:author="Matthew Kay" w:date="2016-01-04T16:30:00Z">
          <w:r w:rsidR="00EE6FF4" w:rsidDel="004E55EC">
            <w:delText xml:space="preserve"> </w:delText>
          </w:r>
        </w:del>
        <w:r w:rsidR="00EE6FF4">
          <w:t>across studies</w:t>
        </w:r>
      </w:ins>
      <w:ins w:id="1026" w:author="Eric Hekler" w:date="2016-01-06T13:11:00Z">
        <w:r w:rsidR="00824531">
          <w:t xml:space="preserve"> (as represented in the root mean square error</w:t>
        </w:r>
      </w:ins>
      <w:commentRangeEnd w:id="1017"/>
      <w:r w:rsidR="0065371A">
        <w:rPr>
          <w:rStyle w:val="CommentReference"/>
        </w:rPr>
        <w:commentReference w:id="1017"/>
      </w:r>
      <w:commentRangeEnd w:id="1018"/>
      <w:r w:rsidR="00CE7743">
        <w:rPr>
          <w:rStyle w:val="CommentReference"/>
        </w:rPr>
        <w:commentReference w:id="1018"/>
      </w:r>
      <w:ins w:id="1027" w:author="Eric Hekler" w:date="2016-01-06T13:11:00Z">
        <w:r w:rsidR="00824531">
          <w:t>)</w:t>
        </w:r>
      </w:ins>
      <w:ins w:id="1028" w:author="Eric Hekler" w:date="2015-12-30T11:31:00Z">
        <w:r w:rsidR="00234397">
          <w:t>.</w:t>
        </w:r>
      </w:ins>
      <w:del w:id="1029" w:author="Eric Hekler" w:date="2015-12-30T11:31:00Z">
        <w:r w:rsidR="0002541C" w:rsidDel="00234397">
          <w:delText xml:space="preserve"> as we did with the 100-participant simulations.</w:delText>
        </w:r>
      </w:del>
      <w:r w:rsidR="0002541C">
        <w:t xml:space="preserve"> </w:t>
      </w:r>
      <w:commentRangeEnd w:id="1008"/>
      <w:r w:rsidR="00824531">
        <w:rPr>
          <w:rStyle w:val="CommentReference"/>
        </w:rPr>
        <w:commentReference w:id="1008"/>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30" w:author="Eric Hekler" w:date="2015-12-30T11:31:00Z">
        <w:r w:rsidR="00EE6FF4">
          <w:t xml:space="preserve"> (see Table 3</w:t>
        </w:r>
      </w:ins>
      <w:ins w:id="1031" w:author="Greg Nelson" w:date="2016-01-06T15:32:00Z">
        <w:r w:rsidR="000E4C69">
          <w:t xml:space="preserve"> below</w:t>
        </w:r>
      </w:ins>
      <w:ins w:id="1032" w:author="Eric Hekler" w:date="2015-12-30T11:31:00Z">
        <w:r w:rsidR="00EE6FF4">
          <w:t xml:space="preserve">). In contrast, effect size estimates </w:t>
        </w:r>
      </w:ins>
      <w:ins w:id="1033" w:author="Eric Hekler" w:date="2015-12-30T11:43:00Z">
        <w:r w:rsidR="00EE6FF4">
          <w:t xml:space="preserve">are only corrected with </w:t>
        </w:r>
        <w:del w:id="1034" w:author="Matthew Kay" w:date="2016-01-04T16:32:00Z">
          <w:r w:rsidR="00EE6FF4" w:rsidDel="004E55EC">
            <w:delText xml:space="preserve">the </w:delText>
          </w:r>
        </w:del>
        <w:r w:rsidR="00EE6FF4">
          <w:t>meta-analysis</w:t>
        </w:r>
      </w:ins>
      <w:ins w:id="1035" w:author="Eric Hekler" w:date="2015-12-30T11:44:00Z">
        <w:r w:rsidR="00EE6FF4">
          <w:t xml:space="preserve"> in the </w:t>
        </w:r>
        <w:del w:id="1036" w:author="Matthew Kay" w:date="2016-01-04T16:30:00Z">
          <w:r w:rsidR="00EE6FF4" w:rsidDel="004E55EC">
            <w:delText>frequintist</w:delText>
          </w:r>
        </w:del>
      </w:ins>
      <w:ins w:id="1037" w:author="Matthew Kay" w:date="2016-01-04T16:30:00Z">
        <w:r>
          <w:t>frequentist</w:t>
        </w:r>
      </w:ins>
      <w:ins w:id="1038" w:author="Eric Hekler" w:date="2015-12-30T11:44:00Z">
        <w:r w:rsidR="00EE6FF4">
          <w:t xml:space="preserve"> world</w:t>
        </w:r>
      </w:ins>
      <w:ins w:id="1039" w:author="Eric Hekler" w:date="2016-01-06T13:13:00Z">
        <w:r w:rsidR="00AD09DB">
          <w:t>, thus the correction is unlikely in HCI because of a lack of meta-analyses</w:t>
        </w:r>
      </w:ins>
      <w:ins w:id="1040" w:author="Matthew Kay" w:date="2016-01-04T16:30:00Z">
        <w:del w:id="1041" w:author="Eric Hekler" w:date="2016-01-06T13:13:00Z">
          <w:r w:rsidDel="00AD09DB">
            <w:delText xml:space="preserve"> (as we hav</w:delText>
          </w:r>
          <w:r w:rsidR="00EC0AB7" w:rsidDel="00AD09DB">
            <w:delText xml:space="preserve">e seen, a rare practice in the </w:delText>
          </w:r>
          <w:r w:rsidDel="00AD09DB">
            <w:delText>H</w:delText>
          </w:r>
        </w:del>
      </w:ins>
      <w:ins w:id="1042" w:author="Matthew Kay" w:date="2016-01-04T17:30:00Z">
        <w:del w:id="1043" w:author="Eric Hekler" w:date="2016-01-06T13:13:00Z">
          <w:r w:rsidR="00EC0AB7" w:rsidDel="00AD09DB">
            <w:delText>C</w:delText>
          </w:r>
        </w:del>
      </w:ins>
      <w:ins w:id="1044" w:author="Matthew Kay" w:date="2016-01-04T16:30:00Z">
        <w:del w:id="1045" w:author="Eric Hekler" w:date="2016-01-06T13:13:00Z">
          <w:r w:rsidDel="00AD09DB">
            <w:delText>I community</w:delText>
          </w:r>
        </w:del>
      </w:ins>
      <w:ins w:id="1046" w:author="Matthew Kay" w:date="2016-01-04T16:32:00Z">
        <w:del w:id="1047" w:author="Eric Hekler" w:date="2016-01-06T13:13:00Z">
          <w:r w:rsidDel="00AD09DB">
            <w:delText>)</w:delText>
          </w:r>
        </w:del>
      </w:ins>
      <w:ins w:id="1048" w:author="Eric Hekler" w:date="2015-12-30T11:43:00Z">
        <w:r w:rsidR="00EE6FF4">
          <w:t>.</w:t>
        </w:r>
        <w:del w:id="1049" w:author="Matthew Kay" w:date="2016-01-04T16:31:00Z">
          <w:r w:rsidR="00EE6FF4" w:rsidDel="004E55EC">
            <w:delText xml:space="preserve"> This suggests self-correction </w:delText>
          </w:r>
        </w:del>
      </w:ins>
      <w:ins w:id="1050" w:author="Eric Hekler" w:date="2015-12-30T11:44:00Z">
        <w:del w:id="1051" w:author="Matthew Kay" w:date="2016-01-04T16:31:00Z">
          <w:r w:rsidR="00EE6FF4" w:rsidDel="004E55EC">
            <w:delText xml:space="preserve">of effect sizes </w:delText>
          </w:r>
        </w:del>
      </w:ins>
      <w:ins w:id="1052" w:author="Eric Hekler" w:date="2015-12-30T11:43:00Z">
        <w:del w:id="1053" w:author="Matthew Kay" w:date="2016-01-04T16:31:00Z">
          <w:r w:rsidR="00EE6FF4" w:rsidDel="004E55EC">
            <w:delText>in a Bayesian world and no correction (because of the lack of meta-analys</w:delText>
          </w:r>
        </w:del>
      </w:ins>
      <w:ins w:id="1054" w:author="Eric Hekler" w:date="2015-12-30T11:44:00Z">
        <w:del w:id="1055" w:author="Matthew Kay" w:date="2016-01-04T16:31:00Z">
          <w:r w:rsidR="00EE6FF4" w:rsidDel="004E55EC">
            <w:delText>e</w:delText>
          </w:r>
        </w:del>
      </w:ins>
      <w:ins w:id="1056" w:author="Eric Hekler" w:date="2015-12-30T11:43:00Z">
        <w:del w:id="1057" w:author="Matthew Kay" w:date="2016-01-04T16:31:00Z">
          <w:r w:rsidR="00EE6FF4" w:rsidDel="004E55EC">
            <w:delText>s) in a frequintist world within the CHI community</w:delText>
          </w:r>
        </w:del>
      </w:ins>
      <w:ins w:id="1058" w:author="Eric Hekler" w:date="2015-12-30T11:50:00Z">
        <w:del w:id="1059" w:author="Matthew Kay" w:date="2016-01-04T16:31:00Z">
          <w:r w:rsidR="007D1966" w:rsidDel="004E55EC">
            <w:delText xml:space="preserve"> for small sample studies</w:delText>
          </w:r>
        </w:del>
      </w:ins>
      <w:ins w:id="1060" w:author="Eric Hekler" w:date="2015-12-30T11:43:00Z">
        <w:del w:id="1061" w:author="Matthew Kay" w:date="2016-01-04T16:31:00Z">
          <w:r w:rsidR="00EE6FF4" w:rsidDel="004E55EC">
            <w:delText>.</w:delText>
          </w:r>
        </w:del>
        <w:r w:rsidR="00EE6FF4">
          <w:t xml:space="preserve"> </w:t>
        </w:r>
      </w:ins>
      <w:ins w:id="1062" w:author="Eric Hekler" w:date="2015-12-30T11:32:00Z">
        <w:r w:rsidR="00234397">
          <w:t xml:space="preserve"> </w:t>
        </w:r>
      </w:ins>
      <w:del w:id="1063" w:author="Eric Hekler" w:date="2015-12-30T11:31:00Z">
        <w:r w:rsidR="009A2467" w:rsidDel="00234397">
          <w:delText>:</w:delText>
        </w:r>
      </w:del>
    </w:p>
    <w:tbl>
      <w:tblPr>
        <w:tblW w:w="0" w:type="auto"/>
        <w:tblCellMar>
          <w:top w:w="115" w:type="dxa"/>
          <w:left w:w="0" w:type="dxa"/>
          <w:right w:w="0" w:type="dxa"/>
        </w:tblCellMar>
        <w:tblLook w:val="04A0" w:firstRow="1" w:lastRow="0" w:firstColumn="1" w:lastColumn="0" w:noHBand="0" w:noVBand="1"/>
      </w:tblPr>
      <w:tblGrid>
        <w:gridCol w:w="2475"/>
        <w:gridCol w:w="1283"/>
        <w:gridCol w:w="1066"/>
        <w:tblGridChange w:id="1064">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5"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6" w:author="Matthew Kay" w:date="2015-12-27T13:29:00Z">
                  <w:rPr>
                    <w:rFonts w:ascii="Arial" w:hAnsi="Arial" w:cs="Arial"/>
                  </w:rPr>
                </w:rPrChange>
              </w:rPr>
            </w:pPr>
            <w:r w:rsidRPr="004E423F">
              <w:rPr>
                <w:rFonts w:ascii="Arial" w:hAnsi="Arial" w:cs="Arial"/>
                <w:sz w:val="17"/>
                <w:szCs w:val="17"/>
                <w:rPrChange w:id="1067"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68" w:author="Matthew Kay" w:date="2015-12-27T13:29:00Z">
                  <w:rPr>
                    <w:rFonts w:ascii="Arial" w:hAnsi="Arial" w:cs="Arial"/>
                  </w:rPr>
                </w:rPrChange>
              </w:rPr>
            </w:pPr>
            <w:r w:rsidRPr="004E423F">
              <w:rPr>
                <w:rFonts w:ascii="Arial" w:hAnsi="Arial" w:cs="Arial"/>
                <w:sz w:val="17"/>
                <w:szCs w:val="17"/>
                <w:rPrChange w:id="1069"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070" w:author="Matthew Kay" w:date="2015-12-27T13:29:00Z">
                  <w:rPr>
                    <w:rFonts w:ascii="Arial" w:hAnsi="Arial" w:cs="Arial"/>
                  </w:rPr>
                </w:rPrChange>
              </w:rPr>
            </w:pPr>
            <w:r w:rsidRPr="004E423F">
              <w:rPr>
                <w:rFonts w:ascii="Arial" w:hAnsi="Arial" w:cs="Arial"/>
                <w:sz w:val="17"/>
                <w:szCs w:val="17"/>
                <w:rPrChange w:id="1071"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72" w:author="Matthew Kay" w:date="2015-12-27T13:29:00Z">
                  <w:rPr>
                    <w:rFonts w:ascii="Arial" w:hAnsi="Arial" w:cs="Arial"/>
                  </w:rPr>
                </w:rPrChange>
              </w:rPr>
            </w:pPr>
            <w:r w:rsidRPr="004E423F">
              <w:rPr>
                <w:rFonts w:ascii="Arial" w:hAnsi="Arial" w:cs="Arial"/>
                <w:sz w:val="17"/>
                <w:szCs w:val="17"/>
                <w:rPrChange w:id="1073"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74" w:author="Matthew Kay" w:date="2015-12-27T13:29:00Z">
                  <w:rPr>
                    <w:rFonts w:ascii="Arial" w:hAnsi="Arial" w:cs="Arial"/>
                  </w:rPr>
                </w:rPrChange>
              </w:rPr>
            </w:pPr>
            <w:r w:rsidRPr="004E423F">
              <w:rPr>
                <w:rFonts w:ascii="Arial" w:hAnsi="Arial" w:cs="Arial"/>
                <w:sz w:val="17"/>
                <w:szCs w:val="17"/>
                <w:rPrChange w:id="1075"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076"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077"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78" w:author="Matthew Kay" w:date="2015-12-27T13:29:00Z">
                  <w:rPr>
                    <w:rFonts w:ascii="Arial" w:hAnsi="Arial" w:cs="Arial"/>
                  </w:rPr>
                </w:rPrChange>
              </w:rPr>
            </w:pPr>
            <w:r w:rsidRPr="004E423F">
              <w:rPr>
                <w:rFonts w:ascii="Arial" w:hAnsi="Arial" w:cs="Arial"/>
                <w:sz w:val="17"/>
                <w:szCs w:val="17"/>
                <w:rPrChange w:id="1079" w:author="Matthew Kay" w:date="2015-12-27T13:29:00Z">
                  <w:rPr>
                    <w:rFonts w:ascii="Arial" w:hAnsi="Arial" w:cs="Arial"/>
                  </w:rPr>
                </w:rPrChange>
              </w:rPr>
              <w:t>slow-to-fast − control</w:t>
            </w:r>
          </w:p>
        </w:tc>
        <w:tc>
          <w:tcPr>
            <w:tcW w:w="1317" w:type="dxa"/>
            <w:tcBorders>
              <w:top w:val="nil"/>
              <w:bottom w:val="nil"/>
            </w:tcBorders>
            <w:tcMar>
              <w:top w:w="0" w:type="dxa"/>
            </w:tcMar>
            <w:tcPrChange w:id="1080"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1" w:author="Matthew Kay" w:date="2015-12-27T13:29:00Z">
                  <w:rPr>
                    <w:rFonts w:ascii="Arial" w:hAnsi="Arial" w:cs="Arial"/>
                  </w:rPr>
                </w:rPrChange>
              </w:rPr>
            </w:pPr>
            <w:r w:rsidRPr="004E423F">
              <w:rPr>
                <w:rFonts w:ascii="Arial" w:hAnsi="Arial" w:cs="Arial"/>
                <w:sz w:val="17"/>
                <w:szCs w:val="17"/>
                <w:rPrChange w:id="1082" w:author="Matthew Kay" w:date="2015-12-27T13:29:00Z">
                  <w:rPr>
                    <w:rFonts w:ascii="Arial" w:hAnsi="Arial" w:cs="Arial"/>
                  </w:rPr>
                </w:rPrChange>
              </w:rPr>
              <w:t>0.68</w:t>
            </w:r>
          </w:p>
        </w:tc>
        <w:tc>
          <w:tcPr>
            <w:tcW w:w="1095" w:type="dxa"/>
            <w:tcBorders>
              <w:top w:val="nil"/>
              <w:bottom w:val="nil"/>
            </w:tcBorders>
            <w:tcMar>
              <w:top w:w="0" w:type="dxa"/>
            </w:tcMar>
            <w:tcPrChange w:id="1083"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84" w:author="Matthew Kay" w:date="2015-12-27T13:29:00Z">
                  <w:rPr>
                    <w:rFonts w:ascii="Arial" w:hAnsi="Arial" w:cs="Arial"/>
                  </w:rPr>
                </w:rPrChange>
              </w:rPr>
            </w:pPr>
            <w:r w:rsidRPr="004E423F">
              <w:rPr>
                <w:rFonts w:ascii="Arial" w:hAnsi="Arial" w:cs="Arial"/>
                <w:sz w:val="17"/>
                <w:szCs w:val="17"/>
                <w:rPrChange w:id="1085"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086"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087"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088" w:author="Matthew Kay" w:date="2015-12-27T13:29:00Z">
                  <w:rPr>
                    <w:rFonts w:ascii="Arial" w:hAnsi="Arial" w:cs="Arial"/>
                  </w:rPr>
                </w:rPrChange>
              </w:rPr>
            </w:pPr>
            <w:r w:rsidRPr="004E423F">
              <w:rPr>
                <w:rFonts w:ascii="Arial" w:hAnsi="Arial" w:cs="Arial"/>
                <w:sz w:val="17"/>
                <w:szCs w:val="17"/>
                <w:rPrChange w:id="1089"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090"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91" w:author="Matthew Kay" w:date="2015-12-27T13:29:00Z">
                  <w:rPr>
                    <w:rFonts w:ascii="Arial" w:hAnsi="Arial" w:cs="Arial"/>
                  </w:rPr>
                </w:rPrChange>
              </w:rPr>
            </w:pPr>
            <w:r w:rsidRPr="004E423F">
              <w:rPr>
                <w:rFonts w:ascii="Arial" w:hAnsi="Arial" w:cs="Arial"/>
                <w:sz w:val="17"/>
                <w:szCs w:val="17"/>
                <w:rPrChange w:id="1092"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093"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94" w:author="Matthew Kay" w:date="2015-12-27T13:29:00Z">
                  <w:rPr>
                    <w:rFonts w:ascii="Arial" w:hAnsi="Arial" w:cs="Arial"/>
                  </w:rPr>
                </w:rPrChange>
              </w:rPr>
            </w:pPr>
            <w:r w:rsidRPr="004E423F">
              <w:rPr>
                <w:rFonts w:ascii="Arial" w:hAnsi="Arial" w:cs="Arial"/>
                <w:sz w:val="17"/>
                <w:szCs w:val="17"/>
                <w:rPrChange w:id="1095"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096" w:author="Eric Hekler" w:date="2015-12-30T11:31:00Z"/>
        </w:rPr>
      </w:pPr>
      <w:r>
        <w:t xml:space="preserve">Table </w:t>
      </w:r>
      <w:r w:rsidR="004E55EC">
        <w:fldChar w:fldCharType="begin"/>
      </w:r>
      <w:r w:rsidR="004E55EC">
        <w:rPr>
          <w:b w:val="0"/>
        </w:rPr>
        <w:instrText xml:space="preserve"> SEQ Table \* ARABIC </w:instrText>
      </w:r>
      <w:r w:rsidR="004E55EC">
        <w:fldChar w:fldCharType="separate"/>
      </w:r>
      <w:ins w:id="1097" w:author="Matthew Kay" w:date="2016-01-08T00:23:00Z">
        <w:r w:rsidR="00F159D7">
          <w:rPr>
            <w:b w:val="0"/>
            <w:noProof/>
          </w:rPr>
          <w:t>3</w:t>
        </w:r>
      </w:ins>
      <w:del w:id="1098" w:author="Matthew Kay" w:date="2016-01-08T00:23:00Z">
        <w:r w:rsidR="00E5148B" w:rsidDel="00F159D7">
          <w:rPr>
            <w:noProof/>
          </w:rPr>
          <w:delText>3</w:delText>
        </w:r>
      </w:del>
      <w:r w:rsidR="004E55EC">
        <w:rPr>
          <w:noProof/>
        </w:rPr>
        <w:fldChar w:fldCharType="end"/>
      </w:r>
      <w:r>
        <w:t>. Root mean-squared error of estimates in experiment 4 with 20 participants per condition</w:t>
      </w:r>
      <w:del w:id="1099" w:author="Eric Hekler" w:date="2015-12-30T11:31:00Z">
        <w:r w:rsidDel="00234397">
          <w:delText>.</w:delText>
        </w:r>
      </w:del>
    </w:p>
    <w:p w14:paraId="5D1DA80D" w14:textId="77777777" w:rsidR="00234397" w:rsidRDefault="00234397">
      <w:pPr>
        <w:pStyle w:val="Caption"/>
        <w:rPr>
          <w:ins w:id="1100" w:author="Eric Hekler" w:date="2015-12-30T11:31:00Z"/>
        </w:rPr>
        <w:pPrChange w:id="1101"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02" w:author="Matthew Kay" w:date="2016-01-04T16:33:00Z"/>
        </w:rPr>
      </w:pPr>
      <w:del w:id="1103"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04" w:name="h.4n5olmckscb1" w:colFirst="0" w:colLast="0"/>
      <w:bookmarkEnd w:id="1104"/>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105" w:author="Eric Hekler" w:date="2016-01-06T13:14:00Z">
        <w:r w:rsidDel="00AD09DB">
          <w:rPr>
            <w:i/>
          </w:rPr>
          <w:delText>n</w:delText>
        </w:r>
      </w:del>
      <w:ins w:id="1106" w:author="Eric Hekler" w:date="2016-01-06T13:14:00Z">
        <w:r w:rsidR="00AD09DB">
          <w:rPr>
            <w:i/>
          </w:rPr>
          <w:t>n</w:t>
        </w:r>
      </w:ins>
      <w:r>
        <w:rPr>
          <w:i/>
        </w:rPr>
        <w:t>ot to run low-powered studies</w:t>
      </w:r>
      <w:r>
        <w:t>.</w:t>
      </w:r>
    </w:p>
    <w:p w14:paraId="17182A7F" w14:textId="058BD4CD"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107" w:author="Matthew Kay" w:date="2016-01-04T16:33:00Z">
        <w:r w:rsidR="006C6E3F">
          <w:t>;</w:t>
        </w:r>
      </w:ins>
      <w:del w:id="1108" w:author="Matthew Kay" w:date="2016-01-04T16:33:00Z">
        <w:r w:rsidDel="006C6E3F">
          <w:delText>;</w:delText>
        </w:r>
      </w:del>
      <w:r>
        <w:t xml:space="preserve"> </w:t>
      </w:r>
      <w:ins w:id="1109" w:author="Matthew Kay" w:date="2016-01-04T16:33:00Z">
        <w:r w:rsidR="006C6E3F">
          <w:t>s</w:t>
        </w:r>
      </w:ins>
      <w:del w:id="1110" w:author="Matthew Kay" w:date="2016-01-04T16:33:00Z">
        <w:r w:rsidDel="006C6E3F">
          <w:delText>s</w:delText>
        </w:r>
      </w:del>
      <w:r>
        <w:t>pending their limited resources on running larger studies may be a poor allocation of work across the research community</w:t>
      </w:r>
      <w:ins w:id="1111" w:author="Eric Hekler" w:date="2016-01-06T13:14:00Z">
        <w:r w:rsidR="00AD09DB">
          <w:t xml:space="preserve"> as an accurate effect size might not be their first priority</w:t>
        </w:r>
      </w:ins>
      <w:r>
        <w:t>.</w:t>
      </w:r>
      <w:ins w:id="1112" w:author="Eric Hekler" w:date="2016-01-06T13:14:00Z">
        <w:r w:rsidR="00AD09DB">
          <w:t xml:space="preserve"> </w:t>
        </w:r>
      </w:ins>
      <w:del w:id="1113"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B67D45">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"[10]", "plainTextFormattedCitation" : "[10]", "previouslyFormattedCitation" : "[9]" }, "properties" : { "noteIndex" : 0 }, "schema" : "https://github.com/citation-style-language/schema/raw/master/csl-citation.json" }</w:instrText>
      </w:r>
      <w:r w:rsidR="00D67EE2">
        <w:fldChar w:fldCharType="separate"/>
      </w:r>
      <w:r w:rsidR="00B67D45" w:rsidRPr="00B67D45">
        <w:rPr>
          <w:noProof/>
        </w:rPr>
        <w:t>[10]</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14" w:author="Eric Hekler" w:date="2016-01-06T13:15:00Z">
        <w:r w:rsidR="00AD09DB">
          <w:t xml:space="preserve">can feasibly </w:t>
        </w:r>
      </w:ins>
      <w:del w:id="1115" w:author="Eric Hekler" w:date="2016-01-06T13:15:00Z">
        <w:r w:rsidDel="00AD09DB">
          <w:delText xml:space="preserve">better </w:delText>
        </w:r>
      </w:del>
      <w:r>
        <w:t>support</w:t>
      </w:r>
      <w:ins w:id="1116" w:author="Eric Hekler" w:date="2016-01-06T13:15:00Z">
        <w:r w:rsidR="00AD09DB">
          <w:t xml:space="preserve"> </w:t>
        </w:r>
      </w:ins>
      <w:del w:id="1117" w:author="Eric Hekler" w:date="2016-01-06T13:15:00Z">
        <w:r w:rsidDel="00AD09DB">
          <w:delText xml:space="preserve">s new kinds of </w:delText>
        </w:r>
      </w:del>
      <w:r>
        <w:t>collaborations tha</w:t>
      </w:r>
      <w:r w:rsidR="00D67EE2">
        <w:t>t</w:t>
      </w:r>
      <w:r>
        <w:t xml:space="preserve"> </w:t>
      </w:r>
      <w:r w:rsidR="00D67EE2">
        <w:t xml:space="preserve">take </w:t>
      </w:r>
      <w:del w:id="1118"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19" w:author="Matthew Kay" w:date="2016-01-04T16:37:00Z">
        <w:r w:rsidR="006C6E3F">
          <w:t xml:space="preserve">, </w:t>
        </w:r>
      </w:ins>
      <w:del w:id="1120" w:author="Matthew Kay" w:date="2016-01-04T16:37:00Z">
        <w:r w:rsidR="0002541C" w:rsidDel="006C6E3F">
          <w:delText xml:space="preserve"> (</w:delText>
        </w:r>
      </w:del>
      <w:r w:rsidR="0002541C">
        <w:t>but perhaps not the expertise for novel engineering</w:t>
      </w:r>
      <w:del w:id="1121" w:author="Matthew Kay" w:date="2016-01-04T16:37:00Z">
        <w:r w:rsidR="0002541C" w:rsidDel="006C6E3F">
          <w:delText>)</w:delText>
        </w:r>
      </w:del>
      <w:ins w:id="1122" w:author="Greg Nelson" w:date="2016-01-06T15:34:00Z">
        <w:r w:rsidR="00CA6239">
          <w:t>. T</w:t>
        </w:r>
      </w:ins>
      <w:del w:id="1123" w:author="Greg Nelson" w:date="2016-01-06T15:34:00Z">
        <w:r w:rsidR="0002541C" w:rsidDel="00CA6239">
          <w:delText>: t</w:delText>
        </w:r>
      </w:del>
      <w:r w:rsidR="0002541C">
        <w:t>he latter researchers might find a novel technique in the literature, adapt it to some domain based on users’ needs</w:t>
      </w:r>
      <w:ins w:id="1124"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25" w:author="Greg Nelson" w:date="2016-01-07T16:51:00Z">
        <w:r w:rsidR="00C15359">
          <w:t>-</w:t>
        </w:r>
      </w:ins>
      <w:del w:id="1126"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27" w:author="Greg Nelson" w:date="2016-01-07T14:48:00Z">
        <w:r w:rsidR="00F80681">
          <w:rPr>
            <w:i/>
          </w:rPr>
          <w:t>p</w:t>
        </w:r>
      </w:ins>
      <w:del w:id="1128"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29" w:author="Eric Hekler" w:date="2016-01-06T13:17:00Z">
        <w:r w:rsidDel="00AD09DB">
          <w:delText xml:space="preserve">likely </w:delText>
        </w:r>
      </w:del>
      <w:ins w:id="1130" w:author="Eric Hekler" w:date="2016-01-06T13:17:00Z">
        <w:r w:rsidR="00AD09DB">
          <w:t>suspect</w:t>
        </w:r>
      </w:ins>
      <w:del w:id="1131" w:author="Eric Hekler" w:date="2016-01-06T13:17:00Z">
        <w:r w:rsidDel="00AD09DB">
          <w:delText xml:space="preserve">overestimated or </w:delText>
        </w:r>
      </w:del>
      <w:del w:id="1132" w:author="Eric Hekler" w:date="2016-01-06T13:16:00Z">
        <w:r w:rsidDel="00AD09DB">
          <w:delText xml:space="preserve">simply </w:delText>
        </w:r>
      </w:del>
      <w:del w:id="1133"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34"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5" w:name="h.615trgjvtu9p" w:colFirst="0" w:colLast="0"/>
      <w:bookmarkEnd w:id="1135"/>
      <w:r>
        <w:t xml:space="preserve">Bayesian analysis fits into how </w:t>
      </w:r>
      <w:ins w:id="1136" w:author="Matthew Kay" w:date="2016-01-04T16:31:00Z">
        <w:r w:rsidR="004E55EC">
          <w:br/>
        </w:r>
      </w:ins>
      <w:r>
        <w:t xml:space="preserve">statistical practice is shaped </w:t>
      </w:r>
      <w:ins w:id="1137" w:author="Matthew Kay" w:date="2016-01-04T17:30:00Z">
        <w:r w:rsidR="00EC0AB7">
          <w:t>in</w:t>
        </w:r>
      </w:ins>
      <w:del w:id="1138" w:author="Matthew Kay" w:date="2016-01-04T17:30:00Z">
        <w:r w:rsidDel="00EC0AB7">
          <w:delText>at</w:delText>
        </w:r>
      </w:del>
      <w:r>
        <w:t xml:space="preserve"> </w:t>
      </w:r>
      <w:del w:id="1139" w:author="Matthew Kay" w:date="2016-01-04T17:30:00Z">
        <w:r w:rsidDel="00EC0AB7">
          <w:delText>C</w:delText>
        </w:r>
      </w:del>
      <w:r>
        <w:t>H</w:t>
      </w:r>
      <w:ins w:id="1140" w:author="Matthew Kay" w:date="2016-01-04T17:30:00Z">
        <w:r w:rsidR="00EC0AB7">
          <w:t>C</w:t>
        </w:r>
      </w:ins>
      <w:r>
        <w:t>I</w:t>
      </w:r>
    </w:p>
    <w:p w14:paraId="2BB35232" w14:textId="769A8B6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41" w:author="Matthew Kay" w:date="2016-01-04T17:30:00Z">
        <w:r w:rsidR="00EC0AB7">
          <w:t>in</w:t>
        </w:r>
      </w:ins>
      <w:del w:id="1142" w:author="Matthew Kay" w:date="2016-01-04T17:30:00Z">
        <w:r w:rsidDel="00EC0AB7">
          <w:delText>at</w:delText>
        </w:r>
      </w:del>
      <w:r>
        <w:t xml:space="preserve"> </w:t>
      </w:r>
      <w:del w:id="1143" w:author="Matthew Kay" w:date="2016-01-04T17:30:00Z">
        <w:r w:rsidDel="00EC0AB7">
          <w:delText>C</w:delText>
        </w:r>
      </w:del>
      <w:r>
        <w:t>H</w:t>
      </w:r>
      <w:ins w:id="1144" w:author="Matthew Kay" w:date="2016-01-04T17:30:00Z">
        <w:r w:rsidR="00EC0AB7">
          <w:t>C</w:t>
        </w:r>
      </w:ins>
      <w:r>
        <w:t xml:space="preserve">I is best shifted in a bottom-up fashion. For example, Wobbrock </w:t>
      </w:r>
      <w:r>
        <w:rPr>
          <w:i/>
        </w:rPr>
        <w:t>et al.</w:t>
      </w:r>
      <w:r w:rsidR="00D67EE2">
        <w:rPr>
          <w:i/>
        </w:rPr>
        <w:t xml:space="preserve"> </w:t>
      </w:r>
      <w:r w:rsidR="00D67EE2">
        <w:rPr>
          <w:i/>
        </w:rPr>
        <w:fldChar w:fldCharType="begin" w:fldLock="1"/>
      </w:r>
      <w:r w:rsidR="00B67D4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"[25]", "plainTextFormattedCitation" : "[25]", "previouslyFormattedCitation" : "[24]" }, "properties" : { "noteIndex" : 0 }, "schema" : "https://github.com/citation-style-language/schema/raw/master/csl-citation.json" }</w:instrText>
      </w:r>
      <w:r w:rsidR="00D67EE2">
        <w:rPr>
          <w:i/>
        </w:rPr>
        <w:fldChar w:fldCharType="separate"/>
      </w:r>
      <w:r w:rsidR="00B67D45" w:rsidRPr="00B67D45">
        <w:rPr>
          <w:noProof/>
        </w:rPr>
        <w:t>[25]</w:t>
      </w:r>
      <w:r w:rsidR="00D67EE2">
        <w:rPr>
          <w:i/>
        </w:rPr>
        <w:fldChar w:fldCharType="end"/>
      </w:r>
      <w:r>
        <w:t xml:space="preserve"> at CHI 2011 introduced a nonparametric analysis technique to the community</w:t>
      </w:r>
      <w:ins w:id="1145" w:author="Matthew Kay" w:date="2015-12-27T13:57:00Z">
        <w:r w:rsidR="00466059">
          <w:t>—</w:t>
        </w:r>
      </w:ins>
      <w:del w:id="1146" w:author="Matthew Kay" w:date="2015-12-27T13:57:00Z">
        <w:r w:rsidDel="00466059">
          <w:delText xml:space="preserve"> --- </w:delText>
        </w:r>
      </w:del>
      <w:r>
        <w:t>the aligned rank transform (ART)</w:t>
      </w:r>
      <w:ins w:id="1147" w:author="Matthew Kay" w:date="2015-12-27T13:58:00Z">
        <w:r w:rsidR="00466059">
          <w:t>—</w:t>
        </w:r>
      </w:ins>
      <w:del w:id="1148" w:author="Matthew Kay" w:date="2015-12-27T13:58:00Z">
        <w:r w:rsidDel="00466059">
          <w:delText xml:space="preserve"> --- </w:delText>
        </w:r>
      </w:del>
      <w:r>
        <w:t xml:space="preserve">applicable to various forms of data, including Likert scales. Since then, this approach </w:t>
      </w:r>
      <w:commentRangeStart w:id="1149"/>
      <w:commentRangeStart w:id="1150"/>
      <w:r>
        <w:t xml:space="preserve">has been </w:t>
      </w:r>
      <w:del w:id="1151" w:author="Eric Hekler" w:date="2016-01-06T13:18:00Z">
        <w:r w:rsidDel="00AD09DB">
          <w:delText xml:space="preserve">widely adopted, and has been </w:delText>
        </w:r>
      </w:del>
      <w:r>
        <w:t>cited 1</w:t>
      </w:r>
      <w:ins w:id="1152" w:author="Matthew Kay" w:date="2016-01-07T00:18:00Z">
        <w:r w:rsidR="0083560D">
          <w:t>70</w:t>
        </w:r>
      </w:ins>
      <w:del w:id="1153" w:author="Matthew Kay" w:date="2016-01-07T00:18:00Z">
        <w:r w:rsidDel="0083560D">
          <w:delText>48</w:delText>
        </w:r>
      </w:del>
      <w:r>
        <w:t xml:space="preserve"> times.</w:t>
      </w:r>
      <w:r>
        <w:rPr>
          <w:vertAlign w:val="superscript"/>
        </w:rPr>
        <w:footnoteReference w:id="9"/>
      </w:r>
      <w:r>
        <w:t xml:space="preserve"> </w:t>
      </w:r>
      <w:commentRangeEnd w:id="1149"/>
      <w:r w:rsidR="00AD09DB">
        <w:rPr>
          <w:rStyle w:val="CommentReference"/>
        </w:rPr>
        <w:commentReference w:id="1149"/>
      </w:r>
      <w:commentRangeEnd w:id="1150"/>
      <w:r w:rsidR="00CE7743">
        <w:rPr>
          <w:rStyle w:val="CommentReference"/>
        </w:rPr>
        <w:commentReference w:id="1150"/>
      </w:r>
      <w:r>
        <w:t>This adoption did not require new top-down incentives for improved analysis, but spread study-to-study and researcher-to-</w:t>
      </w:r>
      <w:commentRangeStart w:id="1160"/>
      <w:commentRangeStart w:id="1161"/>
      <w:r>
        <w:t>researcher</w:t>
      </w:r>
      <w:commentRangeEnd w:id="1160"/>
      <w:r w:rsidR="00AD09DB">
        <w:rPr>
          <w:rStyle w:val="CommentReference"/>
        </w:rPr>
        <w:commentReference w:id="1160"/>
      </w:r>
      <w:commentRangeEnd w:id="1161"/>
      <w:r w:rsidR="00363A46">
        <w:rPr>
          <w:rStyle w:val="CommentReference"/>
        </w:rPr>
        <w:commentReference w:id="1161"/>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62" w:author="Eric Hekler" w:date="2016-01-06T13:18:00Z">
        <w:r w:rsidDel="00AD09DB">
          <w:delText xml:space="preserve">Following the model of ART, </w:delText>
        </w:r>
      </w:del>
      <w:ins w:id="1163" w:author="Eric Hekler" w:date="2016-01-06T13:18:00Z">
        <w:r w:rsidR="00AD09DB">
          <w:t>W</w:t>
        </w:r>
      </w:ins>
      <w:del w:id="1164"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65" w:author="Matthew Kay" w:date="2016-01-07T00:28:00Z">
        <w:r w:rsidDel="00B67D45">
          <w:delText xml:space="preserve">the candidate </w:delText>
        </w:r>
      </w:del>
      <w:ins w:id="1166" w:author="Matthew Kay" w:date="2016-01-07T00:28:00Z">
        <w:r w:rsidR="00B67D45">
          <w:t xml:space="preserve">how </w:t>
        </w:r>
      </w:ins>
      <w:del w:id="1167" w:author="Matthew Kay" w:date="2016-01-07T00:28:00Z">
        <w:r w:rsidDel="00B67D45">
          <w:delText xml:space="preserve">way to introduce </w:delText>
        </w:r>
      </w:del>
      <w:r>
        <w:t>Bayesian analysis</w:t>
      </w:r>
      <w:ins w:id="1168" w:author="Matthew Kay" w:date="2016-01-07T00:28:00Z">
        <w:r w:rsidR="00B67D45">
          <w:t xml:space="preserve"> can spread</w:t>
        </w:r>
      </w:ins>
      <w:r>
        <w:t>: when readers see it used in a paper they wish to build upon, the analysis offers a direct way to do that</w:t>
      </w:r>
      <w:ins w:id="1169" w:author="Matthew Kay" w:date="2016-01-07T00:29:00Z">
        <w:r w:rsidR="00B67D45">
          <w:t>,</w:t>
        </w:r>
      </w:ins>
      <w:del w:id="1170" w:author="Matthew Kay" w:date="2016-01-07T00:29:00Z">
        <w:r w:rsidR="00C755E5" w:rsidDel="00B67D45">
          <w:delText>:</w:delText>
        </w:r>
      </w:del>
      <w:r w:rsidR="00FC3F3B">
        <w:t xml:space="preserve"> teaching </w:t>
      </w:r>
      <w:ins w:id="1171" w:author="Matthew Kay" w:date="2016-01-07T00:29:00Z">
        <w:r w:rsidR="00B67D45">
          <w:t xml:space="preserve">them </w:t>
        </w:r>
      </w:ins>
      <w:r w:rsidR="00FC3F3B">
        <w:t>by example</w:t>
      </w:r>
      <w:ins w:id="1172"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173"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174" w:author="Eric Hekler" w:date="2016-01-06T13:20:00Z">
        <w:r w:rsidR="00AD09DB">
          <w:t>accumula</w:t>
        </w:r>
      </w:ins>
      <w:r w:rsidR="008D7218">
        <w:t xml:space="preserve">ting </w:t>
      </w:r>
      <w:ins w:id="1175" w:author="Eric Hekler" w:date="2016-01-06T13:20:00Z">
        <w:r w:rsidR="00AD09DB">
          <w:t>knowledge</w:t>
        </w:r>
      </w:ins>
      <w:del w:id="1176"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77" w:name="h.n525xakk8bhw" w:colFirst="0" w:colLast="0"/>
      <w:bookmarkEnd w:id="1177"/>
      <w:r>
        <w:t xml:space="preserve">Bayesian analysis is </w:t>
      </w:r>
      <w:ins w:id="1178" w:author="Eric Hekler" w:date="2016-01-06T13:43:00Z">
        <w:r w:rsidR="001246FE">
          <w:t xml:space="preserve">increasingly </w:t>
        </w:r>
      </w:ins>
      <w:r>
        <w:t>accessible</w:t>
      </w:r>
      <w:del w:id="1179" w:author="Eric Hekler" w:date="2016-01-06T13:43:00Z">
        <w:r w:rsidDel="001246FE">
          <w:delText xml:space="preserve"> to practitioners</w:delText>
        </w:r>
      </w:del>
    </w:p>
    <w:p w14:paraId="5E64AB4C" w14:textId="04F3D61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80"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B67D4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"[21]", "plainTextFormattedCitation" : "[21]", "previouslyFormattedCitation" : "[20]" }, "properties" : { "noteIndex" : 0 }, "schema" : "https://github.com/citation-style-language/schema/raw/master/csl-citation.json" }</w:instrText>
      </w:r>
      <w:r w:rsidR="00515362">
        <w:fldChar w:fldCharType="separate"/>
      </w:r>
      <w:r w:rsidR="00B67D45" w:rsidRPr="00B67D45">
        <w:rPr>
          <w:noProof/>
        </w:rPr>
        <w:t>[21]</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181" w:author="Matthew Kay" w:date="2016-01-07T00:37:00Z">
        <w:r w:rsidR="00B67D45">
          <w:t xml:space="preserve"> </w:t>
        </w:r>
      </w:ins>
      <w:ins w:id="1182" w:author="Matthew Kay" w:date="2016-01-07T00:38:00Z">
        <w:r w:rsidR="00B67D45">
          <w:fldChar w:fldCharType="begin" w:fldLock="1"/>
        </w:r>
      </w:ins>
      <w:r w:rsidR="00B67D45">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"[5]", "plainTextFormattedCitation" : "[5]" }, "properties" : { "noteIndex" : 0 }, "schema" : "https://github.com/citation-style-language/schema/raw/master/csl-citation.json" }</w:instrText>
      </w:r>
      <w:r w:rsidR="00B67D45">
        <w:fldChar w:fldCharType="separate"/>
      </w:r>
      <w:r w:rsidR="00B67D45" w:rsidRPr="00B67D45">
        <w:rPr>
          <w:noProof/>
        </w:rPr>
        <w:t>[5]</w:t>
      </w:r>
      <w:ins w:id="1183" w:author="Matthew Kay" w:date="2016-01-07T00:38:00Z">
        <w:r w:rsidR="00B67D45">
          <w:fldChar w:fldCharType="end"/>
        </w:r>
      </w:ins>
      <w:ins w:id="1184" w:author="Matthew Kay" w:date="2016-01-07T00:37:00Z">
        <w:r w:rsidR="00B67D45">
          <w:t xml:space="preserve"> </w:t>
        </w:r>
      </w:ins>
      <w:del w:id="1185"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1186" w:author="Matthew Kay" w:date="2016-01-07T00:36:00Z">
        <w:r w:rsidR="00B67D45">
          <w:fldChar w:fldCharType="begin" w:fldLock="1"/>
        </w:r>
      </w:ins>
      <w:r w:rsidR="00B67D45">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"[20]", "plainTextFormattedCitation" : "[20]", "previouslyFormattedCitation" : "[19]" }, "properties" : { "noteIndex" : 0 }, "schema" : "https://github.com/citation-style-language/schema/raw/master/csl-citation.json" }</w:instrText>
      </w:r>
      <w:r w:rsidR="00B67D45">
        <w:fldChar w:fldCharType="separate"/>
      </w:r>
      <w:r w:rsidR="00B67D45" w:rsidRPr="00B67D45">
        <w:rPr>
          <w:noProof/>
        </w:rPr>
        <w:t>[20]</w:t>
      </w:r>
      <w:ins w:id="1187" w:author="Matthew Kay" w:date="2016-01-07T00:36:00Z">
        <w:r w:rsidR="00B67D45">
          <w:fldChar w:fldCharType="end"/>
        </w:r>
      </w:ins>
      <w:del w:id="1188"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Kruschke’s </w:t>
      </w:r>
      <w:r>
        <w:rPr>
          <w:i/>
        </w:rPr>
        <w:t xml:space="preserve">Doing Bayesian Data Analysis </w:t>
      </w:r>
      <w:r w:rsidR="00515362"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515362" w:rsidRPr="00137B62">
        <w:fldChar w:fldCharType="separate"/>
      </w:r>
      <w:r w:rsidR="00B67D45" w:rsidRPr="00B67D45">
        <w:rPr>
          <w:noProof/>
        </w:rPr>
        <w:t>[19]</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10"/>
      </w:r>
      <w:r>
        <w:t xml:space="preserve"> a robust Bayesian alternative to the </w:t>
      </w:r>
      <w:r>
        <w:rPr>
          <w:i/>
        </w:rPr>
        <w:t>t</w:t>
      </w:r>
      <w:r>
        <w:t>-test</w:t>
      </w:r>
      <w:r w:rsidR="00515362">
        <w:t xml:space="preserve"> </w:t>
      </w:r>
      <w:r w:rsidR="00515362">
        <w:fldChar w:fldCharType="begin" w:fldLock="1"/>
      </w:r>
      <w:r w:rsidR="00B67D4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"[17]", "plainTextFormattedCitation" : "[17]", "previouslyFormattedCitation" : "[16]" }, "properties" : { "noteIndex" : 0 }, "schema" : "https://github.com/citation-style-language/schema/raw/master/csl-citation.json" }</w:instrText>
      </w:r>
      <w:r w:rsidR="00515362">
        <w:fldChar w:fldCharType="separate"/>
      </w:r>
      <w:r w:rsidR="00B67D45" w:rsidRPr="00B67D45">
        <w:rPr>
          <w:noProof/>
        </w:rPr>
        <w:t>[17]</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"[7,9]", "plainTextFormattedCitation" : "[7,9]", "previouslyFormattedCitation" : "[6,8]" }, "properties" : { "noteIndex" : 0 }, "schema" : "https://github.com/citation-style-language/schema/raw/master/csl-citation.json" }</w:instrText>
      </w:r>
      <w:r w:rsidR="00515362">
        <w:fldChar w:fldCharType="separate"/>
      </w:r>
      <w:r w:rsidR="00B67D45" w:rsidRPr="00B67D45">
        <w:rPr>
          <w:noProof/>
        </w:rPr>
        <w:t>[7,9]</w:t>
      </w:r>
      <w:r w:rsidR="00515362">
        <w:fldChar w:fldCharType="end"/>
      </w:r>
      <w:r>
        <w:t>.</w:t>
      </w:r>
      <w:ins w:id="1189" w:author="Greg Nelson" w:date="2015-12-29T22:42:00Z">
        <w:r w:rsidR="00BD56F5">
          <w:t xml:space="preserve"> </w:t>
        </w:r>
      </w:ins>
      <w:del w:id="1190"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191" w:author="Greg Nelson" w:date="2015-12-29T22:48:00Z">
        <w:r w:rsidR="00BD56F5">
          <w:t xml:space="preserve"> </w:t>
        </w:r>
      </w:ins>
      <w:moveToRangeStart w:id="1192" w:author="Greg Nelson" w:date="2015-12-29T22:48:00Z" w:name="move313048612"/>
      <w:moveTo w:id="1193" w:author="Greg Nelson" w:date="2015-12-29T22:48:00Z">
        <w:r w:rsidR="00BD56F5">
          <w:t>We believe there is a fruitful area of work in designing better tools and interfaces for statistical methods.</w:t>
        </w:r>
      </w:moveTo>
      <w:moveToRangeEnd w:id="1192"/>
    </w:p>
    <w:p w14:paraId="59629D57" w14:textId="26EBB2F2" w:rsidR="00BD56F5" w:rsidRDefault="008E0CAD">
      <w:pPr>
        <w:pStyle w:val="Heading2"/>
        <w:rPr>
          <w:ins w:id="1194" w:author="Greg Nelson" w:date="2015-12-29T22:47:00Z"/>
        </w:rPr>
        <w:pPrChange w:id="1195"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96" w:author="Greg Nelson" w:date="2015-12-29T22:47:00Z">
        <w:r>
          <w:t>Challenges and o</w:t>
        </w:r>
        <w:r w:rsidR="00BD56F5">
          <w:t xml:space="preserve">pportunities in </w:t>
        </w:r>
      </w:ins>
      <w:ins w:id="1197" w:author="Greg Nelson" w:date="2015-12-29T22:49:00Z">
        <w:r>
          <w:t>setting</w:t>
        </w:r>
      </w:ins>
      <w:ins w:id="1198" w:author="Greg Nelson" w:date="2015-12-29T22:46:00Z">
        <w:r>
          <w:t xml:space="preserve"> prior</w:t>
        </w:r>
      </w:ins>
      <w:ins w:id="1199" w:author="Matthew Kay" w:date="2016-01-04T16:40:00Z">
        <w:r w:rsidR="006C6E3F">
          <w:t>s</w:t>
        </w:r>
      </w:ins>
      <w:ins w:id="1200" w:author="Greg Nelson" w:date="2015-12-29T22:46:00Z">
        <w:del w:id="1201"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202" w:author="Greg Nelson" w:date="2015-12-29T22:41:00Z">
        <w:r w:rsidDel="00BD56F5">
          <w:delText xml:space="preserve"> </w:delText>
        </w:r>
      </w:del>
      <w:moveFromRangeStart w:id="1203" w:author="Greg Nelson" w:date="2015-12-29T22:48:00Z" w:name="move313048612"/>
      <w:moveFrom w:id="1204"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203"/>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205" w:author="Matthew Kay" w:date="2016-01-04T16:40:00Z">
        <w:r w:rsidR="00BD56F5" w:rsidRPr="00BD56F5" w:rsidDel="006C6E3F">
          <w:delText>For example</w:delText>
        </w:r>
      </w:del>
      <w:ins w:id="1206"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207" w:author="Matthew Kay" w:date="2016-01-04T16:40:00Z">
            <w:rPr/>
          </w:rPrChange>
        </w:rPr>
        <w:t>n</w:t>
      </w:r>
      <w:r w:rsidR="00BD56F5" w:rsidRPr="00BD56F5">
        <w:t xml:space="preserve"> studies, making them well-suited for the HCI com</w:t>
      </w:r>
      <w:r w:rsidR="00BD56F5">
        <w:t xml:space="preserve">munity.   </w:t>
      </w:r>
    </w:p>
    <w:p w14:paraId="028BFC87" w14:textId="2EC6A2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208" w:author="Matthew Kay" w:date="2016-01-04T16:41:00Z">
        <w:r w:rsidR="006C6E3F">
          <w:t xml:space="preserve"> (</w:t>
        </w:r>
      </w:ins>
      <m:oMath>
        <m:r>
          <w:ins w:id="1209" w:author="Matthew Kay" w:date="2016-01-04T16:43:00Z">
            <w:rPr>
              <w:rFonts w:ascii="Cambria Math" w:hAnsi="Cambria Math"/>
            </w:rPr>
            <m:t>df</m:t>
          </w:ins>
        </m:r>
      </m:oMath>
      <w:ins w:id="1210" w:author="Matthew Kay" w:date="2016-01-04T16:41:00Z">
        <w:r w:rsidR="006C6E3F">
          <w:t>)</w:t>
        </w:r>
      </w:ins>
      <w:r w:rsidRPr="00BD56F5">
        <w:t xml:space="preserve">, location, and scale. It includes the Normal (as </w:t>
      </w:r>
      <w:del w:id="1211" w:author="Matthew Kay" w:date="2016-01-04T16:43:00Z">
        <w:r w:rsidRPr="00BD56F5" w:rsidDel="006C6E3F">
          <w:delText xml:space="preserve">df </w:delText>
        </w:r>
      </w:del>
      <m:oMath>
        <m:r>
          <w:ins w:id="1212" w:author="Matthew Kay" w:date="2016-01-04T16:41:00Z">
            <w:rPr>
              <w:rFonts w:ascii="Cambria Math" w:hAnsi="Cambria Math"/>
            </w:rPr>
            <m:t>df</m:t>
          </w:ins>
        </m:r>
        <m:r>
          <w:ins w:id="1213" w:author="Matthew Kay" w:date="2016-01-04T16:42:00Z">
            <w:rPr>
              <w:rFonts w:ascii="Cambria Math" w:hAnsi="Cambria Math"/>
            </w:rPr>
            <m:t>→</m:t>
          </w:ins>
        </m:r>
        <m:r>
          <w:ins w:id="1214" w:author="Matthew Kay" w:date="2016-01-04T16:43:00Z">
            <w:rPr>
              <w:rFonts w:ascii="Cambria Math" w:hAnsi="Cambria Math"/>
            </w:rPr>
            <m:t>∞</m:t>
          </w:ins>
        </m:r>
        <m:r>
          <w:del w:id="1215" w:author="Matthew Kay" w:date="2016-01-04T16:43:00Z">
            <m:rPr>
              <m:sty m:val="p"/>
            </m:rPr>
            <w:rPr>
              <w:rFonts w:ascii="Cambria Math" w:hAnsi="Cambria Math"/>
            </w:rPr>
            <m:t>-&gt; infinity</m:t>
          </w:del>
        </m:r>
      </m:oMath>
      <w:r w:rsidRPr="00BD56F5">
        <w:t>) and Cauchy (</w:t>
      </w:r>
      <m:oMath>
        <m:r>
          <w:rPr>
            <w:rFonts w:ascii="Cambria Math" w:hAnsi="Cambria Math"/>
          </w:rPr>
          <m:t>df</m:t>
        </m:r>
        <m:r>
          <w:del w:id="1216" w:author="Matthew Kay" w:date="2016-01-04T16:43:00Z">
            <w:rPr>
              <w:rFonts w:ascii="Cambria Math" w:hAnsi="Cambria Math"/>
            </w:rPr>
            <m:t xml:space="preserve"> </m:t>
          </w:del>
        </m:r>
        <m:r>
          <w:rPr>
            <w:rFonts w:ascii="Cambria Math" w:hAnsi="Cambria Math"/>
          </w:rPr>
          <m:t>=</m:t>
        </m:r>
        <m:r>
          <w:del w:id="1217"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18" w:author="Matthew Kay" w:date="2016-01-04T16:44:00Z">
        <w:r w:rsidRPr="00BD56F5" w:rsidDel="00E92B02">
          <w:delText xml:space="preserve"> in one’s prior beliefs</w:delText>
        </w:r>
      </w:del>
      <w:ins w:id="1219" w:author="Matthew Kay" w:date="2016-01-04T16:44:00Z">
        <w:r w:rsidR="00E92B02">
          <w:t xml:space="preserve"> in large effects</w:t>
        </w:r>
      </w:ins>
      <w:r w:rsidRPr="00BD56F5">
        <w:t xml:space="preserve">. This </w:t>
      </w:r>
      <w:del w:id="1220" w:author="Matthew Kay" w:date="2016-01-04T16:44:00Z">
        <w:r w:rsidRPr="00BD56F5" w:rsidDel="00E92B02">
          <w:delText xml:space="preserve">strategy </w:delText>
        </w:r>
      </w:del>
      <w:ins w:id="1221" w:author="Matthew Kay" w:date="2016-01-04T16:44:00Z">
        <w:r w:rsidR="00E92B02">
          <w:t xml:space="preserve">will </w:t>
        </w:r>
      </w:ins>
      <w:r w:rsidRPr="00BD56F5">
        <w:t>require</w:t>
      </w:r>
      <w:del w:id="1222" w:author="Matthew Kay" w:date="2016-01-04T16:44:00Z">
        <w:r w:rsidRPr="00BD56F5" w:rsidDel="00E92B02">
          <w:delText>s</w:delText>
        </w:r>
      </w:del>
      <w:r w:rsidRPr="00BD56F5">
        <w:t xml:space="preserve"> more robust evidence to shift these beliefs, thus making them less susceptible to inflated effect size estimates</w:t>
      </w:r>
      <w:del w:id="1223" w:author="Matthew Kay" w:date="2016-01-04T16:44:00Z">
        <w:r w:rsidRPr="00BD56F5" w:rsidDel="00E92B02">
          <w:delText>, which is</w:delText>
        </w:r>
      </w:del>
      <w:r w:rsidRPr="00BD56F5">
        <w:t xml:space="preserve"> common </w:t>
      </w:r>
      <w:del w:id="1224" w:author="Matthew Kay" w:date="2016-01-04T16:45:00Z">
        <w:r w:rsidRPr="00BD56F5" w:rsidDel="00E92B02">
          <w:delText xml:space="preserve">with </w:delText>
        </w:r>
      </w:del>
      <w:ins w:id="1225" w:author="Matthew Kay" w:date="2016-01-04T16:45:00Z">
        <w:r w:rsidR="00E92B02">
          <w:t xml:space="preserve">to </w:t>
        </w:r>
      </w:ins>
      <w:del w:id="1226" w:author="Matthew Kay" w:date="2016-01-04T16:45:00Z">
        <w:r w:rsidRPr="00BD56F5" w:rsidDel="00E92B02">
          <w:delText xml:space="preserve">a </w:delText>
        </w:r>
      </w:del>
      <w:r w:rsidRPr="00BD56F5">
        <w:t xml:space="preserve">frequentist </w:t>
      </w:r>
      <w:del w:id="1227" w:author="Matthew Kay" w:date="2016-01-04T16:45:00Z">
        <w:r w:rsidRPr="00BD56F5" w:rsidDel="00E92B02">
          <w:delText xml:space="preserve">approach </w:delText>
        </w:r>
      </w:del>
      <w:ins w:id="1228" w:author="Matthew Kay" w:date="2016-01-04T16:45:00Z">
        <w:r w:rsidR="00E92B02">
          <w:t xml:space="preserve">analysis </w:t>
        </w:r>
      </w:ins>
      <w:del w:id="1229" w:author="Matthew Kay" w:date="2016-01-04T16:45:00Z">
        <w:r w:rsidRPr="00BD56F5" w:rsidDel="00E92B02">
          <w:delText xml:space="preserve">using </w:delText>
        </w:r>
      </w:del>
      <w:ins w:id="1230" w:author="Matthew Kay" w:date="2016-01-04T16:45:00Z">
        <w:r w:rsidR="00E92B02">
          <w:t xml:space="preserve">of </w:t>
        </w:r>
      </w:ins>
      <w:r w:rsidRPr="00BD56F5">
        <w:t>small samples</w:t>
      </w:r>
      <w:ins w:id="1231" w:author="Matthew Kay" w:date="2016-01-04T16:45:00Z">
        <w:r w:rsidR="00E92B02">
          <w:t xml:space="preserve"> </w:t>
        </w:r>
        <w:r w:rsidR="00E92B02">
          <w:fldChar w:fldCharType="begin" w:fldLock="1"/>
        </w:r>
      </w:ins>
      <w:r w:rsidR="00B67D45">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E92B02">
        <w:fldChar w:fldCharType="separate"/>
      </w:r>
      <w:r w:rsidR="00B67D45" w:rsidRPr="00B67D45">
        <w:rPr>
          <w:noProof/>
        </w:rPr>
        <w:t>[6]</w:t>
      </w:r>
      <w:ins w:id="1232" w:author="Matthew Kay" w:date="2016-01-04T16:45:00Z">
        <w:r w:rsidR="00E92B02">
          <w:fldChar w:fldCharType="end"/>
        </w:r>
      </w:ins>
      <w:r w:rsidRPr="00BD56F5">
        <w:t xml:space="preserve">. We saw the benefit of this strategy in the </w:t>
      </w:r>
      <w:del w:id="1233" w:author="Eric Hekler" w:date="2016-01-06T13:23:00Z">
        <w:r w:rsidRPr="00BD56F5" w:rsidDel="00BA38F2">
          <w:delText xml:space="preserve">large </w:delText>
        </w:r>
      </w:del>
      <w:r w:rsidRPr="00BD56F5">
        <w:t>reduction in error</w:t>
      </w:r>
      <w:r>
        <w:t xml:space="preserve"> in our small-</w:t>
      </w:r>
      <w:r w:rsidRPr="00DE133F">
        <w:rPr>
          <w:i/>
          <w:rPrChange w:id="1234" w:author="Matthew Kay" w:date="2016-01-07T00:51:00Z">
            <w:rPr/>
          </w:rPrChange>
        </w:rPr>
        <w:t>n</w:t>
      </w:r>
      <w:r>
        <w:t xml:space="preserve"> simulations.</w:t>
      </w:r>
      <w:del w:id="1235"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36" w:author="Matthew Kay" w:date="2016-01-04T16:46:00Z">
        <w:r w:rsidRPr="00BD56F5" w:rsidDel="00E92B02">
          <w:delText xml:space="preserve">have the advantage of </w:delText>
        </w:r>
      </w:del>
      <w:r w:rsidRPr="00BD56F5">
        <w:t>acknowledg</w:t>
      </w:r>
      <w:ins w:id="1237" w:author="Matthew Kay" w:date="2016-01-04T16:46:00Z">
        <w:r w:rsidR="00E92B02">
          <w:t>e</w:t>
        </w:r>
      </w:ins>
      <w:del w:id="1238" w:author="Matthew Kay" w:date="2016-01-04T16:46:00Z">
        <w:r w:rsidRPr="00BD56F5" w:rsidDel="00E92B02">
          <w:delText>ing</w:delText>
        </w:r>
      </w:del>
      <w:r w:rsidRPr="00BD56F5">
        <w:t xml:space="preserve"> the known problem of inflated effect sizes in small samples, which makes them a good fit for HCI. However, </w:t>
      </w:r>
      <w:del w:id="1239"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40" w:author="Eric Hekler" w:date="2015-12-30T11:58:00Z">
        <w:r w:rsidR="00870F01">
          <w:t>particularly mathematical specification of skepticism</w:t>
        </w:r>
      </w:ins>
      <w:del w:id="1241"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42" w:author="Greg Nelson" w:date="2016-01-07T16:56:00Z">
            <w:rPr/>
          </w:rPrChange>
        </w:rPr>
        <w:t>fast-to-slow</w:t>
      </w:r>
      <w:r w:rsidRPr="00BD56F5">
        <w:t xml:space="preserve">) can be used to establish informed skeptical priors of an unknown, but related phenomena (e.g., </w:t>
      </w:r>
      <w:r w:rsidRPr="00C15359">
        <w:rPr>
          <w:i/>
          <w:rPrChange w:id="1243"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44" w:author="Eric Hekler" w:date="2015-12-30T11:59:00Z">
        <w:r w:rsidR="00870F01">
          <w:t xml:space="preserve">via </w:t>
        </w:r>
      </w:ins>
      <w:del w:id="1245" w:author="Eric Hekler" w:date="2015-12-30T11:59:00Z">
        <w:r w:rsidRPr="00BD56F5" w:rsidDel="00870F01">
          <w:delText xml:space="preserve">by developing systems for </w:delText>
        </w:r>
      </w:del>
      <w:r w:rsidRPr="00BD56F5">
        <w:t xml:space="preserve">interactive </w:t>
      </w:r>
      <w:ins w:id="1246" w:author="Eric Hekler" w:date="2015-12-30T11:59:00Z">
        <w:r w:rsidR="00870F01">
          <w:t xml:space="preserve">systems for </w:t>
        </w:r>
      </w:ins>
      <w:del w:id="1247" w:author="Matthew Kay" w:date="2016-01-04T16:47:00Z">
        <w:r w:rsidRPr="00BD56F5" w:rsidDel="00E92B02">
          <w:delText>specifi</w:delText>
        </w:r>
        <w:r w:rsidDel="00E92B02">
          <w:delText xml:space="preserve">cation of </w:delText>
        </w:r>
      </w:del>
      <w:r>
        <w:t>prior</w:t>
      </w:r>
      <w:del w:id="1248" w:author="Matthew Kay" w:date="2016-01-04T16:47:00Z">
        <w:r w:rsidDel="00E92B02">
          <w:delText>s</w:delText>
        </w:r>
      </w:del>
      <w:ins w:id="1249"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50" w:name="h.bnla3bx3oh3v" w:colFirst="0" w:colLast="0"/>
      <w:bookmarkEnd w:id="1250"/>
      <w:r>
        <w:t xml:space="preserve">Practical impact of research </w:t>
      </w:r>
      <w:ins w:id="1251"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52"/>
      <w:commentRangeStart w:id="1253"/>
      <w:r>
        <w:t xml:space="preserve">Finally, we wish to address another common thread of discussion in the </w:t>
      </w:r>
      <w:del w:id="1254" w:author="Matthew Kay" w:date="2016-01-04T17:30:00Z">
        <w:r w:rsidDel="00EC0AB7">
          <w:delText>C</w:delText>
        </w:r>
      </w:del>
      <w:r>
        <w:t>H</w:t>
      </w:r>
      <w:ins w:id="1255" w:author="Matthew Kay" w:date="2016-01-04T17:30:00Z">
        <w:r w:rsidR="00EC0AB7">
          <w:t>C</w:t>
        </w:r>
      </w:ins>
      <w:r>
        <w:t xml:space="preserve">I community, a perhaps more existential one: how can we have practical effects on real-world deployed systems? How can practitioners derive value from results </w:t>
      </w:r>
      <w:ins w:id="1256" w:author="Matthew Kay" w:date="2016-01-04T17:30:00Z">
        <w:r w:rsidR="00EC0AB7">
          <w:t>in</w:t>
        </w:r>
      </w:ins>
      <w:del w:id="1257" w:author="Matthew Kay" w:date="2016-01-04T17:30:00Z">
        <w:r w:rsidDel="00EC0AB7">
          <w:delText>at</w:delText>
        </w:r>
      </w:del>
      <w:r>
        <w:t xml:space="preserve"> </w:t>
      </w:r>
      <w:ins w:id="1258" w:author="Matthew Kay" w:date="2016-01-04T17:30:00Z">
        <w:r w:rsidR="00EC0AB7">
          <w:t xml:space="preserve">the </w:t>
        </w:r>
      </w:ins>
      <w:del w:id="1259" w:author="Matthew Kay" w:date="2016-01-04T17:30:00Z">
        <w:r w:rsidDel="00EC0AB7">
          <w:delText>C</w:delText>
        </w:r>
      </w:del>
      <w:r>
        <w:t>H</w:t>
      </w:r>
      <w:ins w:id="1260" w:author="Matthew Kay" w:date="2016-01-04T17:30:00Z">
        <w:r w:rsidR="00EC0AB7">
          <w:t>C</w:t>
        </w:r>
      </w:ins>
      <w:r>
        <w:t>I</w:t>
      </w:r>
      <w:ins w:id="1261"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52"/>
      <w:r w:rsidR="00870F01">
        <w:rPr>
          <w:rStyle w:val="CommentReference"/>
        </w:rPr>
        <w:commentReference w:id="1252"/>
      </w:r>
      <w:commentRangeEnd w:id="1253"/>
      <w:r w:rsidR="00CE7743">
        <w:rPr>
          <w:rStyle w:val="CommentReference"/>
        </w:rPr>
        <w:commentReference w:id="1253"/>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62" w:author="Eric Hekler" w:date="2016-01-06T13:41:00Z">
        <w:r w:rsidR="0021485B">
          <w:t>relative to the probable benefit</w:t>
        </w:r>
      </w:ins>
      <w:del w:id="1263"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64" w:name="h.iqeiheb4zrwr" w:colFirst="0" w:colLast="0"/>
      <w:bookmarkEnd w:id="1264"/>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65" w:author="Matthew Kay" w:date="2015-12-29T00:03:00Z"/>
        </w:rPr>
      </w:pPr>
      <w:r>
        <w:t xml:space="preserve">Bayesian analysis allows us to learn more quickly by building on previous results. It also fits more effectively into the publication incentives of </w:t>
      </w:r>
      <w:del w:id="1266" w:author="Matthew Kay" w:date="2016-01-04T17:30:00Z">
        <w:r w:rsidDel="00EC0AB7">
          <w:delText>C</w:delText>
        </w:r>
      </w:del>
      <w:r>
        <w:t>H</w:t>
      </w:r>
      <w:ins w:id="1267" w:author="Matthew Kay" w:date="2016-01-04T17:30:00Z">
        <w:r w:rsidR="00EC0AB7">
          <w:t>C</w:t>
        </w:r>
      </w:ins>
      <w:r>
        <w:t xml:space="preserve">I than approaches to improving knowledge accrual within the NHST framework, such as meta-analysis. At the same time, it is compatible with calls for more replication (RepliCHI),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268" w:author="Greg Nelson" w:date="2016-01-07T16:57:00Z">
        <w:r w:rsidR="00C15359">
          <w:rPr>
            <w:i/>
          </w:rPr>
          <w:t>p</w:t>
        </w:r>
        <w:r w:rsidR="00C15359">
          <w:t>-</w:t>
        </w:r>
      </w:ins>
      <w:del w:id="1269"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270" w:author="Greg Nelson" w:date="2016-01-06T15:51:00Z">
        <w:r w:rsidR="008D7218">
          <w:t xml:space="preserve">more </w:t>
        </w:r>
      </w:ins>
      <w:r>
        <w:t>user-centered statistics</w:t>
      </w:r>
      <w:r w:rsidR="002060AF">
        <w:t>.</w:t>
      </w:r>
    </w:p>
    <w:p w14:paraId="2C225D39" w14:textId="046F278C" w:rsidR="00663D15" w:rsidRDefault="00663D15">
      <w:pPr>
        <w:pStyle w:val="Heading1"/>
        <w:rPr>
          <w:ins w:id="1271" w:author="Matthew Kay" w:date="2015-12-29T00:03:00Z"/>
        </w:rPr>
        <w:pPrChange w:id="1272"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73" w:author="Matthew Kay" w:date="2015-12-29T00:03:00Z">
        <w:r>
          <w:t>Acknowledgements</w:t>
        </w:r>
      </w:ins>
    </w:p>
    <w:p w14:paraId="3D5F19D7" w14:textId="605F8FA6" w:rsidR="00663D15" w:rsidRPr="008E0CAD" w:rsidRDefault="00A5780C">
      <w:pPr>
        <w:rPr>
          <w:rFonts w:ascii="Times" w:hAnsi="Times"/>
          <w:rPrChange w:id="1274" w:author="Greg Nelson" w:date="2015-12-29T22:56:00Z">
            <w:rPr/>
          </w:rPrChange>
        </w:rPr>
        <w:pPrChange w:id="1275"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76" w:author="Matthew Kay" w:date="2015-12-29T00:03:00Z">
        <w:r>
          <w:t xml:space="preserve">Matthew Kay was supported by the Intel Science and Technology Center for Pervasive Computing (ISTC-PC). </w:t>
        </w:r>
      </w:ins>
      <w:ins w:id="1277" w:author="Greg Nelson" w:date="2015-12-29T22:55:00Z">
        <w:r w:rsidR="008E0CAD">
          <w:t>Greg</w:t>
        </w:r>
      </w:ins>
      <w:ins w:id="1278" w:author="Greg Nelson" w:date="2015-12-29T22:56:00Z">
        <w:r w:rsidR="008E0CAD">
          <w:t>ory</w:t>
        </w:r>
      </w:ins>
      <w:ins w:id="1279" w:author="Greg Nelson" w:date="2015-12-29T22:55:00Z">
        <w:r w:rsidR="008E0CAD">
          <w:t xml:space="preserve"> Nelson</w:t>
        </w:r>
      </w:ins>
      <w:ins w:id="1280"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w:t>
        </w:r>
      </w:ins>
      <w:ins w:id="1281" w:author="Greg Nelson" w:date="2016-01-06T15:52:00Z">
        <w:r w:rsidR="008D7218" w:rsidRPr="008D7218">
          <w:rPr>
            <w:rFonts w:ascii="Times" w:hAnsi="Times"/>
          </w:rPr>
          <w:t> DGE-1256082</w:t>
        </w:r>
      </w:ins>
      <w:ins w:id="1282" w:author="Greg Nelson" w:date="2015-12-29T22:56:00Z">
        <w:r w:rsidR="008E0CAD" w:rsidRPr="008E0CAD">
          <w:rPr>
            <w:rFonts w:ascii="Times" w:hAnsi="Times"/>
          </w:rPr>
          <w:t>.</w:t>
        </w:r>
        <w:r w:rsidR="008E0CAD">
          <w:rPr>
            <w:rFonts w:ascii="Times" w:hAnsi="Times"/>
          </w:rPr>
          <w:t xml:space="preserve"> </w:t>
        </w:r>
      </w:ins>
      <w:ins w:id="1283" w:author="Matthew Kay" w:date="2015-12-29T00:03:00Z">
        <w:r w:rsidR="00663D15" w:rsidRPr="00663D15">
          <w:t>Eric Hekler's work was supported, in part, by a grant from the Robert Wood Johnson Foundation (PI: Hekler, 71995).</w:t>
        </w:r>
      </w:ins>
    </w:p>
    <w:p w14:paraId="689F8ED5" w14:textId="77777777" w:rsidR="006B3F1F" w:rsidRDefault="006B3F1F">
      <w:pPr>
        <w:pStyle w:val="Heading1"/>
      </w:pPr>
      <w:r>
        <w:lastRenderedPageBreak/>
        <w:t>REFERENCES</w:t>
      </w:r>
    </w:p>
    <w:p w14:paraId="24AFE564" w14:textId="74D9F270" w:rsidR="00B67D45" w:rsidRPr="00B67D45" w:rsidRDefault="00FA6C57">
      <w:pPr>
        <w:pStyle w:val="Referencesnonumber"/>
        <w:pPrChange w:id="1284" w:author="Matthew Kay" w:date="2016-01-07T23:21: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B67D45" w:rsidRPr="00B67D45">
        <w:t>1.</w:t>
      </w:r>
      <w:r w:rsidR="00B67D45" w:rsidRPr="00B67D45">
        <w:tab/>
        <w:t xml:space="preserve">Joel Brandt, Mira Dontcheva, Marcos Weskamp, and Scott R. Klemmer. 2010. Example-centric programming. </w:t>
      </w:r>
      <w:r w:rsidR="00B67D45" w:rsidRPr="00B67D45">
        <w:rPr>
          <w:i/>
          <w:iCs/>
        </w:rPr>
        <w:t>Proceedings of the 28th international conference on Human factors in computing systems - CHI ’10</w:t>
      </w:r>
      <w:r w:rsidR="00B67D45" w:rsidRPr="00B67D45">
        <w:t>, ACM Press, 513. Retrieved January 7, 2016 from http://dl.acm.org/citation.cfm?id=1753326.1753402</w:t>
      </w:r>
    </w:p>
    <w:p w14:paraId="0B000632" w14:textId="77777777" w:rsidR="00B67D45" w:rsidRPr="00B67D45" w:rsidRDefault="00B67D45">
      <w:pPr>
        <w:pStyle w:val="Referencesnonumber"/>
        <w:pPrChange w:id="1285" w:author="Matthew Kay" w:date="2016-01-07T23:21:00Z">
          <w:pPr>
            <w:widowControl w:val="0"/>
            <w:autoSpaceDE w:val="0"/>
            <w:autoSpaceDN w:val="0"/>
            <w:adjustRightInd w:val="0"/>
            <w:spacing w:after="80"/>
            <w:ind w:left="640" w:hanging="640"/>
          </w:pPr>
        </w:pPrChange>
      </w:pPr>
      <w:r w:rsidRPr="00B67D45">
        <w:t>2.</w:t>
      </w:r>
      <w:r w:rsidRPr="00B67D45">
        <w:tab/>
        <w:t xml:space="preserve">Bob Carpenter, Andrew Gelman, Matt Hoffman, et al. 2015. Stan: A Probabilistic Programming Language. </w:t>
      </w:r>
      <w:r w:rsidRPr="00B67D45">
        <w:rPr>
          <w:i/>
          <w:iCs/>
        </w:rPr>
        <w:t>Journal of Statistical Software</w:t>
      </w:r>
      <w:r w:rsidRPr="00B67D45">
        <w:t xml:space="preserve"> In press.</w:t>
      </w:r>
    </w:p>
    <w:p w14:paraId="1AFA6FFA" w14:textId="77777777" w:rsidR="00B67D45" w:rsidRPr="00B67D45" w:rsidRDefault="00B67D45">
      <w:pPr>
        <w:pStyle w:val="Referencesnonumber"/>
        <w:pPrChange w:id="1286" w:author="Matthew Kay" w:date="2016-01-07T23:21:00Z">
          <w:pPr>
            <w:widowControl w:val="0"/>
            <w:autoSpaceDE w:val="0"/>
            <w:autoSpaceDN w:val="0"/>
            <w:adjustRightInd w:val="0"/>
            <w:spacing w:after="80"/>
            <w:ind w:left="640" w:hanging="640"/>
          </w:pPr>
        </w:pPrChange>
      </w:pPr>
      <w:r w:rsidRPr="00B67D45">
        <w:t>3.</w:t>
      </w:r>
      <w:r w:rsidRPr="00B67D45">
        <w:tab/>
        <w:t xml:space="preserve">Geoff Cumming. 2014. The new statistics: why and how. </w:t>
      </w:r>
      <w:r w:rsidRPr="00B67D45">
        <w:rPr>
          <w:i/>
          <w:iCs/>
        </w:rPr>
        <w:t>Psychological science</w:t>
      </w:r>
      <w:r w:rsidRPr="00B67D45">
        <w:t xml:space="preserve"> 25, 1: 7–29. Retrieved July 9, 2014 from http://pss.sagepub.com/content/early/2013/11/07/0956797613504966.abstract</w:t>
      </w:r>
    </w:p>
    <w:p w14:paraId="14A68C0F" w14:textId="77777777" w:rsidR="00B67D45" w:rsidRPr="00B67D45" w:rsidRDefault="00B67D45">
      <w:pPr>
        <w:pStyle w:val="Referencesnonumber"/>
        <w:pPrChange w:id="1287" w:author="Matthew Kay" w:date="2016-01-07T23:21:00Z">
          <w:pPr>
            <w:widowControl w:val="0"/>
            <w:autoSpaceDE w:val="0"/>
            <w:autoSpaceDN w:val="0"/>
            <w:adjustRightInd w:val="0"/>
            <w:spacing w:after="80"/>
            <w:ind w:left="640" w:hanging="640"/>
          </w:pPr>
        </w:pPrChange>
      </w:pPr>
      <w:r w:rsidRPr="00B67D45">
        <w:t>4.</w:t>
      </w:r>
      <w:r w:rsidRPr="00B67D45">
        <w:tab/>
        <w:t xml:space="preserve">Zoltan Dienes. 2011. Bayesian Versus Orthodox Statistics: Which Side Are You On? </w:t>
      </w:r>
      <w:r w:rsidRPr="00B67D45">
        <w:rPr>
          <w:i/>
          <w:iCs/>
        </w:rPr>
        <w:t>Perspectives on psychological science : a journal of the Association for Psychological Science</w:t>
      </w:r>
      <w:r w:rsidRPr="00B67D45">
        <w:t xml:space="preserve"> 6, 3: 274–90. Retrieved January 7, 2016 from http://pps.sagepub.com/content/6/3/274.abstract</w:t>
      </w:r>
    </w:p>
    <w:p w14:paraId="5457E4CE" w14:textId="77777777" w:rsidR="00B67D45" w:rsidRPr="00B67D45" w:rsidRDefault="00B67D45">
      <w:pPr>
        <w:pStyle w:val="Referencesnonumber"/>
        <w:pPrChange w:id="1288" w:author="Matthew Kay" w:date="2016-01-07T23:21:00Z">
          <w:pPr>
            <w:widowControl w:val="0"/>
            <w:autoSpaceDE w:val="0"/>
            <w:autoSpaceDN w:val="0"/>
            <w:adjustRightInd w:val="0"/>
            <w:spacing w:after="80"/>
            <w:ind w:left="640" w:hanging="640"/>
          </w:pPr>
        </w:pPrChange>
      </w:pPr>
      <w:r w:rsidRPr="00B67D45">
        <w:t>5.</w:t>
      </w:r>
      <w:r w:rsidRPr="00B67D45">
        <w:tab/>
        <w:t xml:space="preserve">Daniel Foreman-Mackey, David W. Hogg, Dustin Lang, and Jonathan Goodman. 2013. emcee : The MCMC Hammer. </w:t>
      </w:r>
      <w:r w:rsidRPr="00B67D45">
        <w:rPr>
          <w:i/>
          <w:iCs/>
        </w:rPr>
        <w:t>Publications of the Astronomical Society of the Pacific</w:t>
      </w:r>
      <w:r w:rsidRPr="00B67D45">
        <w:t xml:space="preserve"> 125, 925: 306–312. Retrieved April 21, 2015 from http://arxiv.org/abs/1202.3665</w:t>
      </w:r>
    </w:p>
    <w:p w14:paraId="4AF18602" w14:textId="77777777" w:rsidR="00B67D45" w:rsidRPr="00B67D45" w:rsidRDefault="00B67D45">
      <w:pPr>
        <w:pStyle w:val="Referencesnonumber"/>
        <w:pPrChange w:id="1289" w:author="Matthew Kay" w:date="2016-01-07T23:21:00Z">
          <w:pPr>
            <w:widowControl w:val="0"/>
            <w:autoSpaceDE w:val="0"/>
            <w:autoSpaceDN w:val="0"/>
            <w:adjustRightInd w:val="0"/>
            <w:spacing w:after="80"/>
            <w:ind w:left="640" w:hanging="640"/>
          </w:pPr>
        </w:pPrChange>
      </w:pPr>
      <w:r w:rsidRPr="00B67D45">
        <w:t>6.</w:t>
      </w:r>
      <w:r w:rsidRPr="00B67D45">
        <w:tab/>
        <w:t xml:space="preserve">A. Gelman and J. Carlin. 2014. Beyond Power Calculations: Assessing Type S (Sign) and Type M (Magnitude) Errors. </w:t>
      </w:r>
      <w:r w:rsidRPr="00B67D45">
        <w:rPr>
          <w:i/>
          <w:iCs/>
        </w:rPr>
        <w:t>Perspectives on Psychological Science</w:t>
      </w:r>
      <w:r w:rsidRPr="00B67D45">
        <w:t xml:space="preserve"> 9, 6: 641–651. Retrieved November 17, 2014 from http://pps.sagepub.com/content/9/6/641.short</w:t>
      </w:r>
    </w:p>
    <w:p w14:paraId="2EAEC608" w14:textId="77777777" w:rsidR="00B67D45" w:rsidRPr="00B67D45" w:rsidRDefault="00B67D45">
      <w:pPr>
        <w:pStyle w:val="Referencesnonumber"/>
        <w:pPrChange w:id="1290" w:author="Matthew Kay" w:date="2016-01-07T23:21:00Z">
          <w:pPr>
            <w:widowControl w:val="0"/>
            <w:autoSpaceDE w:val="0"/>
            <w:autoSpaceDN w:val="0"/>
            <w:adjustRightInd w:val="0"/>
            <w:spacing w:after="80"/>
            <w:ind w:left="640" w:hanging="640"/>
          </w:pPr>
        </w:pPrChange>
      </w:pPr>
      <w:r w:rsidRPr="00B67D45">
        <w:t>7.</w:t>
      </w:r>
      <w:r w:rsidRPr="00B67D45">
        <w:tab/>
        <w:t xml:space="preserve">Andrew Gelman, Aleks Jakulin, Maria Grazia Pittau, and Yu-Sung Su. 2008. A Weakly Informative Default Prior Distribution for Logistic and Other Regression Models. </w:t>
      </w:r>
      <w:r w:rsidRPr="00B67D45">
        <w:rPr>
          <w:i/>
          <w:iCs/>
        </w:rPr>
        <w:t>The Annals of Applied Statistics</w:t>
      </w:r>
      <w:r w:rsidRPr="00B67D45">
        <w:t xml:space="preserve"> 2, 4: 1360–1383.</w:t>
      </w:r>
    </w:p>
    <w:p w14:paraId="01EFE971" w14:textId="77777777" w:rsidR="00B67D45" w:rsidRPr="00B67D45" w:rsidRDefault="00B67D45">
      <w:pPr>
        <w:pStyle w:val="Referencesnonumber"/>
        <w:pPrChange w:id="1291" w:author="Matthew Kay" w:date="2016-01-07T23:21:00Z">
          <w:pPr>
            <w:widowControl w:val="0"/>
            <w:autoSpaceDE w:val="0"/>
            <w:autoSpaceDN w:val="0"/>
            <w:adjustRightInd w:val="0"/>
            <w:spacing w:after="80"/>
            <w:ind w:left="640" w:hanging="640"/>
          </w:pPr>
        </w:pPrChange>
      </w:pPr>
      <w:r w:rsidRPr="00B67D45">
        <w:t>8.</w:t>
      </w:r>
      <w:r w:rsidRPr="00B67D45">
        <w:tab/>
        <w:t xml:space="preserve">Andrew Gelman and David Weakliem. 2009. Of Beauty, Sex and Power. </w:t>
      </w:r>
      <w:r w:rsidRPr="00B67D45">
        <w:rPr>
          <w:i/>
          <w:iCs/>
        </w:rPr>
        <w:t>American Scientist</w:t>
      </w:r>
      <w:r w:rsidRPr="00B67D45">
        <w:t xml:space="preserve"> 97, 4: 310–316.</w:t>
      </w:r>
    </w:p>
    <w:p w14:paraId="6BDB40EE" w14:textId="77777777" w:rsidR="00B67D45" w:rsidRPr="00B67D45" w:rsidRDefault="00B67D45">
      <w:pPr>
        <w:pStyle w:val="Referencesnonumber"/>
        <w:pPrChange w:id="1292" w:author="Matthew Kay" w:date="2016-01-07T23:21:00Z">
          <w:pPr>
            <w:widowControl w:val="0"/>
            <w:autoSpaceDE w:val="0"/>
            <w:autoSpaceDN w:val="0"/>
            <w:adjustRightInd w:val="0"/>
            <w:spacing w:after="80"/>
            <w:ind w:left="640" w:hanging="640"/>
          </w:pPr>
        </w:pPrChange>
      </w:pPr>
      <w:r w:rsidRPr="00B67D45">
        <w:t>9.</w:t>
      </w:r>
      <w:r w:rsidRPr="00B67D45">
        <w:tab/>
        <w:t xml:space="preserve">Andrew Gelman. 2006. Prior distributions for variance parameters in hierarchical models. </w:t>
      </w:r>
      <w:r w:rsidRPr="00B67D45">
        <w:rPr>
          <w:i/>
          <w:iCs/>
        </w:rPr>
        <w:t>Bayesian Analysis</w:t>
      </w:r>
      <w:r w:rsidRPr="00B67D45">
        <w:t xml:space="preserve"> 1, 3: 515–533. http://doi.org/10.1214/06-BA117A</w:t>
      </w:r>
    </w:p>
    <w:p w14:paraId="5556E319" w14:textId="77777777" w:rsidR="00B67D45" w:rsidRPr="00B67D45" w:rsidRDefault="00B67D45">
      <w:pPr>
        <w:pStyle w:val="Referencesnonumber"/>
        <w:pPrChange w:id="1293" w:author="Matthew Kay" w:date="2016-01-07T23:21:00Z">
          <w:pPr>
            <w:widowControl w:val="0"/>
            <w:autoSpaceDE w:val="0"/>
            <w:autoSpaceDN w:val="0"/>
            <w:adjustRightInd w:val="0"/>
            <w:spacing w:after="80"/>
            <w:ind w:left="640" w:hanging="640"/>
          </w:pPr>
        </w:pPrChange>
      </w:pPr>
      <w:r w:rsidRPr="00B67D45">
        <w:t>10.</w:t>
      </w:r>
      <w:r w:rsidRPr="00B67D45">
        <w:tab/>
        <w:t xml:space="preserve">Saul Greenberg and Bill Buxton. 2008. Usability evaluation considered harmful (some of the time). </w:t>
      </w:r>
      <w:r w:rsidRPr="00B67D45">
        <w:rPr>
          <w:i/>
          <w:iCs/>
        </w:rPr>
        <w:t>Proceeding of the twenty-sixth annual CHI conference on Human factors in computing systems - CHI ’08</w:t>
      </w:r>
      <w:r w:rsidRPr="00B67D45">
        <w:t>, ACM Press, 111. Retrieved September 25, 2015 from http://dl.acm.org/citation.cfm?id=1357054.1357074</w:t>
      </w:r>
    </w:p>
    <w:p w14:paraId="01531193" w14:textId="77777777" w:rsidR="00B67D45" w:rsidRPr="00B67D45" w:rsidRDefault="00B67D45">
      <w:pPr>
        <w:pStyle w:val="Referencesnonumber"/>
        <w:pPrChange w:id="1294" w:author="Matthew Kay" w:date="2016-01-07T23:21:00Z">
          <w:pPr>
            <w:widowControl w:val="0"/>
            <w:autoSpaceDE w:val="0"/>
            <w:autoSpaceDN w:val="0"/>
            <w:adjustRightInd w:val="0"/>
            <w:spacing w:after="80"/>
            <w:ind w:left="640" w:hanging="640"/>
          </w:pPr>
        </w:pPrChange>
      </w:pPr>
      <w:r w:rsidRPr="00B67D45">
        <w:t>11.</w:t>
      </w:r>
      <w:r w:rsidRPr="00B67D45">
        <w:tab/>
        <w:t xml:space="preserve">Larry V. Hedges and Ingram Olkin. 1980. Vote-counting methods in research synthesis. </w:t>
      </w:r>
      <w:r w:rsidRPr="00B67D45">
        <w:rPr>
          <w:i/>
          <w:iCs/>
        </w:rPr>
        <w:t>Psychological Bulletin</w:t>
      </w:r>
      <w:r w:rsidRPr="00B67D45">
        <w:t xml:space="preserve"> 88, 2: 359–369.</w:t>
      </w:r>
    </w:p>
    <w:p w14:paraId="6AD5DF8F" w14:textId="77777777" w:rsidR="00B67D45" w:rsidRPr="00B67D45" w:rsidRDefault="00B67D45">
      <w:pPr>
        <w:pStyle w:val="Referencesnonumber"/>
        <w:pPrChange w:id="1295" w:author="Matthew Kay" w:date="2016-01-07T23:21:00Z">
          <w:pPr>
            <w:widowControl w:val="0"/>
            <w:autoSpaceDE w:val="0"/>
            <w:autoSpaceDN w:val="0"/>
            <w:adjustRightInd w:val="0"/>
            <w:spacing w:after="80"/>
            <w:ind w:left="640" w:hanging="640"/>
          </w:pPr>
        </w:pPrChange>
      </w:pPr>
      <w:r w:rsidRPr="00B67D45">
        <w:lastRenderedPageBreak/>
        <w:t>12.</w:t>
      </w:r>
      <w:r w:rsidRPr="00B67D45">
        <w:tab/>
        <w:t xml:space="preserve">Rink Hoekstra, Richard D. Morey, Jeffrey N. Rouder, and Eric-Jan Wagenmakers. 2014. Robust misinterpretation of confidence intervals. </w:t>
      </w:r>
      <w:r w:rsidRPr="00B67D45">
        <w:rPr>
          <w:i/>
          <w:iCs/>
        </w:rPr>
        <w:t>Psychonomic Bulletin &amp; Review</w:t>
      </w:r>
      <w:r w:rsidRPr="00B67D45">
        <w:t xml:space="preserve"> 21, 5: 1157–1164. Retrieved July 1, 2015 from http://www.ncbi.nlm.nih.gov/pubmed/24420726</w:t>
      </w:r>
    </w:p>
    <w:p w14:paraId="29EE62C5" w14:textId="77777777" w:rsidR="00B67D45" w:rsidRPr="00B67D45" w:rsidRDefault="00B67D45">
      <w:pPr>
        <w:pStyle w:val="Referencesnonumber"/>
        <w:pPrChange w:id="1296" w:author="Matthew Kay" w:date="2016-01-07T23:21:00Z">
          <w:pPr>
            <w:widowControl w:val="0"/>
            <w:autoSpaceDE w:val="0"/>
            <w:autoSpaceDN w:val="0"/>
            <w:adjustRightInd w:val="0"/>
            <w:spacing w:after="80"/>
            <w:ind w:left="640" w:hanging="640"/>
          </w:pPr>
        </w:pPrChange>
      </w:pPr>
      <w:r w:rsidRPr="00B67D45">
        <w:t>13.</w:t>
      </w:r>
      <w:r w:rsidRPr="00B67D45">
        <w:tab/>
        <w:t xml:space="preserve">Kasper Hornbæk and Effie Lai-Chong Law. 2007. Meta-analysis of correlations among usability measures. </w:t>
      </w:r>
      <w:r w:rsidRPr="00B67D45">
        <w:rPr>
          <w:i/>
          <w:iCs/>
        </w:rPr>
        <w:t>Proceedings of the SIGCHI conference on Human factors in computing systems - CHI ’07</w:t>
      </w:r>
      <w:r w:rsidRPr="00B67D45">
        <w:t>: 617. http://doi.org/10.1145/1240624.1240722</w:t>
      </w:r>
    </w:p>
    <w:p w14:paraId="394FDB49" w14:textId="77777777" w:rsidR="00B67D45" w:rsidRPr="00B67D45" w:rsidRDefault="00B67D45">
      <w:pPr>
        <w:pStyle w:val="Referencesnonumber"/>
        <w:pPrChange w:id="1297" w:author="Matthew Kay" w:date="2016-01-07T23:21:00Z">
          <w:pPr>
            <w:widowControl w:val="0"/>
            <w:autoSpaceDE w:val="0"/>
            <w:autoSpaceDN w:val="0"/>
            <w:adjustRightInd w:val="0"/>
            <w:spacing w:after="80"/>
            <w:ind w:left="640" w:hanging="640"/>
          </w:pPr>
        </w:pPrChange>
      </w:pPr>
      <w:r w:rsidRPr="00B67D45">
        <w:t>14.</w:t>
      </w:r>
      <w:r w:rsidRPr="00B67D45">
        <w:tab/>
        <w:t xml:space="preserve">George S. Howard, Scott E. Maxwell, and Kevin J. Fleming. The proof of the pudding: An illustration of the relative strengths of null hypothesis, meta-analysis, and Bayesian analysis. </w:t>
      </w:r>
    </w:p>
    <w:p w14:paraId="479C5071" w14:textId="77777777" w:rsidR="00B67D45" w:rsidRPr="00B67D45" w:rsidRDefault="00B67D45">
      <w:pPr>
        <w:pStyle w:val="Referencesnonumber"/>
        <w:pPrChange w:id="1298" w:author="Matthew Kay" w:date="2016-01-07T23:21:00Z">
          <w:pPr>
            <w:widowControl w:val="0"/>
            <w:autoSpaceDE w:val="0"/>
            <w:autoSpaceDN w:val="0"/>
            <w:adjustRightInd w:val="0"/>
            <w:spacing w:after="80"/>
            <w:ind w:left="640" w:hanging="640"/>
          </w:pPr>
        </w:pPrChange>
      </w:pPr>
      <w:r w:rsidRPr="00B67D45">
        <w:t>15.</w:t>
      </w:r>
      <w:r w:rsidRPr="00B67D45">
        <w:tab/>
        <w:t xml:space="preserve">John P A Ioannidis. 2005. Why most published research findings are false. </w:t>
      </w:r>
      <w:r w:rsidRPr="00B67D45">
        <w:rPr>
          <w:i/>
          <w:iCs/>
        </w:rPr>
        <w:t>PLoS medicine</w:t>
      </w:r>
      <w:r w:rsidRPr="00B67D45">
        <w:t xml:space="preserve"> 2, 8: e124. Retrieved July 9, 2014 from http://journals.plos.org/plosmedicine/article?id=10.1371/journal.pmed.0020124</w:t>
      </w:r>
    </w:p>
    <w:p w14:paraId="52C6DF7C" w14:textId="77777777" w:rsidR="00B67D45" w:rsidRPr="00B67D45" w:rsidRDefault="00B67D45">
      <w:pPr>
        <w:pStyle w:val="Referencesnonumber"/>
        <w:pPrChange w:id="1299" w:author="Matthew Kay" w:date="2016-01-07T23:21:00Z">
          <w:pPr>
            <w:widowControl w:val="0"/>
            <w:autoSpaceDE w:val="0"/>
            <w:autoSpaceDN w:val="0"/>
            <w:adjustRightInd w:val="0"/>
            <w:spacing w:after="80"/>
            <w:ind w:left="640" w:hanging="640"/>
          </w:pPr>
        </w:pPrChange>
      </w:pPr>
      <w:r w:rsidRPr="00B67D45">
        <w:t>16.</w:t>
      </w:r>
      <w:r w:rsidRPr="00B67D45">
        <w:tab/>
        <w:t xml:space="preserve">Maurits Kaptein and Judy Robertson. 2012. Rethinking statistical analysis methods for CHI. </w:t>
      </w:r>
      <w:r w:rsidRPr="00B67D45">
        <w:rPr>
          <w:i/>
          <w:iCs/>
        </w:rPr>
        <w:t>Proceedings of the 2012 ACM annual conference on Human Factors in Computing Systems - CHI ’12</w:t>
      </w:r>
      <w:r w:rsidRPr="00B67D45">
        <w:t>, ACM Press, 1105. Retrieved September 25, 2015 from http://dl.acm.org/citation.cfm?id=2207676.2208557</w:t>
      </w:r>
    </w:p>
    <w:p w14:paraId="3278691F" w14:textId="77777777" w:rsidR="00B67D45" w:rsidRPr="00B67D45" w:rsidRDefault="00B67D45">
      <w:pPr>
        <w:pStyle w:val="Referencesnonumber"/>
        <w:pPrChange w:id="1300" w:author="Matthew Kay" w:date="2016-01-07T23:21:00Z">
          <w:pPr>
            <w:widowControl w:val="0"/>
            <w:autoSpaceDE w:val="0"/>
            <w:autoSpaceDN w:val="0"/>
            <w:adjustRightInd w:val="0"/>
            <w:spacing w:after="80"/>
            <w:ind w:left="640" w:hanging="640"/>
          </w:pPr>
        </w:pPrChange>
      </w:pPr>
      <w:r w:rsidRPr="00B67D45">
        <w:t>17.</w:t>
      </w:r>
      <w:r w:rsidRPr="00B67D45">
        <w:tab/>
        <w:t xml:space="preserve">John K Kruschke. 2013. Bayesian estimation supersedes the t test. </w:t>
      </w:r>
      <w:r w:rsidRPr="00B67D45">
        <w:rPr>
          <w:i/>
          <w:iCs/>
        </w:rPr>
        <w:t>Journal of experimental psychology. General</w:t>
      </w:r>
      <w:r w:rsidRPr="00B67D45">
        <w:t xml:space="preserve"> 142, 2: 573–603. Retrieved September 25, 2015 from http://www.ncbi.nlm.nih.gov/pubmed/22774788</w:t>
      </w:r>
    </w:p>
    <w:p w14:paraId="50659244" w14:textId="77777777" w:rsidR="00B67D45" w:rsidRPr="00B67D45" w:rsidRDefault="00B67D45">
      <w:pPr>
        <w:pStyle w:val="Referencesnonumber"/>
        <w:pPrChange w:id="1301" w:author="Matthew Kay" w:date="2016-01-07T23:21:00Z">
          <w:pPr>
            <w:widowControl w:val="0"/>
            <w:autoSpaceDE w:val="0"/>
            <w:autoSpaceDN w:val="0"/>
            <w:adjustRightInd w:val="0"/>
            <w:spacing w:after="80"/>
            <w:ind w:left="640" w:hanging="640"/>
          </w:pPr>
        </w:pPrChange>
      </w:pPr>
      <w:r w:rsidRPr="00B67D45">
        <w:t>18.</w:t>
      </w:r>
      <w:r w:rsidRPr="00B67D45">
        <w:tab/>
        <w:t xml:space="preserve">John K. Kruschke. 2010. Bayesian data analysis. </w:t>
      </w:r>
      <w:r w:rsidRPr="00B67D45">
        <w:rPr>
          <w:i/>
          <w:iCs/>
        </w:rPr>
        <w:t>Wiley Interdisciplinary Reviews: Cognitive Science</w:t>
      </w:r>
      <w:r w:rsidRPr="00B67D45">
        <w:t xml:space="preserve"> 1, 5: 658–676. http://doi.org/10.1002/wcs.72</w:t>
      </w:r>
    </w:p>
    <w:p w14:paraId="63A929E5" w14:textId="77777777" w:rsidR="00B67D45" w:rsidRPr="00B67D45" w:rsidRDefault="00B67D45">
      <w:pPr>
        <w:pStyle w:val="Referencesnonumber"/>
        <w:pPrChange w:id="1302" w:author="Matthew Kay" w:date="2016-01-07T23:21:00Z">
          <w:pPr>
            <w:widowControl w:val="0"/>
            <w:autoSpaceDE w:val="0"/>
            <w:autoSpaceDN w:val="0"/>
            <w:adjustRightInd w:val="0"/>
            <w:spacing w:after="80"/>
            <w:ind w:left="640" w:hanging="640"/>
          </w:pPr>
        </w:pPrChange>
      </w:pPr>
      <w:r w:rsidRPr="00B67D45">
        <w:t>19.</w:t>
      </w:r>
      <w:r w:rsidRPr="00B67D45">
        <w:tab/>
        <w:t xml:space="preserve">John K. Kruschke. 2011. </w:t>
      </w:r>
      <w:r w:rsidRPr="00B67D45">
        <w:rPr>
          <w:i/>
          <w:iCs/>
        </w:rPr>
        <w:t>Doing Bayesian Data Analysis</w:t>
      </w:r>
      <w:r w:rsidRPr="00B67D45">
        <w:t>. Elsevier Inc.</w:t>
      </w:r>
    </w:p>
    <w:p w14:paraId="6BB9254F" w14:textId="77777777" w:rsidR="00B67D45" w:rsidRPr="00B67D45" w:rsidRDefault="00B67D45">
      <w:pPr>
        <w:pStyle w:val="Referencesnonumber"/>
        <w:pPrChange w:id="1303" w:author="Matthew Kay" w:date="2016-01-07T23:21:00Z">
          <w:pPr>
            <w:widowControl w:val="0"/>
            <w:autoSpaceDE w:val="0"/>
            <w:autoSpaceDN w:val="0"/>
            <w:adjustRightInd w:val="0"/>
            <w:spacing w:after="80"/>
            <w:ind w:left="640" w:hanging="640"/>
          </w:pPr>
        </w:pPrChange>
      </w:pPr>
      <w:r w:rsidRPr="00B67D45">
        <w:t>20.</w:t>
      </w:r>
      <w:r w:rsidRPr="00B67D45">
        <w:tab/>
        <w:t xml:space="preserve">Anand Patil, David Huard, and Christopher J Fonnesbeck. 2010. PyMC: Bayesian Stochastic Modelling in Python. </w:t>
      </w:r>
      <w:r w:rsidRPr="00B67D45">
        <w:rPr>
          <w:i/>
          <w:iCs/>
        </w:rPr>
        <w:t>Journal of statistical software</w:t>
      </w:r>
      <w:r w:rsidRPr="00B67D45">
        <w:t xml:space="preserve"> 35, 4: 1–81. Retrieved December 2, 2015 from http://www.pubmedcentral.nih.gov/articlerender.fcgi?artid=3097064&amp;tool=pmcentrez&amp;rendertype=abstract</w:t>
      </w:r>
    </w:p>
    <w:p w14:paraId="38D92FDA" w14:textId="77777777" w:rsidR="00B67D45" w:rsidRPr="00B67D45" w:rsidRDefault="00B67D45">
      <w:pPr>
        <w:pStyle w:val="Referencesnonumber"/>
        <w:pPrChange w:id="1304" w:author="Matthew Kay" w:date="2016-01-07T23:21:00Z">
          <w:pPr>
            <w:widowControl w:val="0"/>
            <w:autoSpaceDE w:val="0"/>
            <w:autoSpaceDN w:val="0"/>
            <w:adjustRightInd w:val="0"/>
            <w:spacing w:after="80"/>
            <w:ind w:left="640" w:hanging="640"/>
          </w:pPr>
        </w:pPrChange>
      </w:pPr>
      <w:r w:rsidRPr="00B67D45">
        <w:t>21.</w:t>
      </w:r>
      <w:r w:rsidRPr="00B67D45">
        <w:tab/>
        <w:t xml:space="preserve">Martyn Plummer. 2003. JAGS: A Program for Analysis of Bayesian Graphical Models Using Gibbs Sampling. </w:t>
      </w:r>
      <w:r w:rsidRPr="00B67D45">
        <w:rPr>
          <w:i/>
          <w:iCs/>
        </w:rPr>
        <w:t>Proceedings of the 3rd International Workshop on Distributed Statistical Computing (DSC 2003)</w:t>
      </w:r>
      <w:r w:rsidRPr="00B67D45">
        <w:t>. http://doi.org/10.1.1.13.3406</w:t>
      </w:r>
    </w:p>
    <w:p w14:paraId="7F0D8440" w14:textId="77777777" w:rsidR="00B67D45" w:rsidRPr="00B67D45" w:rsidRDefault="00B67D45">
      <w:pPr>
        <w:pStyle w:val="Referencesnonumber"/>
        <w:pPrChange w:id="1305" w:author="Matthew Kay" w:date="2016-01-07T23:21:00Z">
          <w:pPr>
            <w:widowControl w:val="0"/>
            <w:autoSpaceDE w:val="0"/>
            <w:autoSpaceDN w:val="0"/>
            <w:adjustRightInd w:val="0"/>
            <w:spacing w:after="80"/>
            <w:ind w:left="640" w:hanging="640"/>
          </w:pPr>
        </w:pPrChange>
      </w:pPr>
      <w:r w:rsidRPr="00B67D45">
        <w:t>22.</w:t>
      </w:r>
      <w:r w:rsidRPr="00B67D45">
        <w:tab/>
        <w:t xml:space="preserve">Ana Villar, Mario Callegaro, and Yongwei Yang. 2013. Where Am I ? A Meta-Analysis of Experiments on the Effects of Progress Indicators for Web Surveys. </w:t>
      </w:r>
      <w:r w:rsidRPr="00B67D45">
        <w:rPr>
          <w:i/>
          <w:iCs/>
        </w:rPr>
        <w:t>Social Science Computer Review</w:t>
      </w:r>
      <w:r w:rsidRPr="00B67D45">
        <w:t xml:space="preserve"> 00, 0: 1–19. http://doi.org/10.1177/0894439313497468</w:t>
      </w:r>
    </w:p>
    <w:p w14:paraId="44978515" w14:textId="77777777" w:rsidR="00B67D45" w:rsidRPr="00B67D45" w:rsidRDefault="00B67D45">
      <w:pPr>
        <w:pStyle w:val="Referencesnonumber"/>
        <w:pPrChange w:id="1306" w:author="Matthew Kay" w:date="2016-01-07T23:21:00Z">
          <w:pPr>
            <w:widowControl w:val="0"/>
            <w:autoSpaceDE w:val="0"/>
            <w:autoSpaceDN w:val="0"/>
            <w:adjustRightInd w:val="0"/>
            <w:spacing w:after="80"/>
            <w:ind w:left="640" w:hanging="640"/>
          </w:pPr>
        </w:pPrChange>
      </w:pPr>
      <w:r w:rsidRPr="00B67D45">
        <w:lastRenderedPageBreak/>
        <w:t>23.</w:t>
      </w:r>
      <w:r w:rsidRPr="00B67D45">
        <w:tab/>
        <w:t xml:space="preserve">Suzanne Weisband and S Kiesler. 1996. Self Disclosure on Computer Forms : Meta-Analysis and Implications. </w:t>
      </w:r>
      <w:r w:rsidRPr="00B67D45">
        <w:rPr>
          <w:i/>
          <w:iCs/>
        </w:rPr>
        <w:t>ACM Digital Library</w:t>
      </w:r>
      <w:r w:rsidRPr="00B67D45">
        <w:t xml:space="preserve"> CHI, 96: 3–10. http://doi.org/10.1145/238386.238387</w:t>
      </w:r>
    </w:p>
    <w:p w14:paraId="03D95DF6" w14:textId="77777777" w:rsidR="00B67D45" w:rsidRPr="00B67D45" w:rsidRDefault="00B67D45">
      <w:pPr>
        <w:pStyle w:val="Referencesnonumber"/>
        <w:pPrChange w:id="1307" w:author="Matthew Kay" w:date="2016-01-07T23:21:00Z">
          <w:pPr>
            <w:widowControl w:val="0"/>
            <w:autoSpaceDE w:val="0"/>
            <w:autoSpaceDN w:val="0"/>
            <w:adjustRightInd w:val="0"/>
            <w:spacing w:after="80"/>
            <w:ind w:left="640" w:hanging="640"/>
          </w:pPr>
        </w:pPrChange>
      </w:pPr>
      <w:r w:rsidRPr="00B67D45">
        <w:t>24.</w:t>
      </w:r>
      <w:r w:rsidRPr="00B67D45">
        <w:tab/>
        <w:t xml:space="preserve">Max Wilson, Wendy E. Mackay, Ed Chi, Michael Bernstein, and Dan Russell. RepliCHI - CHI should be replicating and validating results more: discuss. </w:t>
      </w:r>
      <w:r w:rsidRPr="00B67D45">
        <w:rPr>
          <w:i/>
          <w:iCs/>
        </w:rPr>
        <w:t>CHI EA ’11: Proceedings of the 2011 annual conference extended abstracts on Human factors in computing systems</w:t>
      </w:r>
      <w:r w:rsidRPr="00B67D45">
        <w:t>. http://doi.org/10.1145/1979742.1979491</w:t>
      </w:r>
    </w:p>
    <w:p w14:paraId="44F645FD" w14:textId="77777777" w:rsidR="00B67D45" w:rsidRPr="00B67D45" w:rsidRDefault="00B67D45">
      <w:pPr>
        <w:pStyle w:val="Referencesnonumber"/>
        <w:pPrChange w:id="1308" w:author="Matthew Kay" w:date="2016-01-07T23:21:00Z">
          <w:pPr>
            <w:widowControl w:val="0"/>
            <w:autoSpaceDE w:val="0"/>
            <w:autoSpaceDN w:val="0"/>
            <w:adjustRightInd w:val="0"/>
            <w:spacing w:after="80"/>
            <w:ind w:left="640" w:hanging="640"/>
          </w:pPr>
        </w:pPrChange>
      </w:pPr>
      <w:r w:rsidRPr="00B67D45">
        <w:t>25.</w:t>
      </w:r>
      <w:r w:rsidRPr="00B67D45">
        <w:tab/>
        <w:t xml:space="preserve">Jacob O Wobbrock, Leah Findlater, Darren Gergle, and James J Higgins. 2011. The Aligned Rank Transform for Nonparametric Factorial Analyses Using Only ANOVA Procedures. </w:t>
      </w:r>
      <w:r w:rsidRPr="00B67D45">
        <w:rPr>
          <w:i/>
          <w:iCs/>
        </w:rPr>
        <w:t>CHI ’11</w:t>
      </w:r>
      <w:r w:rsidRPr="00B67D45">
        <w:t>: 143–146.</w:t>
      </w:r>
    </w:p>
    <w:p w14:paraId="36E7C76A" w14:textId="77777777" w:rsidR="00B67D45" w:rsidRPr="00B67D45" w:rsidRDefault="00B67D45">
      <w:pPr>
        <w:pStyle w:val="Referencesnonumber"/>
        <w:pPrChange w:id="1309" w:author="Matthew Kay" w:date="2016-01-07T23:21:00Z">
          <w:pPr>
            <w:widowControl w:val="0"/>
            <w:autoSpaceDE w:val="0"/>
            <w:autoSpaceDN w:val="0"/>
            <w:adjustRightInd w:val="0"/>
            <w:spacing w:after="80"/>
            <w:ind w:left="640" w:hanging="640"/>
          </w:pPr>
        </w:pPrChange>
      </w:pPr>
      <w:r w:rsidRPr="00B67D45">
        <w:t>26.</w:t>
      </w:r>
      <w:r w:rsidRPr="00B67D45">
        <w:tab/>
        <w:t xml:space="preserve">Nick Yee, Nick Yee, Jeremy N Bailenson, Jeremy N Bailenson, Kathryn Rickertsen, and Kathryn Rickertsen. 2007. A meta-analysis of the impact of the inclusion and realism of human-like faces on user experiences in interfaces. </w:t>
      </w:r>
      <w:r w:rsidRPr="00B67D45">
        <w:rPr>
          <w:i/>
          <w:iCs/>
        </w:rPr>
        <w:t>Proceedings of the SIGCHI conference on Human factors in computing systems - CHI ’07</w:t>
      </w:r>
      <w:r w:rsidRPr="00B67D45">
        <w:t>: 1. http://doi.org/10.1145/1240624.1240626</w:t>
      </w:r>
    </w:p>
    <w:p w14:paraId="7F627005" w14:textId="7B62CEA3" w:rsidR="00285470" w:rsidRPr="003F70AB" w:rsidRDefault="00FA6C57">
      <w:pPr>
        <w:pStyle w:val="Referencesnonumber"/>
        <w:pPrChange w:id="1310" w:author="Matthew Kay" w:date="2016-01-07T23:21: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170CE7" w:rsidRDefault="00170CE7">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4" w:author="Matthew Kay" w:date="2015-12-27T13:38:00Z" w:initials="MK">
    <w:p w14:paraId="225CE9FE" w14:textId="749BB408" w:rsidR="00170CE7" w:rsidRDefault="00170CE7">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5" w:author="Eric Hekler" w:date="2015-12-30T10:20:00Z" w:initials="EH">
    <w:p w14:paraId="35AC6210" w14:textId="0F148310" w:rsidR="00170CE7" w:rsidRDefault="00170CE7">
      <w:pPr>
        <w:pStyle w:val="CommentText"/>
      </w:pPr>
      <w:r>
        <w:rPr>
          <w:rStyle w:val="CommentReference"/>
        </w:rPr>
        <w:annotationRef/>
      </w:r>
      <w:r>
        <w:t xml:space="preserve">If possible, can you check the meta-data and include my middle initial, if still possible? </w:t>
      </w:r>
    </w:p>
  </w:comment>
  <w:comment w:id="46" w:author="Matthew Kay" w:date="2016-01-04T15:53:00Z" w:initials="MK">
    <w:p w14:paraId="3A642D55" w14:textId="1F5925E0" w:rsidR="00170CE7" w:rsidRDefault="00170CE7">
      <w:pPr>
        <w:pStyle w:val="CommentText"/>
      </w:pPr>
      <w:r w:rsidRPr="00CE7743">
        <w:rPr>
          <w:rStyle w:val="CommentReference"/>
          <w:highlight w:val="yellow"/>
        </w:rPr>
        <w:annotationRef/>
      </w:r>
      <w:r w:rsidRPr="00CE7743">
        <w:rPr>
          <w:highlight w:val="yellow"/>
        </w:rPr>
        <w:t>Will do</w:t>
      </w:r>
    </w:p>
  </w:comment>
  <w:comment w:id="217" w:author="Matthew Kay" w:date="2015-12-27T13:46:00Z" w:initials="MK">
    <w:p w14:paraId="7F017411" w14:textId="5B26B173" w:rsidR="00170CE7" w:rsidRDefault="00170CE7">
      <w:pPr>
        <w:pStyle w:val="CommentText"/>
      </w:pPr>
      <w:r>
        <w:rPr>
          <w:rStyle w:val="CommentReference"/>
        </w:rPr>
        <w:annotationRef/>
      </w:r>
      <w:r>
        <w:t>Any other keywords we want?</w:t>
      </w:r>
    </w:p>
  </w:comment>
  <w:comment w:id="254" w:author="Eric Hekler" w:date="2015-09-25T09:23:00Z" w:initials="EH">
    <w:p w14:paraId="37FF24B7" w14:textId="65B1B5FC" w:rsidR="00170CE7" w:rsidRDefault="00170CE7">
      <w:pPr>
        <w:pStyle w:val="CommentText"/>
      </w:pPr>
      <w:r>
        <w:rPr>
          <w:rStyle w:val="CommentReference"/>
        </w:rPr>
        <w:annotationRef/>
      </w:r>
      <w:r>
        <w:t xml:space="preserve">While you did introduce both terms, it’s probably good to stay consistent. </w:t>
      </w:r>
    </w:p>
  </w:comment>
  <w:comment w:id="255" w:author="Matthew Kay" w:date="2015-12-27T13:43:00Z" w:initials="MK">
    <w:p w14:paraId="221C7892" w14:textId="4BA7A3D9" w:rsidR="00170CE7" w:rsidRDefault="00170CE7">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20" w:author="Greg Nelson" w:date="2016-01-06T14:31:00Z" w:initials="GN">
    <w:p w14:paraId="2F02CF0C" w14:textId="6EAE30F9" w:rsidR="00170CE7" w:rsidRDefault="00170CE7">
      <w:pPr>
        <w:pStyle w:val="CommentText"/>
      </w:pPr>
      <w:r>
        <w:rPr>
          <w:rStyle w:val="CommentReference"/>
        </w:rPr>
        <w:annotationRef/>
      </w:r>
      <w:r>
        <w:t>Should we cite that study here?</w:t>
      </w:r>
    </w:p>
  </w:comment>
  <w:comment w:id="421" w:author="Matthew Kay" w:date="2016-01-07T00:01:00Z" w:initials="MK">
    <w:p w14:paraId="2E64B0C9" w14:textId="0C4F771E" w:rsidR="00170CE7" w:rsidRDefault="00170CE7">
      <w:pPr>
        <w:pStyle w:val="CommentText"/>
      </w:pPr>
      <w:r>
        <w:rPr>
          <w:rStyle w:val="CommentReference"/>
        </w:rPr>
        <w:annotationRef/>
      </w:r>
      <w:proofErr w:type="gramStart"/>
      <w:r>
        <w:t>Which  study</w:t>
      </w:r>
      <w:proofErr w:type="gramEnd"/>
      <w:r>
        <w:t>?</w:t>
      </w:r>
    </w:p>
  </w:comment>
  <w:comment w:id="435" w:author="Matthew Kay" w:date="2016-01-07T00:00:00Z" w:initials="MK">
    <w:p w14:paraId="0FACC134" w14:textId="7C79FA6E" w:rsidR="00170CE7" w:rsidRDefault="00170CE7">
      <w:pPr>
        <w:pStyle w:val="CommentText"/>
      </w:pPr>
      <w:r>
        <w:rPr>
          <w:rStyle w:val="CommentReference"/>
        </w:rPr>
        <w:annotationRef/>
      </w:r>
      <w:r w:rsidRPr="00416CDB">
        <w:rPr>
          <w:b/>
        </w:rPr>
        <w:t>Greg</w:t>
      </w:r>
      <w:r w:rsidRPr="00416CDB">
        <w:t>: I added this to clarify these 56 papers are somehow HCI related. Is this correct?</w:t>
      </w:r>
    </w:p>
  </w:comment>
  <w:comment w:id="448" w:author="Greg Nelson" w:date="2016-01-06T14:39:00Z" w:initials="GN">
    <w:p w14:paraId="7884D0B0" w14:textId="4ED5C72E" w:rsidR="00170CE7" w:rsidRDefault="00170CE7">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49" w:author="Matthew Kay" w:date="2016-01-07T00:08:00Z" w:initials="MK">
    <w:p w14:paraId="75781600" w14:textId="25E08B6A" w:rsidR="00170CE7" w:rsidRDefault="00170CE7">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60" w:author="Matthew Kay" w:date="2016-01-06T12:53:00Z" w:initials="MK">
    <w:p w14:paraId="58B88610" w14:textId="0841A3FB" w:rsidR="00170CE7" w:rsidRDefault="00170CE7">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170CE7" w:rsidRDefault="00170CE7">
      <w:pPr>
        <w:pStyle w:val="CommentText"/>
      </w:pPr>
    </w:p>
    <w:p w14:paraId="3436F274" w14:textId="43310B04" w:rsidR="00170CE7" w:rsidRDefault="00170CE7">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61" w:author="Matthew Kay" w:date="2016-01-07T00:09:00Z" w:initials="MK">
    <w:p w14:paraId="59146421" w14:textId="06AD6EF6" w:rsidR="00170CE7" w:rsidRDefault="00170CE7">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46" w:author="Eric Hekler" w:date="2016-01-06T13:00:00Z" w:initials="EH">
    <w:p w14:paraId="6A81A8D0" w14:textId="7BF159A8" w:rsidR="00170CE7" w:rsidRDefault="00170CE7">
      <w:pPr>
        <w:pStyle w:val="CommentText"/>
      </w:pPr>
      <w:r>
        <w:rPr>
          <w:rStyle w:val="CommentReference"/>
        </w:rPr>
        <w:annotationRef/>
      </w:r>
      <w:r>
        <w:t xml:space="preserve">I took out the “strong” word as I could imagine someone arguing with us about this.  Again… focused on softening here.  </w:t>
      </w:r>
    </w:p>
  </w:comment>
  <w:comment w:id="547" w:author="Matthew Kay" w:date="2016-01-07T00:11:00Z" w:initials="MK">
    <w:p w14:paraId="5606DC1F" w14:textId="00458AA4" w:rsidR="00170CE7" w:rsidRDefault="00170CE7">
      <w:pPr>
        <w:pStyle w:val="CommentText"/>
      </w:pPr>
      <w:r>
        <w:rPr>
          <w:rStyle w:val="CommentReference"/>
        </w:rPr>
        <w:annotationRef/>
      </w:r>
      <w:r>
        <w:t>How about “explicit” instead? Because it’s not that we can’t come up with priors, it’s just that they aren’t quite the same type of prior…</w:t>
      </w:r>
    </w:p>
  </w:comment>
  <w:comment w:id="597" w:author="Greg Nelson" w:date="2016-01-06T15:30:00Z" w:initials="GN">
    <w:p w14:paraId="585E67D1" w14:textId="52E223C5" w:rsidR="00170CE7" w:rsidRDefault="00170CE7">
      <w:pPr>
        <w:pStyle w:val="CommentText"/>
      </w:pPr>
      <w:r>
        <w:rPr>
          <w:rStyle w:val="CommentReference"/>
        </w:rPr>
        <w:annotationRef/>
      </w:r>
      <w:r>
        <w:t>I added this for the tutorial framing of this section</w:t>
      </w:r>
    </w:p>
  </w:comment>
  <w:comment w:id="598" w:author="Matthew Kay" w:date="2016-01-07T00:12:00Z" w:initials="MK">
    <w:p w14:paraId="4AEDCFE6" w14:textId="31282F0B" w:rsidR="00170CE7" w:rsidRDefault="00170CE7">
      <w:pPr>
        <w:pStyle w:val="CommentText"/>
      </w:pPr>
      <w:r>
        <w:rPr>
          <w:rStyle w:val="CommentReference"/>
        </w:rPr>
        <w:annotationRef/>
      </w:r>
      <w:r>
        <w:t>Like it!</w:t>
      </w:r>
    </w:p>
  </w:comment>
  <w:comment w:id="615" w:author="Matthew Kay" w:date="2016-01-06T13:03:00Z" w:initials="MK">
    <w:p w14:paraId="37163CFD" w14:textId="6F8C2F87" w:rsidR="00170CE7" w:rsidRDefault="00170CE7">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170CE7" w:rsidRDefault="00170CE7">
      <w:pPr>
        <w:pStyle w:val="CommentText"/>
      </w:pPr>
    </w:p>
    <w:p w14:paraId="764E818B" w14:textId="03A6B798" w:rsidR="00170CE7" w:rsidRDefault="00170CE7">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16" w:author="Matthew Kay" w:date="2016-01-07T00:13:00Z" w:initials="MK">
    <w:p w14:paraId="0909B482" w14:textId="6A01BA95" w:rsidR="00170CE7" w:rsidRDefault="00170CE7">
      <w:pPr>
        <w:pStyle w:val="CommentText"/>
      </w:pPr>
      <w:r>
        <w:rPr>
          <w:rStyle w:val="CommentReference"/>
        </w:rPr>
        <w:annotationRef/>
      </w:r>
      <w:r>
        <w:t>Looks like Greg solved this one. Thanks!</w:t>
      </w:r>
    </w:p>
  </w:comment>
  <w:comment w:id="606" w:author="Greg Nelson" w:date="2015-09-25T09:23:00Z" w:initials="GN">
    <w:p w14:paraId="56876C32" w14:textId="3C98AF82" w:rsidR="00170CE7" w:rsidRDefault="00170CE7">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07" w:author="Matthew Kay" w:date="2015-09-25T09:23:00Z" w:initials="MK">
    <w:p w14:paraId="1DB4F7F5" w14:textId="74843E36" w:rsidR="00170CE7" w:rsidRDefault="00170CE7">
      <w:pPr>
        <w:pStyle w:val="CommentText"/>
      </w:pPr>
      <w:r>
        <w:rPr>
          <w:rStyle w:val="CommentReference"/>
        </w:rPr>
        <w:annotationRef/>
      </w:r>
      <w:r>
        <w:t>RMSE is on the scale of the data, so I guess you could interpret this as a log-odds ratio. Will try to give an example if I have time.</w:t>
      </w:r>
    </w:p>
  </w:comment>
  <w:comment w:id="658" w:author="Eric Hekler" w:date="2015-12-30T09:38:00Z" w:initials="EH">
    <w:p w14:paraId="51242A05" w14:textId="00922D0A" w:rsidR="00170CE7" w:rsidRDefault="00170CE7">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59" w:author="Matthew Kay" w:date="2016-01-07T00:13:00Z" w:initials="MK">
    <w:p w14:paraId="280EDC4C" w14:textId="2C736276" w:rsidR="00170CE7" w:rsidRDefault="00170CE7">
      <w:pPr>
        <w:pStyle w:val="CommentText"/>
      </w:pPr>
      <w:r w:rsidRPr="00CE7743">
        <w:rPr>
          <w:rStyle w:val="CommentReference"/>
          <w:highlight w:val="yellow"/>
        </w:rPr>
        <w:annotationRef/>
      </w:r>
      <w:r>
        <w:rPr>
          <w:rStyle w:val="CommentReference"/>
        </w:rPr>
        <w:t>Added some labeling</w:t>
      </w:r>
    </w:p>
  </w:comment>
  <w:comment w:id="664" w:author="Greg Nelson" w:date="2016-01-06T15:09:00Z" w:initials="GN">
    <w:p w14:paraId="2CC8B058" w14:textId="5332EB1E" w:rsidR="00170CE7" w:rsidRDefault="00170CE7">
      <w:pPr>
        <w:pStyle w:val="CommentText"/>
      </w:pPr>
      <w:r>
        <w:rPr>
          <w:rStyle w:val="CommentReference"/>
        </w:rPr>
        <w:annotationRef/>
      </w:r>
      <w:r>
        <w:t>Can we cut help here?</w:t>
      </w:r>
    </w:p>
  </w:comment>
  <w:comment w:id="1017" w:author="Greg Nelson" w:date="2016-01-06T15:23:00Z" w:initials="GN">
    <w:p w14:paraId="74ECC5BC" w14:textId="48D011A4" w:rsidR="00170CE7" w:rsidRDefault="00170CE7">
      <w:pPr>
        <w:pStyle w:val="CommentText"/>
      </w:pPr>
      <w:r>
        <w:rPr>
          <w:rStyle w:val="CommentReference"/>
        </w:rPr>
        <w:annotationRef/>
      </w:r>
      <w:r>
        <w:t>I’ve added this line to the earlier RMSE result presentation</w:t>
      </w:r>
    </w:p>
  </w:comment>
  <w:comment w:id="1018" w:author="Matthew Kay" w:date="2016-01-07T00:13:00Z" w:initials="MK">
    <w:p w14:paraId="0CFDBB9C" w14:textId="7B81E0CF" w:rsidR="00170CE7" w:rsidRDefault="00170CE7">
      <w:pPr>
        <w:pStyle w:val="CommentText"/>
      </w:pPr>
      <w:r>
        <w:rPr>
          <w:rStyle w:val="CommentReference"/>
        </w:rPr>
        <w:annotationRef/>
      </w:r>
      <w:r>
        <w:t>Thanks! I’m happy with leaving it here for now for redundancy (because important) but we can cut it later if we need a line or two.</w:t>
      </w:r>
    </w:p>
  </w:comment>
  <w:comment w:id="1008" w:author="Eric Hekler" w:date="2016-01-06T13:12:00Z" w:initials="EH">
    <w:p w14:paraId="35449510" w14:textId="35FC8CAE" w:rsidR="00170CE7" w:rsidRDefault="00170CE7">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49" w:author="Eric Hekler" w:date="2016-01-06T13:18:00Z" w:initials="EH">
    <w:p w14:paraId="01FF8901" w14:textId="1352AE29" w:rsidR="00170CE7" w:rsidRDefault="00170CE7">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50" w:author="Matthew Kay" w:date="2016-01-07T00:14:00Z" w:initials="MK">
    <w:p w14:paraId="12641019" w14:textId="31F71A3B" w:rsidR="00170CE7" w:rsidRDefault="00170CE7">
      <w:pPr>
        <w:pStyle w:val="CommentText"/>
      </w:pPr>
      <w:r>
        <w:rPr>
          <w:rStyle w:val="CommentReference"/>
        </w:rPr>
        <w:annotationRef/>
      </w:r>
      <w:r>
        <w:t>Agreed.</w:t>
      </w:r>
    </w:p>
  </w:comment>
  <w:comment w:id="1160" w:author="Eric Hekler" w:date="2016-01-06T13:19:00Z" w:initials="EH">
    <w:p w14:paraId="6191ED2C" w14:textId="3D083C0D" w:rsidR="00170CE7" w:rsidRDefault="00170CE7">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61" w:author="Matthew Kay" w:date="2016-01-07T00:38:00Z" w:initials="MK">
    <w:p w14:paraId="3841007D" w14:textId="7A8D6D28" w:rsidR="00170CE7" w:rsidRDefault="00170CE7">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52" w:author="Eric Hekler" w:date="2016-01-06T13:39:00Z" w:initials="EH">
    <w:p w14:paraId="54CD83DA" w14:textId="72D72CC7" w:rsidR="00170CE7" w:rsidRDefault="00170CE7">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170CE7" w:rsidRDefault="00170CE7">
      <w:pPr>
        <w:pStyle w:val="CommentText"/>
      </w:pPr>
    </w:p>
    <w:p w14:paraId="11AA9D5D" w14:textId="31023350" w:rsidR="00170CE7" w:rsidRDefault="00170CE7">
      <w:pPr>
        <w:pStyle w:val="CommentText"/>
      </w:pPr>
      <w:r>
        <w:t xml:space="preserve">EH- Unfortunately, I haven’t heard from Holly and I dug through your google scholar page but didn’t see any paper that really hit this point. </w:t>
      </w:r>
    </w:p>
  </w:comment>
  <w:comment w:id="1253" w:author="Matthew Kay" w:date="2016-01-07T00:15:00Z" w:initials="MK">
    <w:p w14:paraId="13A1A9DA" w14:textId="32B365B6" w:rsidR="00170CE7" w:rsidRDefault="00170CE7">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A7FA1" w14:textId="77777777" w:rsidR="00BC73E2" w:rsidRDefault="00BC73E2">
      <w:r>
        <w:separator/>
      </w:r>
    </w:p>
  </w:endnote>
  <w:endnote w:type="continuationSeparator" w:id="0">
    <w:p w14:paraId="7D4FB3F9" w14:textId="77777777" w:rsidR="00BC73E2" w:rsidRDefault="00BC7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3ED87" w14:textId="77777777" w:rsidR="00BC73E2" w:rsidRDefault="00BC73E2" w:rsidP="00443E9F">
      <w:pPr>
        <w:spacing w:after="0"/>
      </w:pPr>
      <w:r>
        <w:separator/>
      </w:r>
    </w:p>
  </w:footnote>
  <w:footnote w:type="continuationSeparator" w:id="0">
    <w:p w14:paraId="6EEAC8B3" w14:textId="77777777" w:rsidR="00BC73E2" w:rsidRDefault="00BC73E2" w:rsidP="00443E9F">
      <w:pPr>
        <w:spacing w:after="0"/>
      </w:pPr>
      <w:r>
        <w:continuationSeparator/>
      </w:r>
    </w:p>
  </w:footnote>
  <w:footnote w:id="1">
    <w:p w14:paraId="616B3D28" w14:textId="3CACD1CC" w:rsidR="00170CE7" w:rsidRDefault="00170CE7">
      <w:pPr>
        <w:pStyle w:val="FootnoteText"/>
      </w:pPr>
      <w:r>
        <w:rPr>
          <w:rStyle w:val="FootnoteReference"/>
        </w:rPr>
        <w:footnoteRef/>
      </w:r>
      <w:r>
        <w:t xml:space="preserve"> We will use frequentist and NHST interchangeably.</w:t>
      </w:r>
    </w:p>
  </w:footnote>
  <w:footnote w:id="2">
    <w:p w14:paraId="619514C5" w14:textId="25D894CB" w:rsidR="00170CE7" w:rsidRDefault="00170CE7"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27" w:author="Matthew Kay" w:date="2016-01-07T00:19:00Z">
        <w:r>
          <w:t>/</w:t>
        </w:r>
      </w:ins>
      <w:del w:id="228" w:author="Matthew Kay" w:date="2016-01-07T00:19:00Z">
        <w:r w:rsidDel="0083560D">
          <w:delText>-</w:delText>
        </w:r>
      </w:del>
      <w:r>
        <w:t>benefit analysis; thus we do not consider them here.</w:t>
      </w:r>
    </w:p>
  </w:footnote>
  <w:footnote w:id="3">
    <w:p w14:paraId="462B43AB" w14:textId="77777777" w:rsidR="00170CE7" w:rsidRDefault="00170CE7"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474" w:author="Eric Hekler" w:date="2016-01-06T12:54:00Z">
        <w:r w:rsidDel="006E5ABB">
          <w:delText>i</w:delText>
        </w:r>
      </w:del>
      <w:r>
        <w:t>tic regression can be interpreted as log odds ratios.</w:t>
      </w:r>
    </w:p>
  </w:footnote>
  <w:footnote w:id="4">
    <w:p w14:paraId="04CFD41D" w14:textId="77777777" w:rsidR="00170CE7" w:rsidRDefault="00170CE7" w:rsidP="0002541C">
      <w:r>
        <w:rPr>
          <w:vertAlign w:val="superscript"/>
        </w:rPr>
        <w:footnoteRef/>
      </w:r>
      <w:r>
        <w:t xml:space="preserve"> While their results use probability of drop-out, we use probability of completion.</w:t>
      </w:r>
    </w:p>
  </w:footnote>
  <w:footnote w:id="5">
    <w:p w14:paraId="3409109D" w14:textId="65AE7D13" w:rsidR="00170CE7" w:rsidRDefault="00170CE7" w:rsidP="0002541C">
      <w:r>
        <w:rPr>
          <w:vertAlign w:val="superscript"/>
        </w:rPr>
        <w:footnoteRef/>
      </w:r>
      <w:r>
        <w:t xml:space="preserve"> It is worth noting that this effect may be larger than the true effect in the real world, since Villar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Pr>
          <w:i/>
        </w:rPr>
        <w:fldChar w:fldCharType="separate"/>
      </w:r>
      <w:r w:rsidRPr="00B67D45">
        <w:rPr>
          <w:noProof/>
        </w:rPr>
        <w:t>[22]</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44C089DB" w14:textId="56686712" w:rsidR="00BA5DA8" w:rsidRDefault="00BA5DA8">
      <w:pPr>
        <w:pStyle w:val="FootnoteText"/>
      </w:pPr>
      <w:ins w:id="478" w:author="Matthew Kay" w:date="2016-01-08T00:15:00Z">
        <w:r>
          <w:rPr>
            <w:rStyle w:val="FootnoteReference"/>
          </w:rPr>
          <w:footnoteRef/>
        </w:r>
        <w:r>
          <w:t xml:space="preserve"> </w:t>
        </w:r>
      </w:ins>
      <w:ins w:id="479" w:author="Matthew Kay" w:date="2016-01-08T00:19:00Z">
        <w:r>
          <w:t>See</w:t>
        </w:r>
      </w:ins>
      <w:ins w:id="480" w:author="Matthew Kay" w:date="2016-01-08T00:16:00Z">
        <w:r>
          <w:t xml:space="preserve"> </w:t>
        </w:r>
        <w:r>
          <w:fldChar w:fldCharType="begin"/>
        </w:r>
        <w:r>
          <w:instrText xml:space="preserve"> HYPERLINK "</w:instrText>
        </w:r>
        <w:r w:rsidRPr="00BA5DA8">
          <w:instrText>https://github.com/mjskay/bayes-for-chi</w:instrText>
        </w:r>
        <w:r>
          <w:instrText xml:space="preserve">" </w:instrText>
        </w:r>
        <w:r>
          <w:fldChar w:fldCharType="separate"/>
        </w:r>
        <w:r w:rsidRPr="00D72EC9">
          <w:rPr>
            <w:rStyle w:val="Hyperlink"/>
          </w:rPr>
          <w:t>https://github.com/mjskay/bayes-for-chi</w:t>
        </w:r>
        <w:r>
          <w:fldChar w:fldCharType="end"/>
        </w:r>
      </w:ins>
      <w:ins w:id="481" w:author="Matthew Kay" w:date="2016-01-08T00:18:00Z">
        <w:r>
          <w:t xml:space="preserve"> </w:t>
        </w:r>
      </w:ins>
      <w:ins w:id="482" w:author="Matthew Kay" w:date="2016-01-08T00:20:00Z">
        <w:r>
          <w:t xml:space="preserve">for simulation data and code </w:t>
        </w:r>
      </w:ins>
      <w:ins w:id="483" w:author="Matthew Kay" w:date="2016-01-08T00:16:00Z">
        <w:r>
          <w:t xml:space="preserve">(DOI: </w:t>
        </w:r>
      </w:ins>
      <w:ins w:id="484" w:author="Matthew Kay" w:date="2016-01-08T00:19:00Z">
        <w:r>
          <w:fldChar w:fldCharType="begin"/>
        </w:r>
        <w:r>
          <w:instrText xml:space="preserve"> HYPERLINK "https://dx.doi.org/10.6084/m9.figshare.2061669" </w:instrText>
        </w:r>
        <w:r>
          <w:fldChar w:fldCharType="separate"/>
        </w:r>
        <w:r w:rsidRPr="00BA5DA8">
          <w:rPr>
            <w:rStyle w:val="Hyperlink"/>
          </w:rPr>
          <w:t>10.6084/m9.figshare.2061669</w:t>
        </w:r>
        <w:r>
          <w:fldChar w:fldCharType="end"/>
        </w:r>
      </w:ins>
      <w:ins w:id="485" w:author="Matthew Kay" w:date="2016-01-08T00:17:00Z">
        <w:r>
          <w:t>)</w:t>
        </w:r>
      </w:ins>
    </w:p>
  </w:footnote>
  <w:footnote w:id="7">
    <w:p w14:paraId="5ACF13BA" w14:textId="7F8D41FD" w:rsidR="00170CE7" w:rsidRDefault="00170CE7"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fldChar w:fldCharType="separate"/>
      </w:r>
      <w:r w:rsidRPr="00B67D45">
        <w:rPr>
          <w:noProof/>
        </w:rPr>
        <w:t>[7]</w:t>
      </w:r>
      <w:r>
        <w:fldChar w:fldCharType="end"/>
      </w:r>
      <w:r>
        <w:t>.</w:t>
      </w:r>
    </w:p>
  </w:footnote>
  <w:footnote w:id="8">
    <w:p w14:paraId="6AFA1899" w14:textId="0D7D14F3" w:rsidR="00170CE7" w:rsidRPr="00D456ED" w:rsidRDefault="00170CE7">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rsidRPr="00137B62">
        <w:fldChar w:fldCharType="separate"/>
      </w:r>
      <w:r w:rsidRPr="00B67D45">
        <w:rPr>
          <w:noProof/>
        </w:rPr>
        <w:t>[12]</w:t>
      </w:r>
      <w:r w:rsidRPr="00137B62">
        <w:fldChar w:fldCharType="end"/>
      </w:r>
      <w:r>
        <w:t>; again a reason frequentist statistics are not user-friendly).</w:t>
      </w:r>
    </w:p>
  </w:footnote>
  <w:footnote w:id="9">
    <w:p w14:paraId="538876BA" w14:textId="3265E4A2" w:rsidR="00170CE7" w:rsidRDefault="00170CE7" w:rsidP="0002541C">
      <w:r>
        <w:rPr>
          <w:vertAlign w:val="superscript"/>
        </w:rPr>
        <w:footnoteRef/>
      </w:r>
      <w:r>
        <w:t xml:space="preserve"> According to Google Scholar, accessed 201</w:t>
      </w:r>
      <w:ins w:id="1154" w:author="Matthew Kay" w:date="2016-01-07T00:18:00Z">
        <w:r>
          <w:t>6</w:t>
        </w:r>
      </w:ins>
      <w:del w:id="1155" w:author="Matthew Kay" w:date="2016-01-07T00:18:00Z">
        <w:r w:rsidDel="0083560D">
          <w:delText>5</w:delText>
        </w:r>
      </w:del>
      <w:r>
        <w:t>-</w:t>
      </w:r>
      <w:ins w:id="1156" w:author="Matthew Kay" w:date="2016-01-07T00:18:00Z">
        <w:r>
          <w:t>01</w:t>
        </w:r>
      </w:ins>
      <w:del w:id="1157" w:author="Matthew Kay" w:date="2016-01-07T00:18:00Z">
        <w:r w:rsidDel="0083560D">
          <w:delText>09</w:delText>
        </w:r>
      </w:del>
      <w:r>
        <w:t>-</w:t>
      </w:r>
      <w:ins w:id="1158" w:author="Matthew Kay" w:date="2016-01-07T00:18:00Z">
        <w:r>
          <w:t>07</w:t>
        </w:r>
      </w:ins>
      <w:del w:id="1159"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10">
    <w:p w14:paraId="353F9098" w14:textId="77777777" w:rsidR="00170CE7" w:rsidRDefault="00170CE7"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170CE7" w:rsidRDefault="00170CE7"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241FB3"/>
    <w:multiLevelType w:val="multilevel"/>
    <w:tmpl w:val="9C18E7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0"/>
  </w:num>
  <w:num w:numId="13">
    <w:abstractNumId w:val="21"/>
  </w:num>
  <w:num w:numId="14">
    <w:abstractNumId w:val="19"/>
  </w:num>
  <w:num w:numId="15">
    <w:abstractNumId w:val="23"/>
  </w:num>
  <w:num w:numId="16">
    <w:abstractNumId w:val="8"/>
    <w:lvlOverride w:ilvl="0">
      <w:startOverride w:val="1"/>
    </w:lvlOverride>
  </w:num>
  <w:num w:numId="17">
    <w:abstractNumId w:val="16"/>
  </w:num>
  <w:num w:numId="18">
    <w:abstractNumId w:val="13"/>
  </w:num>
  <w:num w:numId="19">
    <w:abstractNumId w:val="18"/>
  </w:num>
  <w:num w:numId="20">
    <w:abstractNumId w:val="14"/>
  </w:num>
  <w:num w:numId="21">
    <w:abstractNumId w:val="11"/>
  </w:num>
  <w:num w:numId="22">
    <w:abstractNumId w:val="20"/>
  </w:num>
  <w:num w:numId="23">
    <w:abstractNumId w:val="22"/>
  </w:num>
  <w:num w:numId="24">
    <w:abstractNumId w:val="12"/>
  </w:num>
  <w:num w:numId="25">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915F7"/>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53A06"/>
    <w:rsid w:val="00854312"/>
    <w:rsid w:val="00855456"/>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621F"/>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5DA8"/>
    <w:rsid w:val="00BA714B"/>
    <w:rsid w:val="00BB348C"/>
    <w:rsid w:val="00BC5713"/>
    <w:rsid w:val="00BC73E2"/>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59D7"/>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18C91-E4DA-4ECB-91DE-DDBB7649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17430</Words>
  <Characters>99355</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116552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14</cp:revision>
  <cp:lastPrinted>2016-01-08T08:23:00Z</cp:lastPrinted>
  <dcterms:created xsi:type="dcterms:W3CDTF">2016-01-08T05:27:00Z</dcterms:created>
  <dcterms:modified xsi:type="dcterms:W3CDTF">2016-01-08T08:25:00Z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