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07A52F" w:rsidR="006B3F1F" w:rsidRDefault="00200F71">
      <w:pPr>
        <w:pStyle w:val="Title"/>
        <w:pPrChange w:id="3" w:author="Matthew Kay" w:date="2016-01-07T23:16:00Z">
          <w:pPr>
            <w:pStyle w:val="Title"/>
            <w:spacing w:before="240" w:beforeAutospacing="0" w:after="180"/>
          </w:pPr>
        </w:pPrChange>
      </w:pPr>
      <w:bookmarkStart w:id="4" w:name="h.8fmxin9tusbe" w:colFirst="0" w:colLast="0"/>
      <w:bookmarkEnd w:id="4"/>
      <w:commentRangeStart w:id="5"/>
      <w:r>
        <w:t>Researcher</w:t>
      </w:r>
      <w:commentRangeEnd w:id="5"/>
      <w:r w:rsidR="00466059">
        <w:rPr>
          <w:rStyle w:val="CommentReference"/>
          <w:rFonts w:ascii="Times New Roman" w:hAnsi="Times New Roman"/>
          <w:b w:val="0"/>
          <w:kern w:val="0"/>
        </w:rPr>
        <w:commentReference w:id="5"/>
      </w:r>
      <w:r>
        <w:t>-Centered Design of Statistics: Why Bayesian Statistics Better Fit the Culture</w:t>
      </w:r>
      <w:r w:rsidR="005E4BEB">
        <w:t xml:space="preserve"> </w:t>
      </w:r>
      <w:r>
        <w:t xml:space="preserve">and Incentives of </w:t>
      </w:r>
      <w:del w:id="6" w:author="Matthew Kay" w:date="2016-01-06T23:48:00Z">
        <w:r w:rsidDel="001D440A">
          <w:delText>C</w:delText>
        </w:r>
      </w:del>
      <w:r>
        <w:t>H</w:t>
      </w:r>
      <w:ins w:id="7" w:author="Matthew Kay" w:date="2016-01-06T23:48:00Z">
        <w:r w:rsidR="001D440A">
          <w:t>C</w:t>
        </w:r>
      </w:ins>
      <w:r>
        <w:t>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8" w:author="Matthew Kay" w:date="2015-12-27T13:33:00Z"/>
              </w:rPr>
              <w:pPrChange w:id="9" w:author="Matthew Kay" w:date="2015-12-27T13:34:00Z">
                <w:pPr>
                  <w:pStyle w:val="AuthorAffiliation"/>
                </w:pPr>
              </w:pPrChange>
            </w:pPr>
            <w:ins w:id="10" w:author="Matthew Kay" w:date="2015-12-27T13:33:00Z">
              <w:r>
                <w:t>Matthew Kay</w:t>
              </w:r>
            </w:ins>
          </w:p>
          <w:p w14:paraId="041B0F13" w14:textId="1008A726" w:rsidR="00820B49" w:rsidRDefault="00820B49" w:rsidP="005A2C27">
            <w:pPr>
              <w:pStyle w:val="AuthorAffiliation"/>
              <w:rPr>
                <w:ins w:id="11" w:author="Matthew Kay" w:date="2015-12-27T13:35:00Z"/>
              </w:rPr>
            </w:pPr>
            <w:ins w:id="12" w:author="Matthew Kay" w:date="2015-12-27T13:34:00Z">
              <w:r>
                <w:t>Computer Science</w:t>
              </w:r>
            </w:ins>
            <w:ins w:id="13" w:author="Matthew Kay" w:date="2016-01-19T16:00:00Z">
              <w:r w:rsidR="00ED2FC1">
                <w:t xml:space="preserve"> </w:t>
              </w:r>
            </w:ins>
            <w:ins w:id="14" w:author="Matthew Kay" w:date="2015-12-27T13:34:00Z">
              <w:r w:rsidR="00ED2FC1">
                <w:t>&amp;</w:t>
              </w:r>
              <w:r w:rsidR="00ED2FC1">
                <w:br/>
              </w:r>
              <w:r>
                <w:t>Engineering</w:t>
              </w:r>
            </w:ins>
            <w:ins w:id="15" w:author="Matthew Kay" w:date="2015-12-27T13:35:00Z">
              <w:r>
                <w:t xml:space="preserve"> | dub</w:t>
              </w:r>
            </w:ins>
            <w:ins w:id="16" w:author="Matthew Kay" w:date="2015-12-27T13:37:00Z">
              <w:r w:rsidR="003D67E6">
                <w:t>,</w:t>
              </w:r>
            </w:ins>
          </w:p>
          <w:p w14:paraId="622348FF" w14:textId="77777777" w:rsidR="00820B49" w:rsidRDefault="00820B49" w:rsidP="005A2C27">
            <w:pPr>
              <w:pStyle w:val="AuthorAffiliation"/>
              <w:rPr>
                <w:ins w:id="17" w:author="Matthew Kay" w:date="2015-12-27T13:36:00Z"/>
              </w:rPr>
            </w:pPr>
            <w:ins w:id="18" w:author="Matthew Kay" w:date="2015-12-27T13:35:00Z">
              <w:r>
                <w:t>University</w:t>
              </w:r>
            </w:ins>
            <w:ins w:id="19" w:author="Matthew Kay" w:date="2015-12-27T13:36:00Z">
              <w:r>
                <w:t xml:space="preserve"> of Washington</w:t>
              </w:r>
            </w:ins>
          </w:p>
          <w:p w14:paraId="70623E7D" w14:textId="0E1FF949" w:rsidR="00820B49" w:rsidRPr="00D62A4A" w:rsidRDefault="00820B49" w:rsidP="003D67E6">
            <w:pPr>
              <w:pStyle w:val="AuthorAffiliation"/>
            </w:pPr>
            <w:ins w:id="20" w:author="Matthew Kay" w:date="2015-12-27T13:37:00Z">
              <w:r>
                <w:fldChar w:fldCharType="begin"/>
              </w:r>
              <w:r>
                <w:instrText xml:space="preserve"> HYPERLINK "mailto:</w:instrText>
              </w:r>
            </w:ins>
            <w:ins w:id="21" w:author="Matthew Kay" w:date="2015-12-27T13:36:00Z">
              <w:r>
                <w:instrText>mjskay@uw.edu</w:instrText>
              </w:r>
            </w:ins>
            <w:ins w:id="22" w:author="Matthew Kay" w:date="2015-12-27T13:37:00Z">
              <w:r>
                <w:instrText xml:space="preserve">" </w:instrText>
              </w:r>
              <w:r>
                <w:fldChar w:fldCharType="separate"/>
              </w:r>
            </w:ins>
            <w:ins w:id="23" w:author="Matthew Kay" w:date="2015-12-27T13:36:00Z">
              <w:r w:rsidRPr="004A1CC5">
                <w:rPr>
                  <w:rStyle w:val="Hyperlink"/>
                  <w:sz w:val="24"/>
                </w:rPr>
                <w:t>mjskay@uw.edu</w:t>
              </w:r>
            </w:ins>
            <w:ins w:id="24" w:author="Matthew Kay" w:date="2015-12-27T13:37:00Z">
              <w:r>
                <w:fldChar w:fldCharType="end"/>
              </w:r>
            </w:ins>
          </w:p>
        </w:tc>
        <w:tc>
          <w:tcPr>
            <w:tcW w:w="5148" w:type="dxa"/>
            <w:tcBorders>
              <w:top w:val="nil"/>
              <w:left w:val="nil"/>
              <w:bottom w:val="nil"/>
              <w:right w:val="nil"/>
            </w:tcBorders>
          </w:tcPr>
          <w:p w14:paraId="74CDB5A3" w14:textId="07E74151" w:rsidR="007031CC" w:rsidRDefault="00820B49">
            <w:pPr>
              <w:pStyle w:val="AuthorName"/>
              <w:rPr>
                <w:ins w:id="25" w:author="Matthew Kay" w:date="2015-12-27T13:34:00Z"/>
              </w:rPr>
              <w:pPrChange w:id="26" w:author="Matthew Kay" w:date="2015-12-27T13:37:00Z">
                <w:pPr>
                  <w:pStyle w:val="AuthorAffiliation"/>
                </w:pPr>
              </w:pPrChange>
            </w:pPr>
            <w:ins w:id="27" w:author="Matthew Kay" w:date="2015-12-27T13:34:00Z">
              <w:r>
                <w:t>Gregory</w:t>
              </w:r>
            </w:ins>
            <w:ins w:id="28" w:author="Greg Nelson" w:date="2016-01-06T13:09:00Z">
              <w:r w:rsidR="00FC7F89">
                <w:t xml:space="preserve"> L.</w:t>
              </w:r>
            </w:ins>
            <w:ins w:id="29" w:author="Matthew Kay" w:date="2015-12-27T13:34:00Z">
              <w:r>
                <w:t xml:space="preserve"> Nelson</w:t>
              </w:r>
            </w:ins>
          </w:p>
          <w:p w14:paraId="16CEEF18" w14:textId="77777777" w:rsidR="00820B49" w:rsidRDefault="003D67E6" w:rsidP="005A2C27">
            <w:pPr>
              <w:pStyle w:val="AuthorAffiliation"/>
              <w:rPr>
                <w:ins w:id="30" w:author="Matthew Kay" w:date="2015-12-27T13:37:00Z"/>
              </w:rPr>
            </w:pPr>
            <w:ins w:id="31" w:author="Matthew Kay" w:date="2015-12-27T13:37:00Z">
              <w:r>
                <w:t>Computer Science &amp;</w:t>
              </w:r>
              <w:r>
                <w:br/>
                <w:t>Engineering | dub,</w:t>
              </w:r>
            </w:ins>
          </w:p>
          <w:p w14:paraId="1BB71A2D" w14:textId="77777777" w:rsidR="003D67E6" w:rsidRDefault="003D67E6" w:rsidP="005A2C27">
            <w:pPr>
              <w:pStyle w:val="AuthorAffiliation"/>
              <w:rPr>
                <w:ins w:id="32" w:author="Matthew Kay" w:date="2015-12-27T13:37:00Z"/>
              </w:rPr>
            </w:pPr>
            <w:ins w:id="33" w:author="Matthew Kay" w:date="2015-12-27T13:37:00Z">
              <w:r>
                <w:t>University of Washington</w:t>
              </w:r>
            </w:ins>
          </w:p>
          <w:p w14:paraId="1841A2BB" w14:textId="53086444" w:rsidR="005B1C73" w:rsidRPr="00D62A4A" w:rsidRDefault="003D67E6" w:rsidP="005B1C73">
            <w:pPr>
              <w:pStyle w:val="AuthorAffiliation"/>
            </w:pPr>
            <w:commentRangeStart w:id="34"/>
            <w:ins w:id="35" w:author="Matthew Kay" w:date="2015-12-27T13:38:00Z">
              <w:del w:id="36" w:author="Greg Nelson" w:date="2015-12-29T22:18:00Z">
                <w:r w:rsidRPr="003D67E6" w:rsidDel="003B4851">
                  <w:rPr>
                    <w:highlight w:val="yellow"/>
                    <w:rPrChange w:id="37" w:author="Matthew Kay" w:date="2015-12-27T13:43:00Z">
                      <w:rPr/>
                    </w:rPrChange>
                  </w:rPr>
                  <w:delText>TBD</w:delText>
                </w:r>
                <w:commentRangeEnd w:id="34"/>
                <w:r w:rsidRPr="003D67E6" w:rsidDel="003B4851">
                  <w:rPr>
                    <w:rStyle w:val="CommentReference"/>
                    <w:color w:val="auto"/>
                    <w:highlight w:val="yellow"/>
                    <w:rPrChange w:id="38" w:author="Matthew Kay" w:date="2015-12-27T13:43:00Z">
                      <w:rPr>
                        <w:rStyle w:val="CommentReference"/>
                        <w:color w:val="auto"/>
                      </w:rPr>
                    </w:rPrChange>
                  </w:rPr>
                  <w:commentReference w:id="34"/>
                </w:r>
              </w:del>
            </w:ins>
            <w:ins w:id="39" w:author="Matthew Kay" w:date="2016-01-04T16:48:00Z">
              <w:r w:rsidR="005B1C73">
                <w:fldChar w:fldCharType="begin"/>
              </w:r>
              <w:r w:rsidR="005B1C73">
                <w:instrText xml:space="preserve"> HYPERLINK "mailto:</w:instrText>
              </w:r>
            </w:ins>
            <w:ins w:id="40" w:author="Greg Nelson" w:date="2015-12-29T22:18:00Z">
              <w:r w:rsidR="005B1C73">
                <w:instrText>glnelson@uw.edu</w:instrText>
              </w:r>
            </w:ins>
            <w:ins w:id="41" w:author="Matthew Kay" w:date="2016-01-04T16:48:00Z">
              <w:r w:rsidR="005B1C73">
                <w:instrText xml:space="preserve">" </w:instrText>
              </w:r>
              <w:r w:rsidR="005B1C73">
                <w:fldChar w:fldCharType="separate"/>
              </w:r>
            </w:ins>
            <w:ins w:id="42" w:author="Greg Nelson" w:date="2015-12-29T22:18:00Z">
              <w:r w:rsidR="005B1C73" w:rsidRPr="001B2C8C">
                <w:rPr>
                  <w:rStyle w:val="Hyperlink"/>
                  <w:sz w:val="24"/>
                </w:rPr>
                <w:t>glnelson@uw.edu</w:t>
              </w:r>
            </w:ins>
            <w:ins w:id="43"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44" w:author="Matthew Kay" w:date="2015-12-27T13:38:00Z">
                <w:pPr>
                  <w:pStyle w:val="AuthorAffiliation"/>
                </w:pPr>
              </w:pPrChange>
            </w:pPr>
            <w:commentRangeStart w:id="45"/>
            <w:commentRangeStart w:id="46"/>
            <w:ins w:id="47" w:author="Matthew Kay" w:date="2015-12-27T13:38:00Z">
              <w:r>
                <w:t xml:space="preserve">Eric </w:t>
              </w:r>
            </w:ins>
            <w:ins w:id="48" w:author="Eric Hekler" w:date="2015-12-30T10:20:00Z">
              <w:r w:rsidR="00C434DD">
                <w:t xml:space="preserve">B. </w:t>
              </w:r>
            </w:ins>
            <w:proofErr w:type="spellStart"/>
            <w:ins w:id="49" w:author="Matthew Kay" w:date="2015-12-27T13:38:00Z">
              <w:r>
                <w:t>Hekler</w:t>
              </w:r>
            </w:ins>
            <w:commentRangeEnd w:id="45"/>
            <w:proofErr w:type="spellEnd"/>
            <w:r w:rsidR="00C434DD">
              <w:rPr>
                <w:rStyle w:val="CommentReference"/>
                <w:b w:val="0"/>
                <w:color w:val="auto"/>
              </w:rPr>
              <w:commentReference w:id="45"/>
            </w:r>
            <w:commentRangeEnd w:id="46"/>
            <w:r w:rsidR="00367A5B">
              <w:rPr>
                <w:rStyle w:val="CommentReference"/>
                <w:b w:val="0"/>
                <w:color w:val="auto"/>
              </w:rPr>
              <w:commentReference w:id="46"/>
            </w:r>
          </w:p>
          <w:p w14:paraId="5AA30B2D" w14:textId="72B9750F" w:rsidR="0002541C" w:rsidRDefault="003D67E6" w:rsidP="005A2C27">
            <w:pPr>
              <w:pStyle w:val="AuthorAffiliation"/>
              <w:rPr>
                <w:ins w:id="50" w:author="Eric Hekler" w:date="2015-12-30T08:56:00Z"/>
              </w:rPr>
            </w:pPr>
            <w:ins w:id="51" w:author="Matthew Kay" w:date="2015-12-27T13:38:00Z">
              <w:del w:id="52" w:author="Eric Hekler" w:date="2015-12-30T08:56:00Z">
                <w:r w:rsidRPr="003D67E6" w:rsidDel="00147D65">
                  <w:rPr>
                    <w:highlight w:val="yellow"/>
                    <w:rPrChange w:id="53" w:author="Matthew Kay" w:date="2015-12-27T13:42:00Z">
                      <w:rPr/>
                    </w:rPrChange>
                  </w:rPr>
                  <w:delText>TBD</w:delText>
                </w:r>
              </w:del>
            </w:ins>
            <w:ins w:id="54" w:author="Eric Hekler" w:date="2015-12-30T08:56:00Z">
              <w:r w:rsidR="00147D65">
                <w:t xml:space="preserve">School of Nutrition &amp; </w:t>
              </w:r>
            </w:ins>
            <w:ins w:id="55" w:author="Matthew Kay" w:date="2016-01-04T16:48:00Z">
              <w:r w:rsidR="005B1C73">
                <w:br/>
              </w:r>
            </w:ins>
            <w:ins w:id="56" w:author="Eric Hekler" w:date="2015-12-30T08:56:00Z">
              <w:r w:rsidR="00147D65">
                <w:t>Health Promotion</w:t>
              </w:r>
            </w:ins>
          </w:p>
          <w:p w14:paraId="3D33940D" w14:textId="3028EF01" w:rsidR="00147D65" w:rsidDel="00147D65" w:rsidRDefault="00147D65">
            <w:pPr>
              <w:pStyle w:val="AuthorAffiliation"/>
              <w:jc w:val="both"/>
              <w:rPr>
                <w:del w:id="57" w:author="Eric Hekler" w:date="2015-12-30T08:56:00Z"/>
              </w:rPr>
              <w:pPrChange w:id="58" w:author="Eric Hekler" w:date="2015-12-30T08:56:00Z">
                <w:pPr>
                  <w:pStyle w:val="AuthorAffiliation"/>
                </w:pPr>
              </w:pPrChange>
            </w:pPr>
            <w:ins w:id="59" w:author="Eric Hekler" w:date="2015-12-30T08:56:00Z">
              <w:r>
                <w:t>Arizona State University</w:t>
              </w:r>
            </w:ins>
          </w:p>
          <w:p w14:paraId="2D65B409" w14:textId="77777777" w:rsidR="00147D65" w:rsidRDefault="00147D65" w:rsidP="00147D65">
            <w:pPr>
              <w:pStyle w:val="AuthorAffiliation"/>
              <w:rPr>
                <w:ins w:id="60" w:author="Eric Hekler" w:date="2015-12-30T08:56:00Z"/>
              </w:rPr>
            </w:pPr>
          </w:p>
          <w:p w14:paraId="31B8795D" w14:textId="27F37E2F" w:rsidR="00147D65" w:rsidRDefault="00147D65" w:rsidP="00147D65">
            <w:pPr>
              <w:pStyle w:val="AuthorAffiliation"/>
              <w:rPr>
                <w:ins w:id="61" w:author="Eric Hekler" w:date="2015-12-30T08:56:00Z"/>
              </w:rPr>
            </w:pPr>
            <w:ins w:id="62" w:author="Eric Hekler" w:date="2015-12-30T08:57:00Z">
              <w:r>
                <w:fldChar w:fldCharType="begin"/>
              </w:r>
              <w:r>
                <w:instrText xml:space="preserve"> HYPERLINK "mailto:</w:instrText>
              </w:r>
            </w:ins>
            <w:ins w:id="63" w:author="Eric Hekler" w:date="2015-12-30T08:56:00Z">
              <w:r>
                <w:instrText>ehekler@asu.edu</w:instrText>
              </w:r>
            </w:ins>
            <w:ins w:id="64" w:author="Eric Hekler" w:date="2015-12-30T08:57:00Z">
              <w:r>
                <w:instrText xml:space="preserve">" </w:instrText>
              </w:r>
              <w:r>
                <w:fldChar w:fldCharType="separate"/>
              </w:r>
            </w:ins>
            <w:ins w:id="65" w:author="Eric Hekler" w:date="2015-12-30T08:56:00Z">
              <w:r w:rsidRPr="00C87B66">
                <w:rPr>
                  <w:rStyle w:val="Hyperlink"/>
                  <w:sz w:val="24"/>
                </w:rPr>
                <w:t>ehekler@asu.edu</w:t>
              </w:r>
            </w:ins>
            <w:ins w:id="66" w:author="Eric Hekler" w:date="2015-12-30T08:57:00Z">
              <w:r>
                <w:fldChar w:fldCharType="end"/>
              </w:r>
            </w:ins>
            <w:ins w:id="67" w:author="Eric Hekler" w:date="2015-12-30T08:56:00Z">
              <w:r>
                <w:t xml:space="preserve"> </w:t>
              </w:r>
            </w:ins>
          </w:p>
          <w:p w14:paraId="4D149BBE" w14:textId="77777777" w:rsidR="00A30EC8" w:rsidDel="00147D65" w:rsidRDefault="00A30EC8" w:rsidP="005A2C27">
            <w:pPr>
              <w:pStyle w:val="AuthorAffiliation"/>
              <w:rPr>
                <w:del w:id="68" w:author="Eric Hekler" w:date="2015-12-30T08:56:00Z"/>
              </w:rPr>
            </w:pPr>
          </w:p>
          <w:p w14:paraId="6180ECBE" w14:textId="1E590CF5" w:rsidR="0002541C" w:rsidRPr="00F100EF" w:rsidRDefault="0002541C">
            <w:pPr>
              <w:pStyle w:val="AuthorAffiliation"/>
              <w:jc w:val="both"/>
              <w:pPrChange w:id="69"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70"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47F6947A">
                <wp:simplePos x="0" y="0"/>
                <wp:positionH relativeFrom="margin">
                  <wp:posOffset>0</wp:posOffset>
                </wp:positionH>
                <wp:positionV relativeFrom="margin">
                  <wp:posOffset>6842760</wp:posOffset>
                </wp:positionV>
                <wp:extent cx="3044952" cy="173736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17373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C72220F" w14:textId="336F0C21" w:rsidR="00687E40" w:rsidRPr="00FC5930" w:rsidRDefault="00687E40">
                            <w:pPr>
                              <w:pStyle w:val="Copyright"/>
                              <w:suppressAutoHyphens/>
                              <w:rPr>
                                <w:ins w:id="71" w:author="Matthew Kay" w:date="2016-01-07T23:19:00Z"/>
                                <w:rFonts w:ascii="TimesNewRomanPSMT" w:hAnsi="TimesNewRomanPSMT" w:cs="TimesNewRomanPSMT"/>
                                <w:szCs w:val="16"/>
                              </w:rPr>
                              <w:pPrChange w:id="72" w:author="Matthew Kay" w:date="2016-01-07T23:19:00Z">
                                <w:pPr>
                                  <w:pStyle w:val="Copyright"/>
                                </w:pPr>
                              </w:pPrChange>
                            </w:pPr>
                            <w:ins w:id="73"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687E40" w:rsidRPr="00FC5930" w:rsidRDefault="00687E40">
                            <w:pPr>
                              <w:pStyle w:val="Copyright"/>
                              <w:suppressAutoHyphens/>
                              <w:rPr>
                                <w:ins w:id="74" w:author="Matthew Kay" w:date="2016-01-07T23:19:00Z"/>
                                <w:rFonts w:ascii="TimesNewRomanPSMT" w:hAnsi="TimesNewRomanPSMT" w:cs="TimesNewRomanPSMT"/>
                                <w:szCs w:val="16"/>
                              </w:rPr>
                              <w:pPrChange w:id="75" w:author="Matthew Kay" w:date="2016-01-07T23:19:00Z">
                                <w:pPr>
                                  <w:pStyle w:val="Copyright"/>
                                </w:pPr>
                              </w:pPrChange>
                            </w:pPr>
                            <w:ins w:id="76" w:author="Matthew Kay" w:date="2016-01-07T23:19:00Z">
                              <w:r w:rsidRPr="009E539C">
                                <w:rPr>
                                  <w:rFonts w:ascii="TimesNewRomanPSMT" w:hAnsi="TimesNewRomanPSMT" w:cs="TimesNewRomanPSMT"/>
                                  <w:i/>
                                  <w:szCs w:val="16"/>
                                  <w:rPrChange w:id="77" w:author="Matthew Kay" w:date="2016-01-19T15:59:00Z">
                                    <w:rPr>
                                      <w:rFonts w:ascii="TimesNewRomanPSMT" w:hAnsi="TimesNewRomanPSMT" w:cs="TimesNewRomanPSMT"/>
                                      <w:szCs w:val="16"/>
                                    </w:rPr>
                                  </w:rPrChange>
                                </w:rPr>
                                <w:t>CHI'16</w:t>
                              </w:r>
                              <w:r w:rsidRPr="00FC5930">
                                <w:rPr>
                                  <w:rFonts w:ascii="TimesNewRomanPSMT" w:hAnsi="TimesNewRomanPSMT" w:cs="TimesNewRomanPSMT"/>
                                  <w:szCs w:val="16"/>
                                </w:rPr>
                                <w:t>, May 07 - 12, 2016, San Jose, CA, USA</w:t>
                              </w:r>
                            </w:ins>
                          </w:p>
                          <w:p w14:paraId="770BACA7" w14:textId="77777777" w:rsidR="00687E40" w:rsidRPr="00FC5930" w:rsidRDefault="00687E40">
                            <w:pPr>
                              <w:pStyle w:val="Copyright"/>
                              <w:suppressAutoHyphens/>
                              <w:rPr>
                                <w:ins w:id="78" w:author="Matthew Kay" w:date="2016-01-07T23:19:00Z"/>
                                <w:rFonts w:ascii="TimesNewRomanPSMT" w:hAnsi="TimesNewRomanPSMT" w:cs="TimesNewRomanPSMT"/>
                                <w:szCs w:val="16"/>
                              </w:rPr>
                              <w:pPrChange w:id="79" w:author="Matthew Kay" w:date="2016-01-07T23:19:00Z">
                                <w:pPr>
                                  <w:pStyle w:val="Copyright"/>
                                </w:pPr>
                              </w:pPrChange>
                            </w:pPr>
                            <w:ins w:id="80"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687E40" w:rsidRPr="00FC5930" w:rsidRDefault="00687E40">
                            <w:pPr>
                              <w:pStyle w:val="Copyright"/>
                              <w:suppressAutoHyphens/>
                              <w:rPr>
                                <w:ins w:id="81" w:author="Matthew Kay" w:date="2016-01-07T23:19:00Z"/>
                                <w:rFonts w:ascii="TimesNewRomanPSMT" w:hAnsi="TimesNewRomanPSMT" w:cs="TimesNewRomanPSMT"/>
                                <w:szCs w:val="16"/>
                              </w:rPr>
                              <w:pPrChange w:id="82" w:author="Matthew Kay" w:date="2016-01-07T23:19:00Z">
                                <w:pPr>
                                  <w:pStyle w:val="Copyright"/>
                                </w:pPr>
                              </w:pPrChange>
                            </w:pPr>
                            <w:ins w:id="83"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687E40" w:rsidRPr="00FC5930" w:rsidDel="00FC5930" w:rsidRDefault="00687E40">
                            <w:pPr>
                              <w:suppressAutoHyphens/>
                              <w:autoSpaceDE w:val="0"/>
                              <w:autoSpaceDN w:val="0"/>
                              <w:adjustRightInd w:val="0"/>
                              <w:spacing w:after="0"/>
                              <w:rPr>
                                <w:ins w:id="84" w:author="Matthew Kay" w:date="2016-01-07T23:20:00Z"/>
                                <w:del w:id="85" w:author="Matthew Kay" w:date="2016-01-07T23:19:00Z"/>
                                <w:rStyle w:val="Hyperlink"/>
                                <w:rFonts w:ascii="TimesNewRomanPSMT" w:hAnsi="TimesNewRomanPSMT" w:cs="TimesNewRomanPSMT"/>
                                <w:sz w:val="16"/>
                                <w:szCs w:val="16"/>
                              </w:rPr>
                              <w:pPrChange w:id="86" w:author="Matthew Kay" w:date="2016-01-07T23:19:00Z">
                                <w:pPr>
                                  <w:autoSpaceDE w:val="0"/>
                                  <w:autoSpaceDN w:val="0"/>
                                  <w:adjustRightInd w:val="0"/>
                                  <w:spacing w:after="0"/>
                                </w:pPr>
                              </w:pPrChange>
                            </w:pPr>
                            <w:ins w:id="87" w:author="Matthew Kay" w:date="2016-01-07T23:19:00Z">
                              <w:r w:rsidRPr="00FC5930">
                                <w:rPr>
                                  <w:rFonts w:ascii="TimesNewRomanPSMT" w:hAnsi="TimesNewRomanPSMT" w:cs="TimesNewRomanPSMT"/>
                                  <w:szCs w:val="16"/>
                                </w:rPr>
                                <w:t xml:space="preserve">DOI: </w:t>
                              </w:r>
                            </w:ins>
                            <w:ins w:id="88"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89" w:author="Matthew Kay" w:date="2016-01-07T23:19:00Z">
                                <w:r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687E40" w:rsidRPr="00FC5930" w:rsidDel="00FC5930" w:rsidRDefault="00687E40">
                            <w:pPr>
                              <w:numPr>
                                <w:ilvl w:val="0"/>
                                <w:numId w:val="25"/>
                              </w:numPr>
                              <w:suppressAutoHyphens/>
                              <w:autoSpaceDE w:val="0"/>
                              <w:autoSpaceDN w:val="0"/>
                              <w:adjustRightInd w:val="0"/>
                              <w:spacing w:after="0"/>
                              <w:ind w:left="360" w:hanging="240"/>
                              <w:rPr>
                                <w:ins w:id="90" w:author="Matthew Kay" w:date="2016-01-07T23:20:00Z"/>
                                <w:del w:id="91" w:author="Matthew Kay" w:date="2016-01-07T23:19:00Z"/>
                                <w:rStyle w:val="Hyperlink"/>
                                <w:rFonts w:ascii="TimesNewRomanPSMT" w:hAnsi="TimesNewRomanPSMT" w:cs="TimesNewRomanPSMT"/>
                                <w:sz w:val="16"/>
                                <w:szCs w:val="16"/>
                              </w:rPr>
                              <w:pPrChange w:id="92" w:author="Matthew Kay" w:date="2016-01-07T23:19:00Z">
                                <w:pPr>
                                  <w:numPr>
                                    <w:numId w:val="25"/>
                                  </w:numPr>
                                  <w:tabs>
                                    <w:tab w:val="num" w:pos="360"/>
                                    <w:tab w:val="num" w:pos="720"/>
                                  </w:tabs>
                                  <w:autoSpaceDE w:val="0"/>
                                  <w:autoSpaceDN w:val="0"/>
                                  <w:adjustRightInd w:val="0"/>
                                  <w:spacing w:after="0"/>
                                  <w:ind w:left="360" w:hanging="240"/>
                                </w:pPr>
                              </w:pPrChange>
                            </w:pPr>
                            <w:ins w:id="93" w:author="Matthew Kay" w:date="2016-01-07T23:20:00Z">
                              <w:del w:id="94"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687E40" w:rsidRPr="00FC5930" w:rsidDel="00FC5930" w:rsidRDefault="00687E40">
                            <w:pPr>
                              <w:numPr>
                                <w:ilvl w:val="0"/>
                                <w:numId w:val="25"/>
                              </w:numPr>
                              <w:suppressAutoHyphens/>
                              <w:autoSpaceDE w:val="0"/>
                              <w:autoSpaceDN w:val="0"/>
                              <w:adjustRightInd w:val="0"/>
                              <w:spacing w:after="0"/>
                              <w:ind w:left="360" w:hanging="240"/>
                              <w:rPr>
                                <w:ins w:id="95" w:author="Matthew Kay" w:date="2016-01-07T23:20:00Z"/>
                                <w:del w:id="96" w:author="Matthew Kay" w:date="2016-01-07T23:19:00Z"/>
                                <w:rStyle w:val="Hyperlink"/>
                                <w:rFonts w:ascii="TimesNewRomanPSMT" w:hAnsi="TimesNewRomanPSMT" w:cs="TimesNewRomanPSMT"/>
                                <w:sz w:val="16"/>
                                <w:szCs w:val="16"/>
                              </w:rPr>
                              <w:pPrChange w:id="97" w:author="Matthew Kay" w:date="2016-01-07T23:19:00Z">
                                <w:pPr>
                                  <w:numPr>
                                    <w:numId w:val="25"/>
                                  </w:numPr>
                                  <w:tabs>
                                    <w:tab w:val="num" w:pos="360"/>
                                    <w:tab w:val="num" w:pos="720"/>
                                  </w:tabs>
                                  <w:autoSpaceDE w:val="0"/>
                                  <w:autoSpaceDN w:val="0"/>
                                  <w:adjustRightInd w:val="0"/>
                                  <w:spacing w:after="0"/>
                                  <w:ind w:left="360" w:hanging="240"/>
                                </w:pPr>
                              </w:pPrChange>
                            </w:pPr>
                            <w:ins w:id="98" w:author="Matthew Kay" w:date="2016-01-07T23:20:00Z">
                              <w:del w:id="99"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687E40" w:rsidRPr="00FC5930" w:rsidDel="00FC5930" w:rsidRDefault="00687E40">
                            <w:pPr>
                              <w:numPr>
                                <w:ilvl w:val="0"/>
                                <w:numId w:val="25"/>
                              </w:numPr>
                              <w:suppressAutoHyphens/>
                              <w:autoSpaceDE w:val="0"/>
                              <w:autoSpaceDN w:val="0"/>
                              <w:adjustRightInd w:val="0"/>
                              <w:spacing w:after="0"/>
                              <w:ind w:left="360" w:hanging="240"/>
                              <w:rPr>
                                <w:ins w:id="100" w:author="Matthew Kay" w:date="2016-01-07T23:20:00Z"/>
                                <w:del w:id="101" w:author="Matthew Kay" w:date="2016-01-07T23:19:00Z"/>
                                <w:rStyle w:val="Hyperlink"/>
                                <w:rFonts w:ascii="TimesNewRomanPSMT" w:hAnsi="TimesNewRomanPSMT" w:cs="TimesNewRomanPSMT"/>
                                <w:sz w:val="16"/>
                                <w:szCs w:val="16"/>
                              </w:rPr>
                              <w:pPrChange w:id="102" w:author="Matthew Kay" w:date="2016-01-07T23:19:00Z">
                                <w:pPr>
                                  <w:numPr>
                                    <w:numId w:val="25"/>
                                  </w:numPr>
                                  <w:tabs>
                                    <w:tab w:val="num" w:pos="360"/>
                                    <w:tab w:val="num" w:pos="720"/>
                                  </w:tabs>
                                  <w:autoSpaceDE w:val="0"/>
                                  <w:autoSpaceDN w:val="0"/>
                                  <w:adjustRightInd w:val="0"/>
                                  <w:spacing w:after="0"/>
                                  <w:ind w:left="360" w:hanging="240"/>
                                </w:pPr>
                              </w:pPrChange>
                            </w:pPr>
                            <w:ins w:id="103" w:author="Matthew Kay" w:date="2016-01-07T23:20:00Z">
                              <w:del w:id="104"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687E40" w:rsidRPr="00FC5930" w:rsidDel="00FC5930" w:rsidRDefault="00687E40">
                            <w:pPr>
                              <w:suppressAutoHyphens/>
                              <w:autoSpaceDE w:val="0"/>
                              <w:autoSpaceDN w:val="0"/>
                              <w:adjustRightInd w:val="0"/>
                              <w:spacing w:after="0"/>
                              <w:rPr>
                                <w:ins w:id="105" w:author="Matthew Kay" w:date="2016-01-07T23:20:00Z"/>
                                <w:del w:id="106" w:author="Matthew Kay" w:date="2016-01-07T23:19:00Z"/>
                                <w:rStyle w:val="Hyperlink"/>
                                <w:rFonts w:ascii="TimesNewRomanPSMT" w:hAnsi="TimesNewRomanPSMT" w:cs="TimesNewRomanPSMT"/>
                                <w:sz w:val="16"/>
                                <w:szCs w:val="16"/>
                              </w:rPr>
                              <w:pPrChange w:id="107" w:author="Matthew Kay" w:date="2016-01-07T23:19:00Z">
                                <w:pPr>
                                  <w:autoSpaceDE w:val="0"/>
                                  <w:autoSpaceDN w:val="0"/>
                                  <w:adjustRightInd w:val="0"/>
                                  <w:spacing w:after="0"/>
                                </w:pPr>
                              </w:pPrChange>
                            </w:pPr>
                            <w:ins w:id="108" w:author="Matthew Kay" w:date="2016-01-07T23:20:00Z">
                              <w:del w:id="109"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687E40" w:rsidRPr="00D3324C" w:rsidRDefault="00687E40">
                            <w:pPr>
                              <w:pStyle w:val="Copyright"/>
                              <w:suppressAutoHyphens/>
                              <w:rPr>
                                <w:szCs w:val="16"/>
                              </w:rPr>
                              <w:pPrChange w:id="110" w:author="Matthew Kay" w:date="2016-01-07T23:19:00Z">
                                <w:pPr>
                                  <w:pStyle w:val="Copyright"/>
                                </w:pPr>
                              </w:pPrChange>
                            </w:pPr>
                            <w:ins w:id="111" w:author="Matthew Kay" w:date="2016-01-07T23:20:00Z">
                              <w:del w:id="112" w:author="Matthew Kay" w:date="2016-01-07T23:19:00Z">
                                <w:r w:rsidRPr="00FC5930" w:rsidDel="00FC5930">
                                  <w:rPr>
                                    <w:rStyle w:val="Hyperlink"/>
                                    <w:sz w:val="16"/>
                                    <w:szCs w:val="16"/>
                                  </w:rPr>
                                  <w:delText>Each submission will be assigned a DOI string to be included here.</w:delText>
                                </w:r>
                              </w:del>
                              <w:r>
                                <w:rPr>
                                  <w:rFonts w:ascii="TimesNewRomanPSMT" w:hAnsi="TimesNewRomanPSMT" w:cs="TimesNewRomanPSMT"/>
                                  <w:szCs w:val="16"/>
                                </w:rPr>
                                <w:fldChar w:fldCharType="end"/>
                              </w:r>
                            </w:ins>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36.8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" o:allowoverlap="f" stroked="f">
                <v:textbox inset="0,,0">
                  <w:txbxContent>
                    <w:p w14:paraId="6C72220F" w14:textId="336F0C21" w:rsidR="00687E40" w:rsidRPr="00FC5930" w:rsidRDefault="00687E40">
                      <w:pPr>
                        <w:pStyle w:val="Copyright"/>
                        <w:suppressAutoHyphens/>
                        <w:rPr>
                          <w:ins w:id="113" w:author="Matthew Kay" w:date="2016-01-07T23:19:00Z"/>
                          <w:rFonts w:ascii="TimesNewRomanPSMT" w:hAnsi="TimesNewRomanPSMT" w:cs="TimesNewRomanPSMT"/>
                          <w:szCs w:val="16"/>
                        </w:rPr>
                        <w:pPrChange w:id="114" w:author="Matthew Kay" w:date="2016-01-07T23:19:00Z">
                          <w:pPr>
                            <w:pStyle w:val="Copyright"/>
                          </w:pPr>
                        </w:pPrChange>
                      </w:pPr>
                      <w:ins w:id="115"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687E40" w:rsidRPr="00FC5930" w:rsidRDefault="00687E40">
                      <w:pPr>
                        <w:pStyle w:val="Copyright"/>
                        <w:suppressAutoHyphens/>
                        <w:rPr>
                          <w:ins w:id="116" w:author="Matthew Kay" w:date="2016-01-07T23:19:00Z"/>
                          <w:rFonts w:ascii="TimesNewRomanPSMT" w:hAnsi="TimesNewRomanPSMT" w:cs="TimesNewRomanPSMT"/>
                          <w:szCs w:val="16"/>
                        </w:rPr>
                        <w:pPrChange w:id="117" w:author="Matthew Kay" w:date="2016-01-07T23:19:00Z">
                          <w:pPr>
                            <w:pStyle w:val="Copyright"/>
                          </w:pPr>
                        </w:pPrChange>
                      </w:pPr>
                      <w:ins w:id="118" w:author="Matthew Kay" w:date="2016-01-07T23:19:00Z">
                        <w:r w:rsidRPr="009E539C">
                          <w:rPr>
                            <w:rFonts w:ascii="TimesNewRomanPSMT" w:hAnsi="TimesNewRomanPSMT" w:cs="TimesNewRomanPSMT"/>
                            <w:i/>
                            <w:szCs w:val="16"/>
                            <w:rPrChange w:id="119" w:author="Matthew Kay" w:date="2016-01-19T15:59:00Z">
                              <w:rPr>
                                <w:rFonts w:ascii="TimesNewRomanPSMT" w:hAnsi="TimesNewRomanPSMT" w:cs="TimesNewRomanPSMT"/>
                                <w:szCs w:val="16"/>
                              </w:rPr>
                            </w:rPrChange>
                          </w:rPr>
                          <w:t>CHI'16</w:t>
                        </w:r>
                        <w:r w:rsidRPr="00FC5930">
                          <w:rPr>
                            <w:rFonts w:ascii="TimesNewRomanPSMT" w:hAnsi="TimesNewRomanPSMT" w:cs="TimesNewRomanPSMT"/>
                            <w:szCs w:val="16"/>
                          </w:rPr>
                          <w:t>, May 07 - 12, 2016, San Jose, CA, USA</w:t>
                        </w:r>
                      </w:ins>
                    </w:p>
                    <w:p w14:paraId="770BACA7" w14:textId="77777777" w:rsidR="00687E40" w:rsidRPr="00FC5930" w:rsidRDefault="00687E40">
                      <w:pPr>
                        <w:pStyle w:val="Copyright"/>
                        <w:suppressAutoHyphens/>
                        <w:rPr>
                          <w:ins w:id="120" w:author="Matthew Kay" w:date="2016-01-07T23:19:00Z"/>
                          <w:rFonts w:ascii="TimesNewRomanPSMT" w:hAnsi="TimesNewRomanPSMT" w:cs="TimesNewRomanPSMT"/>
                          <w:szCs w:val="16"/>
                        </w:rPr>
                        <w:pPrChange w:id="121" w:author="Matthew Kay" w:date="2016-01-07T23:19:00Z">
                          <w:pPr>
                            <w:pStyle w:val="Copyright"/>
                          </w:pPr>
                        </w:pPrChange>
                      </w:pPr>
                      <w:ins w:id="122"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687E40" w:rsidRPr="00FC5930" w:rsidRDefault="00687E40">
                      <w:pPr>
                        <w:pStyle w:val="Copyright"/>
                        <w:suppressAutoHyphens/>
                        <w:rPr>
                          <w:ins w:id="123" w:author="Matthew Kay" w:date="2016-01-07T23:19:00Z"/>
                          <w:rFonts w:ascii="TimesNewRomanPSMT" w:hAnsi="TimesNewRomanPSMT" w:cs="TimesNewRomanPSMT"/>
                          <w:szCs w:val="16"/>
                        </w:rPr>
                        <w:pPrChange w:id="124" w:author="Matthew Kay" w:date="2016-01-07T23:19:00Z">
                          <w:pPr>
                            <w:pStyle w:val="Copyright"/>
                          </w:pPr>
                        </w:pPrChange>
                      </w:pPr>
                      <w:ins w:id="125"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687E40" w:rsidRPr="00FC5930" w:rsidDel="00FC5930" w:rsidRDefault="00687E40">
                      <w:pPr>
                        <w:suppressAutoHyphens/>
                        <w:autoSpaceDE w:val="0"/>
                        <w:autoSpaceDN w:val="0"/>
                        <w:adjustRightInd w:val="0"/>
                        <w:spacing w:after="0"/>
                        <w:rPr>
                          <w:ins w:id="126" w:author="Matthew Kay" w:date="2016-01-07T23:20:00Z"/>
                          <w:del w:id="127" w:author="Matthew Kay" w:date="2016-01-07T23:19:00Z"/>
                          <w:rStyle w:val="Hyperlink"/>
                          <w:rFonts w:ascii="TimesNewRomanPSMT" w:hAnsi="TimesNewRomanPSMT" w:cs="TimesNewRomanPSMT"/>
                          <w:sz w:val="16"/>
                          <w:szCs w:val="16"/>
                        </w:rPr>
                        <w:pPrChange w:id="128" w:author="Matthew Kay" w:date="2016-01-07T23:19:00Z">
                          <w:pPr>
                            <w:autoSpaceDE w:val="0"/>
                            <w:autoSpaceDN w:val="0"/>
                            <w:adjustRightInd w:val="0"/>
                            <w:spacing w:after="0"/>
                          </w:pPr>
                        </w:pPrChange>
                      </w:pPr>
                      <w:ins w:id="129" w:author="Matthew Kay" w:date="2016-01-07T23:19:00Z">
                        <w:r w:rsidRPr="00FC5930">
                          <w:rPr>
                            <w:rFonts w:ascii="TimesNewRomanPSMT" w:hAnsi="TimesNewRomanPSMT" w:cs="TimesNewRomanPSMT"/>
                            <w:szCs w:val="16"/>
                          </w:rPr>
                          <w:t xml:space="preserve">DOI: </w:t>
                        </w:r>
                      </w:ins>
                      <w:ins w:id="130"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131" w:author="Matthew Kay" w:date="2016-01-07T23:19:00Z">
                          <w:r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687E40" w:rsidRPr="00FC5930" w:rsidDel="00FC5930" w:rsidRDefault="00687E40">
                      <w:pPr>
                        <w:numPr>
                          <w:ilvl w:val="0"/>
                          <w:numId w:val="25"/>
                        </w:numPr>
                        <w:suppressAutoHyphens/>
                        <w:autoSpaceDE w:val="0"/>
                        <w:autoSpaceDN w:val="0"/>
                        <w:adjustRightInd w:val="0"/>
                        <w:spacing w:after="0"/>
                        <w:ind w:left="360" w:hanging="240"/>
                        <w:rPr>
                          <w:ins w:id="132" w:author="Matthew Kay" w:date="2016-01-07T23:20:00Z"/>
                          <w:del w:id="133" w:author="Matthew Kay" w:date="2016-01-07T23:19:00Z"/>
                          <w:rStyle w:val="Hyperlink"/>
                          <w:rFonts w:ascii="TimesNewRomanPSMT" w:hAnsi="TimesNewRomanPSMT" w:cs="TimesNewRomanPSMT"/>
                          <w:sz w:val="16"/>
                          <w:szCs w:val="16"/>
                        </w:rPr>
                        <w:pPrChange w:id="134" w:author="Matthew Kay" w:date="2016-01-07T23:19:00Z">
                          <w:pPr>
                            <w:numPr>
                              <w:numId w:val="25"/>
                            </w:numPr>
                            <w:tabs>
                              <w:tab w:val="num" w:pos="360"/>
                              <w:tab w:val="num" w:pos="720"/>
                            </w:tabs>
                            <w:autoSpaceDE w:val="0"/>
                            <w:autoSpaceDN w:val="0"/>
                            <w:adjustRightInd w:val="0"/>
                            <w:spacing w:after="0"/>
                            <w:ind w:left="360" w:hanging="240"/>
                          </w:pPr>
                        </w:pPrChange>
                      </w:pPr>
                      <w:ins w:id="135" w:author="Matthew Kay" w:date="2016-01-07T23:20:00Z">
                        <w:del w:id="136"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687E40" w:rsidRPr="00FC5930" w:rsidDel="00FC5930" w:rsidRDefault="00687E40">
                      <w:pPr>
                        <w:numPr>
                          <w:ilvl w:val="0"/>
                          <w:numId w:val="25"/>
                        </w:numPr>
                        <w:suppressAutoHyphens/>
                        <w:autoSpaceDE w:val="0"/>
                        <w:autoSpaceDN w:val="0"/>
                        <w:adjustRightInd w:val="0"/>
                        <w:spacing w:after="0"/>
                        <w:ind w:left="360" w:hanging="240"/>
                        <w:rPr>
                          <w:ins w:id="137" w:author="Matthew Kay" w:date="2016-01-07T23:20:00Z"/>
                          <w:del w:id="138" w:author="Matthew Kay" w:date="2016-01-07T23:19:00Z"/>
                          <w:rStyle w:val="Hyperlink"/>
                          <w:rFonts w:ascii="TimesNewRomanPSMT" w:hAnsi="TimesNewRomanPSMT" w:cs="TimesNewRomanPSMT"/>
                          <w:sz w:val="16"/>
                          <w:szCs w:val="16"/>
                        </w:rPr>
                        <w:pPrChange w:id="139" w:author="Matthew Kay" w:date="2016-01-07T23:19:00Z">
                          <w:pPr>
                            <w:numPr>
                              <w:numId w:val="25"/>
                            </w:numPr>
                            <w:tabs>
                              <w:tab w:val="num" w:pos="360"/>
                              <w:tab w:val="num" w:pos="720"/>
                            </w:tabs>
                            <w:autoSpaceDE w:val="0"/>
                            <w:autoSpaceDN w:val="0"/>
                            <w:adjustRightInd w:val="0"/>
                            <w:spacing w:after="0"/>
                            <w:ind w:left="360" w:hanging="240"/>
                          </w:pPr>
                        </w:pPrChange>
                      </w:pPr>
                      <w:ins w:id="140" w:author="Matthew Kay" w:date="2016-01-07T23:20:00Z">
                        <w:del w:id="141"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687E40" w:rsidRPr="00FC5930" w:rsidDel="00FC5930" w:rsidRDefault="00687E40">
                      <w:pPr>
                        <w:numPr>
                          <w:ilvl w:val="0"/>
                          <w:numId w:val="25"/>
                        </w:numPr>
                        <w:suppressAutoHyphens/>
                        <w:autoSpaceDE w:val="0"/>
                        <w:autoSpaceDN w:val="0"/>
                        <w:adjustRightInd w:val="0"/>
                        <w:spacing w:after="0"/>
                        <w:ind w:left="360" w:hanging="240"/>
                        <w:rPr>
                          <w:ins w:id="142" w:author="Matthew Kay" w:date="2016-01-07T23:20:00Z"/>
                          <w:del w:id="143" w:author="Matthew Kay" w:date="2016-01-07T23:19:00Z"/>
                          <w:rStyle w:val="Hyperlink"/>
                          <w:rFonts w:ascii="TimesNewRomanPSMT" w:hAnsi="TimesNewRomanPSMT" w:cs="TimesNewRomanPSMT"/>
                          <w:sz w:val="16"/>
                          <w:szCs w:val="16"/>
                        </w:rPr>
                        <w:pPrChange w:id="144" w:author="Matthew Kay" w:date="2016-01-07T23:19:00Z">
                          <w:pPr>
                            <w:numPr>
                              <w:numId w:val="25"/>
                            </w:numPr>
                            <w:tabs>
                              <w:tab w:val="num" w:pos="360"/>
                              <w:tab w:val="num" w:pos="720"/>
                            </w:tabs>
                            <w:autoSpaceDE w:val="0"/>
                            <w:autoSpaceDN w:val="0"/>
                            <w:adjustRightInd w:val="0"/>
                            <w:spacing w:after="0"/>
                            <w:ind w:left="360" w:hanging="240"/>
                          </w:pPr>
                        </w:pPrChange>
                      </w:pPr>
                      <w:ins w:id="145" w:author="Matthew Kay" w:date="2016-01-07T23:20:00Z">
                        <w:del w:id="146"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687E40" w:rsidRPr="00FC5930" w:rsidDel="00FC5930" w:rsidRDefault="00687E40">
                      <w:pPr>
                        <w:suppressAutoHyphens/>
                        <w:autoSpaceDE w:val="0"/>
                        <w:autoSpaceDN w:val="0"/>
                        <w:adjustRightInd w:val="0"/>
                        <w:spacing w:after="0"/>
                        <w:rPr>
                          <w:ins w:id="147" w:author="Matthew Kay" w:date="2016-01-07T23:20:00Z"/>
                          <w:del w:id="148" w:author="Matthew Kay" w:date="2016-01-07T23:19:00Z"/>
                          <w:rStyle w:val="Hyperlink"/>
                          <w:rFonts w:ascii="TimesNewRomanPSMT" w:hAnsi="TimesNewRomanPSMT" w:cs="TimesNewRomanPSMT"/>
                          <w:sz w:val="16"/>
                          <w:szCs w:val="16"/>
                        </w:rPr>
                        <w:pPrChange w:id="149" w:author="Matthew Kay" w:date="2016-01-07T23:19:00Z">
                          <w:pPr>
                            <w:autoSpaceDE w:val="0"/>
                            <w:autoSpaceDN w:val="0"/>
                            <w:adjustRightInd w:val="0"/>
                            <w:spacing w:after="0"/>
                          </w:pPr>
                        </w:pPrChange>
                      </w:pPr>
                      <w:ins w:id="150" w:author="Matthew Kay" w:date="2016-01-07T23:20:00Z">
                        <w:del w:id="151"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687E40" w:rsidRPr="00D3324C" w:rsidRDefault="00687E40">
                      <w:pPr>
                        <w:pStyle w:val="Copyright"/>
                        <w:suppressAutoHyphens/>
                        <w:rPr>
                          <w:szCs w:val="16"/>
                        </w:rPr>
                        <w:pPrChange w:id="152" w:author="Matthew Kay" w:date="2016-01-07T23:19:00Z">
                          <w:pPr>
                            <w:pStyle w:val="Copyright"/>
                          </w:pPr>
                        </w:pPrChange>
                      </w:pPr>
                      <w:ins w:id="153" w:author="Matthew Kay" w:date="2016-01-07T23:20:00Z">
                        <w:del w:id="154" w:author="Matthew Kay" w:date="2016-01-07T23:19:00Z">
                          <w:r w:rsidRPr="00FC5930" w:rsidDel="00FC5930">
                            <w:rPr>
                              <w:rStyle w:val="Hyperlink"/>
                              <w:sz w:val="16"/>
                              <w:szCs w:val="16"/>
                            </w:rPr>
                            <w:delText>Each submission will be assigned a DOI string to be included here.</w:delText>
                          </w:r>
                        </w:del>
                        <w:r>
                          <w:rPr>
                            <w:rFonts w:ascii="TimesNewRomanPSMT" w:hAnsi="TimesNewRomanPSMT" w:cs="TimesNewRomanPSMT"/>
                            <w:szCs w:val="16"/>
                          </w:rPr>
                          <w:fldChar w:fldCharType="end"/>
                        </w:r>
                      </w:ins>
                    </w:p>
                  </w:txbxContent>
                </v:textbox>
                <w10:wrap type="square" anchorx="margin" anchory="margin"/>
                <w10:anchorlock/>
              </v:shape>
            </w:pict>
          </mc:Fallback>
        </mc:AlternateContent>
      </w:r>
      <w:r w:rsidR="006B3F1F">
        <w:t>ABSTRACT</w:t>
      </w:r>
    </w:p>
    <w:p w14:paraId="2081E03D" w14:textId="44B0A71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w:t>
      </w:r>
      <w:ins w:id="155" w:author="Matthew Kay" w:date="2016-01-06T23:39:00Z">
        <w:r w:rsidR="00D2511E">
          <w:t xml:space="preserve"> </w:t>
        </w:r>
      </w:ins>
      <w:ins w:id="156" w:author="Matthew Kay" w:date="2016-01-06T23:43:00Z">
        <w:r w:rsidR="00D2511E">
          <w:t>However, our i</w:t>
        </w:r>
      </w:ins>
      <w:ins w:id="157" w:author="Matthew Kay" w:date="2016-01-06T23:39:00Z">
        <w:r w:rsidR="00D2511E">
          <w:t xml:space="preserve">ndividual analyses tend to stand alone, and </w:t>
        </w:r>
        <w:r w:rsidR="00F22328">
          <w:t>study results</w:t>
        </w:r>
        <w:r w:rsidR="00D2511E">
          <w:t xml:space="preserve"> </w:t>
        </w:r>
      </w:ins>
      <w:ins w:id="158" w:author="Matthew Kay" w:date="2016-01-06T23:50:00Z">
        <w:r w:rsidR="00F22328">
          <w:t xml:space="preserve">rarely </w:t>
        </w:r>
      </w:ins>
      <w:ins w:id="159" w:author="Matthew Kay" w:date="2016-01-06T23:39:00Z">
        <w:r w:rsidR="00D2511E">
          <w:t xml:space="preserve">accrue </w:t>
        </w:r>
        <w:r w:rsidR="00F22328">
          <w:t>in</w:t>
        </w:r>
        <w:r w:rsidR="00D2511E">
          <w:t xml:space="preserve"> more precise estimates via meta-analysis</w:t>
        </w:r>
      </w:ins>
      <w:del w:id="160" w:author="Matthew Kay" w:date="2016-01-06T23:38:00Z">
        <w:r w:rsidDel="00D2511E">
          <w:delText xml:space="preserve"> </w:delText>
        </w:r>
        <w:r w:rsidR="005B118E" w:rsidDel="00D2511E">
          <w:delText>A</w:delText>
        </w:r>
        <w:r w:rsidR="007D23A2" w:rsidDel="00D2511E">
          <w:delText xml:space="preserve">s a community we are </w:delText>
        </w:r>
        <w:r w:rsidDel="00D2511E">
          <w:delText xml:space="preserve">inconsistent </w:delText>
        </w:r>
        <w:r w:rsidR="007D23A2" w:rsidDel="00D2511E">
          <w:delText xml:space="preserve">in </w:delText>
        </w:r>
        <w:r w:rsidDel="00D2511E">
          <w:delText>publi</w:delText>
        </w:r>
        <w:r w:rsidR="007D23A2" w:rsidDel="00D2511E">
          <w:delText>shing</w:delText>
        </w:r>
        <w:r w:rsidDel="00D2511E">
          <w:delText xml:space="preserve"> replication studies or statistical meta-analyses that more robustly demonstrate studied effects</w:delText>
        </w:r>
      </w:del>
      <w:ins w:id="161" w:author="Matthew Kay" w:date="2016-01-06T23:39:00Z">
        <w:r w:rsidR="00D2511E">
          <w:t>:</w:t>
        </w:r>
      </w:ins>
      <w:ins w:id="162" w:author="Greg Nelson" w:date="2016-01-06T22:09:00Z">
        <w:del w:id="163" w:author="Matthew Kay" w:date="2016-01-06T23:39:00Z">
          <w:r w:rsidR="00EC2391" w:rsidDel="00D2511E">
            <w:delText>;</w:delText>
          </w:r>
        </w:del>
        <w:r w:rsidR="00EC2391">
          <w:t xml:space="preserve"> </w:t>
        </w:r>
      </w:ins>
      <w:ins w:id="164" w:author="Matthew Kay" w:date="2016-01-06T23:44:00Z">
        <w:r w:rsidR="00D2511E">
          <w:t>in a</w:t>
        </w:r>
      </w:ins>
      <w:ins w:id="165" w:author="Greg Nelson" w:date="2016-01-06T22:31:00Z">
        <w:del w:id="166" w:author="Matthew Kay" w:date="2016-01-06T23:44:00Z">
          <w:r w:rsidR="00C63669" w:rsidDel="00D2511E">
            <w:delText>our</w:delText>
          </w:r>
        </w:del>
        <w:r w:rsidR="00C63669">
          <w:t xml:space="preserve"> literature search</w:t>
        </w:r>
      </w:ins>
      <w:ins w:id="167" w:author="Matthew Kay" w:date="2016-01-06T23:44:00Z">
        <w:r w:rsidR="00F22328">
          <w:t>,</w:t>
        </w:r>
        <w:r w:rsidR="00D2511E">
          <w:t xml:space="preserve"> we</w:t>
        </w:r>
      </w:ins>
      <w:ins w:id="168" w:author="Greg Nelson" w:date="2016-01-06T22:09:00Z">
        <w:r w:rsidR="00EC2391">
          <w:t xml:space="preserve"> found </w:t>
        </w:r>
      </w:ins>
      <w:ins w:id="169" w:author="Matthew Kay" w:date="2016-01-06T23:44:00Z">
        <w:r w:rsidR="00D2511E">
          <w:t xml:space="preserve">only </w:t>
        </w:r>
      </w:ins>
      <w:ins w:id="170" w:author="Greg Nelson" w:date="2016-01-06T22:09:00Z">
        <w:r w:rsidR="00EC2391">
          <w:t xml:space="preserve">56 </w:t>
        </w:r>
        <w:bookmarkStart w:id="171" w:name="_GoBack"/>
        <w:bookmarkEnd w:id="171"/>
        <w:r w:rsidR="00EC2391">
          <w:t>meta-analyses in HCI in the ACM Digital Library</w:t>
        </w:r>
      </w:ins>
      <w:ins w:id="172" w:author="Matthew Kay" w:date="2016-01-06T23:36:00Z">
        <w:r w:rsidR="00D2511E">
          <w:t>, 3 of which were published at CHI</w:t>
        </w:r>
      </w:ins>
      <w:ins w:id="173" w:author="Matthew Kay" w:date="2016-01-06T23:39:00Z">
        <w:r w:rsidR="00D2511E">
          <w:t xml:space="preserve"> (often </w:t>
        </w:r>
      </w:ins>
      <w:ins w:id="174" w:author="Matthew Kay" w:date="2016-01-06T23:51:00Z">
        <w:r w:rsidR="00F22328">
          <w:t xml:space="preserve">called </w:t>
        </w:r>
      </w:ins>
      <w:ins w:id="175" w:author="Matthew Kay" w:date="2016-01-06T23:39:00Z">
        <w:r w:rsidR="00D2511E">
          <w:t>the top HCI venue)</w:t>
        </w:r>
      </w:ins>
      <w:del w:id="176" w:author="Matthew Kay" w:date="2016-01-06T23:40:00Z">
        <w:r w:rsidDel="00D2511E">
          <w:delText xml:space="preserve">. </w:delText>
        </w:r>
      </w:del>
      <w:del w:id="177" w:author="Matthew Kay" w:date="2016-01-06T23:39:00Z">
        <w:r w:rsidR="007D23A2" w:rsidDel="00D2511E">
          <w:delText>I</w:delText>
        </w:r>
        <w:r w:rsidDel="00D2511E">
          <w:delText>ndividual analyses tend to stand alone</w:delText>
        </w:r>
        <w:r w:rsidR="0046080D" w:rsidDel="00D2511E">
          <w:delText>,</w:delText>
        </w:r>
        <w:r w:rsidDel="00D2511E">
          <w:delText xml:space="preserve"> and the quantitative knowledge from those studies does not accrue </w:delText>
        </w:r>
        <w:r w:rsidR="00593534" w:rsidDel="00D2511E">
          <w:delText>to more precise estimates via</w:delText>
        </w:r>
        <w:r w:rsidDel="00D2511E">
          <w:delText xml:space="preserve"> meta-analysis</w:delText>
        </w:r>
      </w:del>
      <w:r>
        <w:t xml:space="preserve">. </w:t>
      </w:r>
      <w:ins w:id="178" w:author="Matthew Kay" w:date="2016-01-06T23:40:00Z">
        <w:r w:rsidR="00D2511E">
          <w:t xml:space="preserve">Yet meta-analysis is the gold standard for demonstrating robust quantitative </w:t>
        </w:r>
      </w:ins>
      <w:ins w:id="179" w:author="Matthew Kay" w:date="2016-01-06T23:41:00Z">
        <w:r w:rsidR="00D2511E">
          <w:t>knowledge</w:t>
        </w:r>
      </w:ins>
      <w:ins w:id="180" w:author="Matthew Kay" w:date="2016-01-06T23:40:00Z">
        <w:r w:rsidR="00D2511E">
          <w:t xml:space="preserve">. </w:t>
        </w:r>
      </w:ins>
      <w:r>
        <w:t>We treat this as a user-centered design problem</w:t>
      </w:r>
      <w:r w:rsidR="00EB5AA2">
        <w:t>:</w:t>
      </w:r>
      <w:r>
        <w:t xml:space="preserve"> the failure to accrue quantitative knowledge </w:t>
      </w:r>
      <w:r w:rsidR="00EB5AA2">
        <w:t xml:space="preserve">is </w:t>
      </w:r>
      <w:r>
        <w:t xml:space="preserve">not the users’ (i.e. researchers’) failure, but a failure to consider those users’ needs </w:t>
      </w:r>
      <w:del w:id="181" w:author="Matthew Kay" w:date="2016-01-06T23:52:00Z">
        <w:r w:rsidDel="00F22328">
          <w:delText xml:space="preserve">when </w:delText>
        </w:r>
      </w:del>
      <w:ins w:id="182" w:author="Matthew Kay" w:date="2016-01-06T23:52:00Z">
        <w:r w:rsidR="00046321">
          <w:t>when</w:t>
        </w:r>
        <w:r w:rsidR="00F22328">
          <w:t xml:space="preserve"> </w:t>
        </w:r>
      </w:ins>
      <w:r>
        <w:t xml:space="preserve">designing statistical practice. </w:t>
      </w:r>
      <w:del w:id="183" w:author="Matthew Kay" w:date="2016-01-06T23:45:00Z">
        <w:r w:rsidDel="00D2511E">
          <w:delText>We u</w:delText>
        </w:r>
      </w:del>
      <w:ins w:id="184" w:author="Matthew Kay" w:date="2016-01-06T23:45:00Z">
        <w:r w:rsidR="00D2511E">
          <w:t>U</w:t>
        </w:r>
      </w:ins>
      <w:r>
        <w:t>s</w:t>
      </w:r>
      <w:ins w:id="185" w:author="Matthew Kay" w:date="2016-01-06T23:45:00Z">
        <w:r w:rsidR="00D2511E">
          <w:t>ing</w:t>
        </w:r>
      </w:ins>
      <w:del w:id="186" w:author="Matthew Kay" w:date="2016-01-06T23:45:00Z">
        <w:r w:rsidDel="00D2511E">
          <w:delText>e</w:delText>
        </w:r>
      </w:del>
      <w:r>
        <w:t xml:space="preserve"> simulation</w:t>
      </w:r>
      <w:ins w:id="187" w:author="Matthew Kay" w:date="2016-01-06T23:45:00Z">
        <w:r w:rsidR="00D2511E">
          <w:t>, we</w:t>
        </w:r>
      </w:ins>
      <w:del w:id="188" w:author="Matthew Kay" w:date="2016-01-06T23:45:00Z">
        <w:r w:rsidDel="00D2511E">
          <w:delText>s</w:delText>
        </w:r>
      </w:del>
      <w:r>
        <w:t xml:space="preserve"> </w:t>
      </w:r>
      <w:del w:id="189" w:author="Greg Nelson" w:date="2016-01-07T12:39:00Z">
        <w:r w:rsidDel="001C570F">
          <w:delText xml:space="preserve">to </w:delText>
        </w:r>
      </w:del>
      <w:r>
        <w:t>compare hypothetical publication worlds following existing frequentist</w:t>
      </w:r>
      <w:r w:rsidR="00593534">
        <w:t xml:space="preserve"> </w:t>
      </w:r>
      <w:r>
        <w:t xml:space="preserve">against Bayesian practice. We show that Bayesian analysis </w:t>
      </w:r>
      <w:del w:id="190" w:author="Matthew Kay" w:date="2016-01-06T23:53:00Z">
        <w:r w:rsidDel="00F22328">
          <w:delText xml:space="preserve">allows us to estimate </w:delText>
        </w:r>
      </w:del>
      <w:ins w:id="191" w:author="Matthew Kay" w:date="2016-01-06T23:53:00Z">
        <w:r w:rsidR="00F22328">
          <w:t xml:space="preserve">yields </w:t>
        </w:r>
      </w:ins>
      <w:r>
        <w:t>more precise effects with each new study</w:t>
      </w:r>
      <w:r w:rsidR="005B118E">
        <w:t xml:space="preserve">, </w:t>
      </w:r>
      <w:del w:id="192" w:author="Matthew Kay" w:date="2016-01-06T23:41:00Z">
        <w:r w:rsidR="005B118E" w:rsidDel="00D2511E">
          <w:delText xml:space="preserve">which </w:delText>
        </w:r>
      </w:del>
      <w:del w:id="193" w:author="Eric Hekler" w:date="2016-01-06T12:37:00Z">
        <w:r w:rsidR="005B118E" w:rsidDel="00842AC9">
          <w:delText xml:space="preserve">supports </w:delText>
        </w:r>
      </w:del>
      <w:ins w:id="194" w:author="Eric Hekler" w:date="2016-01-06T12:37:00Z">
        <w:r w:rsidR="00842AC9">
          <w:t>facilitat</w:t>
        </w:r>
      </w:ins>
      <w:ins w:id="195" w:author="Matthew Kay" w:date="2016-01-06T23:41:00Z">
        <w:r w:rsidR="00D2511E">
          <w:t>ing</w:t>
        </w:r>
      </w:ins>
      <w:ins w:id="196" w:author="Eric Hekler" w:date="2016-01-06T12:37:00Z">
        <w:del w:id="197" w:author="Matthew Kay" w:date="2016-01-06T23:41:00Z">
          <w:r w:rsidR="00842AC9" w:rsidDel="00D2511E">
            <w:delText>es</w:delText>
          </w:r>
        </w:del>
        <w:r w:rsidR="00842AC9">
          <w:t xml:space="preserve"> </w:t>
        </w:r>
      </w:ins>
      <w:r w:rsidR="005B118E">
        <w:t xml:space="preserve">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 xml:space="preserve">hese advantages make Bayesian practices </w:t>
      </w:r>
      <w:del w:id="198" w:author="Greg Nelson" w:date="2016-01-06T13:50:00Z">
        <w:r w:rsidR="005B118E" w:rsidDel="00C012B5">
          <w:delText xml:space="preserve">a </w:delText>
        </w:r>
      </w:del>
      <w:ins w:id="199" w:author="Eric Hekler" w:date="2016-01-06T12:37:00Z">
        <w:r w:rsidR="00842AC9">
          <w:t xml:space="preserve">a </w:t>
        </w:r>
      </w:ins>
      <w:ins w:id="200" w:author="Eric Hekler" w:date="2016-01-06T12:38:00Z">
        <w:r w:rsidR="00842AC9">
          <w:t>likely</w:t>
        </w:r>
      </w:ins>
      <w:ins w:id="201" w:author="Eric Hekler" w:date="2016-01-06T12:37:00Z">
        <w:r w:rsidR="00842AC9">
          <w:t xml:space="preserve"> </w:t>
        </w:r>
      </w:ins>
      <w:r w:rsidR="005B118E">
        <w:t>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w:t>
      </w:r>
      <w:del w:id="202" w:author="Greg Nelson" w:date="2016-01-06T22:43:00Z">
        <w:r w:rsidDel="00B702F9">
          <w:delText xml:space="preserve">running </w:delText>
        </w:r>
      </w:del>
      <w:ins w:id="203" w:author="Greg Nelson" w:date="2016-01-06T22:43:00Z">
        <w:r w:rsidR="00B702F9">
          <w:t xml:space="preserve">on </w:t>
        </w:r>
      </w:ins>
      <w:r>
        <w:t xml:space="preserve">larger studies,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del w:id="204" w:author="Greg Nelson" w:date="2016-01-06T22:43:00Z">
        <w:r w:rsidR="00593534" w:rsidDel="00B702F9">
          <w:delText xml:space="preserve">effective </w:delText>
        </w:r>
      </w:del>
      <w:r w:rsidR="00593534">
        <w:t>knowledge accrual from one study to the next</w:t>
      </w:r>
      <w:del w:id="205" w:author="Eric Hekler" w:date="2016-01-06T12:38:00Z">
        <w:r w:rsidR="00593534" w:rsidDel="00842AC9">
          <w:delText xml:space="preserve"> without meta-analysis</w:delText>
        </w:r>
      </w:del>
      <w:r w:rsidR="00593534">
        <w:t>.</w:t>
      </w:r>
      <w:r w:rsidR="00201ABD">
        <w:t xml:space="preserve"> </w:t>
      </w:r>
      <w:ins w:id="206" w:author="Matthew Kay" w:date="2016-01-06T23:54:00Z">
        <w:r w:rsidR="00F22328">
          <w:t xml:space="preserve">We also believe </w:t>
        </w:r>
      </w:ins>
      <w:r>
        <w:t xml:space="preserve">Bayesian methods can be adopted from the bottom up without the need for </w:t>
      </w:r>
      <w:del w:id="207" w:author="Matthew Kay" w:date="2016-01-06T23:54:00Z">
        <w:r w:rsidDel="00F22328">
          <w:delText xml:space="preserve">top-down </w:delText>
        </w:r>
      </w:del>
      <w:ins w:id="208" w:author="Matthew Kay" w:date="2016-01-06T23:54:00Z">
        <w:r w:rsidR="00F22328">
          <w:t xml:space="preserve">new </w:t>
        </w:r>
      </w:ins>
      <w:r>
        <w:t>incentives for replication or meta-analysis</w:t>
      </w:r>
      <w:del w:id="209" w:author="Greg Nelson" w:date="2016-01-06T22:44:00Z">
        <w:r w:rsidR="00593534" w:rsidDel="00B702F9">
          <w:delText>, which suggests</w:delText>
        </w:r>
        <w:r w:rsidDel="00B702F9">
          <w:delText xml:space="preserve"> t</w:delText>
        </w:r>
      </w:del>
      <w:ins w:id="210" w:author="Greg Nelson" w:date="2016-01-06T22:44:00Z">
        <w:r w:rsidR="00B702F9">
          <w:t>. T</w:t>
        </w:r>
      </w:ins>
      <w:r>
        <w:t xml:space="preserve">hese techniques </w:t>
      </w:r>
      <w:del w:id="211" w:author="Greg Nelson" w:date="2016-01-06T22:44:00Z">
        <w:r w:rsidR="00593534" w:rsidDel="00B702F9">
          <w:delText xml:space="preserve">are </w:delText>
        </w:r>
      </w:del>
      <w:ins w:id="212" w:author="Greg Nelson" w:date="2016-01-06T22:44:00Z">
        <w:del w:id="213" w:author="Matthew Kay" w:date="2016-01-06T23:47:00Z">
          <w:r w:rsidR="00B702F9" w:rsidDel="001D440A">
            <w:delText>may be</w:delText>
          </w:r>
        </w:del>
      </w:ins>
      <w:ins w:id="214" w:author="Matthew Kay" w:date="2016-01-06T23:47:00Z">
        <w:r w:rsidR="001D440A">
          <w:t>offer the potential for</w:t>
        </w:r>
      </w:ins>
      <w:ins w:id="215" w:author="Greg Nelson" w:date="2016-01-06T22:44:00Z">
        <w:r w:rsidR="00B702F9">
          <w:t xml:space="preserve"> </w:t>
        </w:r>
      </w:ins>
      <w:r>
        <w:t>a more user- (i.e. researcher-) centered approach to statistical analysis</w:t>
      </w:r>
      <w:ins w:id="216" w:author="Greg Nelson" w:date="2016-01-06T22:45:00Z">
        <w:r w:rsidR="00B702F9">
          <w:t xml:space="preserve"> </w:t>
        </w:r>
      </w:ins>
      <w:ins w:id="217" w:author="Matthew Kay" w:date="2016-01-06T23:47:00Z">
        <w:r w:rsidR="001D440A">
          <w:t>in</w:t>
        </w:r>
      </w:ins>
      <w:ins w:id="218" w:author="Greg Nelson" w:date="2016-01-06T22:45:00Z">
        <w:del w:id="219" w:author="Matthew Kay" w:date="2016-01-06T23:47:00Z">
          <w:r w:rsidR="00B702F9" w:rsidDel="001D440A">
            <w:delText>for</w:delText>
          </w:r>
        </w:del>
        <w:r w:rsidR="00B702F9">
          <w:t xml:space="preserve"> HCI</w:t>
        </w:r>
      </w:ins>
      <w:r>
        <w:t>.</w:t>
      </w:r>
    </w:p>
    <w:p w14:paraId="5C1C542F" w14:textId="77777777" w:rsidR="006B3F1F" w:rsidRDefault="006B3F1F">
      <w:pPr>
        <w:pStyle w:val="Heading2"/>
      </w:pPr>
      <w:r>
        <w:t>Author Keywords</w:t>
      </w:r>
    </w:p>
    <w:p w14:paraId="45D67D12" w14:textId="6F251A39" w:rsidR="006B3F1F" w:rsidRDefault="002060AF" w:rsidP="00D3324C">
      <w:commentRangeStart w:id="220"/>
      <w:r>
        <w:t>Replication</w:t>
      </w:r>
      <w:commentRangeEnd w:id="220"/>
      <w:r w:rsidR="0013374C">
        <w:rPr>
          <w:rStyle w:val="CommentReference"/>
        </w:rPr>
        <w:commentReference w:id="220"/>
      </w:r>
      <w:r>
        <w:t>; meta-analysis; Bayesian statistics; small studies</w:t>
      </w:r>
      <w:ins w:id="221" w:author="Matthew Kay" w:date="2015-12-27T13:54:00Z">
        <w:r w:rsidR="00466059">
          <w:t>; effect size; estimation.</w:t>
        </w:r>
      </w:ins>
      <w:del w:id="222"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r>
        <w:lastRenderedPageBreak/>
        <w:t>ACM Classification Keywords</w:t>
      </w:r>
    </w:p>
    <w:p w14:paraId="1D625EB8" w14:textId="6F492D00" w:rsidR="006B3F1F" w:rsidRDefault="00D3324C" w:rsidP="00D3324C">
      <w:r w:rsidRPr="00137B62">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378E8C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223" w:author="Matthew Kay" w:date="2016-01-04T17:27:00Z">
        <w:r w:rsidDel="00EC0AB7">
          <w:delText>C</w:delText>
        </w:r>
      </w:del>
      <w:r>
        <w:t>H</w:t>
      </w:r>
      <w:ins w:id="224" w:author="Matthew Kay" w:date="2016-01-04T17:27:00Z">
        <w:r w:rsidR="00EC0AB7">
          <w:t>C</w:t>
        </w:r>
      </w:ins>
      <w:r>
        <w:t>I community is on the development of novel ideas and technology artifacts. The focus on novelty is valuable</w:t>
      </w:r>
      <w:ins w:id="225" w:author="Matthew Kay" w:date="2015-12-27T13:40:00Z">
        <w:r w:rsidR="003D67E6">
          <w:t>:</w:t>
        </w:r>
      </w:ins>
      <w:del w:id="226"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w:t>
      </w:r>
      <w:ins w:id="227" w:author="Greg Nelson" w:date="2016-01-07T12:49:00Z">
        <w:r w:rsidR="00605AF8">
          <w:t>is</w:t>
        </w:r>
      </w:ins>
      <w:del w:id="228" w:author="Greg Nelson" w:date="2016-01-07T12:49:00Z">
        <w:r w:rsidDel="00605AF8">
          <w:delText>e</w:delText>
        </w:r>
      </w:del>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635D0280"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w:t>
      </w:r>
      <w:ins w:id="229" w:author="Matthew Kay" w:date="2016-01-08T12:14:00Z">
        <w:r w:rsidR="001E1F38">
          <w:t>ce</w:t>
        </w:r>
      </w:ins>
      <w:del w:id="230" w:author="Matthew Kay" w:date="2016-01-08T12:14:00Z">
        <w:r w:rsidDel="001E1F38">
          <w:delText>t</w:delText>
        </w:r>
      </w:del>
      <w:r>
        <w:t xml:space="preserve">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85577F">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"[17]", "plainTextFormattedCitation" : "[17]", "previouslyFormattedCitation" : "[16]" }, "properties" : { "noteIndex" : 0 }, "schema" : "https://github.com/citation-style-language/schema/raw/master/csl-citation.json" }</w:instrText>
      </w:r>
      <w:r w:rsidR="00FA6C57">
        <w:fldChar w:fldCharType="separate"/>
      </w:r>
      <w:r w:rsidR="0085577F" w:rsidRPr="0085577F">
        <w:rPr>
          <w:noProof/>
        </w:rPr>
        <w:t>[17]</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which </w:t>
      </w:r>
      <w:r w:rsidR="0002541C">
        <w:t xml:space="preserve">combine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w:t>
      </w:r>
      <w:proofErr w:type="spellStart"/>
      <w:r w:rsidR="0002541C">
        <w:t>RepliCHI</w:t>
      </w:r>
      <w:proofErr w:type="spellEnd"/>
      <w:r w:rsidR="00152A80">
        <w:t xml:space="preserve"> </w:t>
      </w:r>
      <w:r w:rsidR="00152A80">
        <w:fldChar w:fldCharType="begin" w:fldLock="1"/>
      </w:r>
      <w:r w:rsidR="0085577F">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"[26]", "plainTextFormattedCitation" : "[26]", "previouslyFormattedCitation" : "[25]" }, "properties" : { "noteIndex" : 0 }, "schema" : "https://github.com/citation-style-language/schema/raw/master/csl-citation.json" }</w:instrText>
      </w:r>
      <w:r w:rsidR="00152A80">
        <w:fldChar w:fldCharType="separate"/>
      </w:r>
      <w:r w:rsidR="0085577F" w:rsidRPr="0085577F">
        <w:rPr>
          <w:noProof/>
        </w:rPr>
        <w:t>[26]</w:t>
      </w:r>
      <w:r w:rsidR="00152A80">
        <w:fldChar w:fldCharType="end"/>
      </w:r>
      <w:r w:rsidR="0002541C">
        <w:t xml:space="preserve"> have called for an increased focus on replication and meta-analysis to effectively accrue quantitative knowledge about the utility and generalizability </w:t>
      </w:r>
      <w:ins w:id="231" w:author="Eric Hekler" w:date="2016-01-06T12:41:00Z">
        <w:r w:rsidR="00842AC9">
          <w:t xml:space="preserve">of </w:t>
        </w:r>
      </w:ins>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 xml:space="preserve">-values in favor of effect size estimates and confidence intervals (the </w:t>
      </w:r>
      <w:del w:id="232" w:author="Matthew Kay" w:date="2016-01-09T12:12:00Z">
        <w:r w:rsidR="0002541C" w:rsidRPr="00687E40" w:rsidDel="00687E40">
          <w:rPr>
            <w:i/>
            <w:rPrChange w:id="233" w:author="Matthew Kay" w:date="2016-01-09T12:12:00Z">
              <w:rPr/>
            </w:rPrChange>
          </w:rPr>
          <w:delText>"</w:delText>
        </w:r>
      </w:del>
      <w:r w:rsidR="0002541C" w:rsidRPr="00687E40">
        <w:rPr>
          <w:i/>
          <w:rPrChange w:id="234" w:author="Matthew Kay" w:date="2016-01-09T12:12:00Z">
            <w:rPr/>
          </w:rPrChange>
        </w:rPr>
        <w:t>New Statistics</w:t>
      </w:r>
      <w:del w:id="235" w:author="Matthew Kay" w:date="2016-01-09T12:12:00Z">
        <w:r w:rsidR="0002541C" w:rsidDel="00687E40">
          <w:delText>"</w:delText>
        </w:r>
      </w:del>
      <w:r w:rsidR="00D44708">
        <w:t xml:space="preserve"> </w:t>
      </w:r>
      <w:r w:rsidR="00D44708">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rsidR="00D44708">
        <w:fldChar w:fldCharType="separate"/>
      </w:r>
      <w:r w:rsidR="00B67D45" w:rsidRPr="00B67D45">
        <w:rPr>
          <w:noProof/>
        </w:rPr>
        <w:t>[3]</w:t>
      </w:r>
      <w:r w:rsidR="00D44708">
        <w:fldChar w:fldCharType="end"/>
      </w:r>
      <w:del w:id="236" w:author="Matthew Kay" w:date="2016-01-09T12:12:00Z">
        <w:r w:rsidR="0002541C" w:rsidDel="00687E40">
          <w:delText xml:space="preserve">; </w:delText>
        </w:r>
      </w:del>
      <w:del w:id="237" w:author="Matthew Kay" w:date="2016-01-09T12:10:00Z">
        <w:r w:rsidR="0002541C" w:rsidDel="00687E40">
          <w:delText>or at</w:delText>
        </w:r>
      </w:del>
      <w:del w:id="238" w:author="Matthew Kay" w:date="2016-01-09T12:12:00Z">
        <w:r w:rsidR="0002541C" w:rsidDel="00687E40">
          <w:delText xml:space="preserve"> </w:delText>
        </w:r>
      </w:del>
      <w:del w:id="239" w:author="Matthew Kay" w:date="2016-01-09T12:10:00Z">
        <w:r w:rsidR="0002541C" w:rsidDel="00687E40">
          <w:delText>C</w:delText>
        </w:r>
      </w:del>
      <w:del w:id="240" w:author="Matthew Kay" w:date="2016-01-09T12:12:00Z">
        <w:r w:rsidR="0002541C" w:rsidDel="00687E40">
          <w:delText>HI</w:delText>
        </w:r>
      </w:del>
      <w:ins w:id="241" w:author="Matthew Kay" w:date="2016-01-09T12:12:00Z">
        <w:r w:rsidR="00687E40">
          <w:t xml:space="preserve">; </w:t>
        </w:r>
      </w:ins>
      <w:ins w:id="242" w:author="Matthew Kay" w:date="2016-01-09T12:13:00Z">
        <w:r w:rsidR="00687E40">
          <w:t xml:space="preserve">or </w:t>
        </w:r>
      </w:ins>
      <w:ins w:id="243" w:author="Matthew Kay" w:date="2016-01-09T12:12:00Z">
        <w:r w:rsidR="00687E40">
          <w:t>in</w:t>
        </w:r>
      </w:ins>
      <w:ins w:id="244" w:author="Matthew Kay" w:date="2016-01-09T12:13:00Z">
        <w:r w:rsidR="00687E40">
          <w:t xml:space="preserve"> </w:t>
        </w:r>
      </w:ins>
      <w:ins w:id="245" w:author="Matthew Kay" w:date="2016-01-09T12:12:00Z">
        <w:r w:rsidR="00687E40">
          <w:t>HCI,</w:t>
        </w:r>
      </w:ins>
      <w:ins w:id="246" w:author="Matthew Kay" w:date="2016-01-09T12:13:00Z">
        <w:r w:rsidR="00687E40">
          <w:t xml:space="preserve"> </w:t>
        </w:r>
      </w:ins>
      <w:del w:id="247" w:author="Matthew Kay" w:date="2016-01-09T12:12:00Z">
        <w:r w:rsidR="0002541C" w:rsidDel="00687E40">
          <w:delText>,</w:delText>
        </w:r>
      </w:del>
      <w:del w:id="248" w:author="Matthew Kay" w:date="2016-01-09T12:13:00Z">
        <w:r w:rsidR="0002541C" w:rsidDel="00687E40">
          <w:delText xml:space="preserve"> </w:delText>
        </w:r>
      </w:del>
      <w:proofErr w:type="spellStart"/>
      <w:r w:rsidR="0002541C">
        <w:t>Kaptein</w:t>
      </w:r>
      <w:proofErr w:type="spellEnd"/>
      <w:ins w:id="249" w:author="Matthew Kay" w:date="2016-01-09T12:13:00Z">
        <w:r w:rsidR="00687E40">
          <w:t xml:space="preserve"> </w:t>
        </w:r>
      </w:ins>
      <w:del w:id="250" w:author="Matthew Kay" w:date="2016-01-09T12:13:00Z">
        <w:r w:rsidR="0002541C" w:rsidDel="00687E40">
          <w:delText xml:space="preserve"> </w:delText>
        </w:r>
      </w:del>
      <w:r w:rsidR="0002541C">
        <w:t>&amp;</w:t>
      </w:r>
      <w:ins w:id="251" w:author="Matthew Kay" w:date="2016-01-09T12:13:00Z">
        <w:r w:rsidR="00687E40">
          <w:t xml:space="preserve"> </w:t>
        </w:r>
      </w:ins>
      <w:del w:id="252" w:author="Matthew Kay" w:date="2016-01-09T12:13:00Z">
        <w:r w:rsidR="0002541C" w:rsidDel="00687E40">
          <w:delText xml:space="preserve"> </w:delText>
        </w:r>
      </w:del>
      <w:r w:rsidR="0002541C">
        <w:t xml:space="preserve">Robertson </w:t>
      </w:r>
      <w:r w:rsidR="00D44708">
        <w:fldChar w:fldCharType="begin" w:fldLock="1"/>
      </w:r>
      <w:r w:rsidR="0085577F">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"[18]", "plainTextFormattedCitation" : "[18]", "previouslyFormattedCitation" : "[17]" }, "properties" : { "noteIndex" : 0 }, "schema" : "https://github.com/citation-style-language/schema/raw/master/csl-citation.json" }</w:instrText>
      </w:r>
      <w:r w:rsidR="00D44708">
        <w:fldChar w:fldCharType="separate"/>
      </w:r>
      <w:r w:rsidR="0085577F" w:rsidRPr="0085577F">
        <w:rPr>
          <w:noProof/>
        </w:rPr>
        <w:t>[18]</w:t>
      </w:r>
      <w:r w:rsidR="00D44708">
        <w:fldChar w:fldCharType="end"/>
      </w:r>
      <w:ins w:id="253" w:author="Matthew Kay" w:date="2016-01-09T12:10:00Z">
        <w:r w:rsidR="0043707C">
          <w:t xml:space="preserve"> or</w:t>
        </w:r>
      </w:ins>
      <w:ins w:id="254" w:author="Matthew Kay" w:date="2016-01-09T12:09:00Z">
        <w:r w:rsidR="00687E40">
          <w:t xml:space="preserve"> </w:t>
        </w:r>
        <w:proofErr w:type="spellStart"/>
        <w:r w:rsidR="00687E40">
          <w:t>Dragicevic</w:t>
        </w:r>
        <w:proofErr w:type="spellEnd"/>
        <w:r w:rsidR="00687E40">
          <w:t xml:space="preserve"> </w:t>
        </w:r>
        <w:r w:rsidR="00687E40">
          <w:fldChar w:fldCharType="begin" w:fldLock="1"/>
        </w:r>
      </w:ins>
      <w:r w:rsidR="0085577F">
        <w:instrText>ADDIN CSL_CITATION { "citationItems" : [ { "id" : "ITEM-1", "itemData" : { "author" : [ { "dropping-particle" : "", "family" : "Dragicevic", "given" : "Pierre", "non-dropping-particle" : "", "parse-names" : false, "suffix" : "" } ], "container-title" : "Modern Statistical Methods for HCI", "editor" : [ { "dropping-particle" : "", "family" : "Robertson", "given" : "Judy", "non-dropping-particle" : "", "parse-names" : false, "suffix" : "" }, { "dropping-particle" : "", "family" : "Kaptein", "given" : "Maurits", "non-dropping-particle" : "", "parse-names" : false, "suffix" : "" } ], "id" : "ITEM-1", "issued" : { "date-parts" : [ [ "2016" ] ] }, "publisher" : "Springer", "title" : "Fair Statistical Communication in HCI", "type" : "chapter" }, "uris" : [ "http://www.mendeley.com/documents/?uuid=f48a1ec3-483e-4ae7-8662-1f5e7d3bb1dc" ] } ], "mendeley" : { "formattedCitation" : "[5]", "plainTextFormattedCitation" : "[5]", "previouslyFormattedCitation" : "[5]" }, "properties" : { "noteIndex" : 0 }, "schema" : "https://github.com/citation-style-language/schema/raw/master/csl-citation.json" }</w:instrText>
      </w:r>
      <w:r w:rsidR="00687E40">
        <w:fldChar w:fldCharType="separate"/>
      </w:r>
      <w:r w:rsidR="00687E40" w:rsidRPr="00687E40">
        <w:rPr>
          <w:noProof/>
        </w:rPr>
        <w:t>[5]</w:t>
      </w:r>
      <w:ins w:id="255" w:author="Matthew Kay" w:date="2016-01-09T12:09:00Z">
        <w:r w:rsidR="00687E40">
          <w:fldChar w:fldCharType="end"/>
        </w:r>
      </w:ins>
      <w:r w:rsidR="00D44708">
        <w:t>)</w:t>
      </w:r>
      <w:r w:rsidR="0002541C">
        <w:t>, or the abandonment of frequentist null hypothe</w:t>
      </w:r>
      <w:r w:rsidR="0002541C">
        <w:lastRenderedPageBreak/>
        <w:t>sis significance testing (NHST)</w:t>
      </w:r>
      <w:r w:rsidR="0002541C">
        <w:rPr>
          <w:vertAlign w:val="superscript"/>
        </w:rPr>
        <w:footnoteReference w:id="2"/>
      </w:r>
      <w:r w:rsidR="0002541C">
        <w:t xml:space="preserve"> </w:t>
      </w:r>
      <w:del w:id="258" w:author="Matthew Kay" w:date="2016-01-08T12:14:00Z">
        <w:r w:rsidR="0002541C" w:rsidDel="001E1F38">
          <w:delText xml:space="preserve">statistics </w:delText>
        </w:r>
      </w:del>
      <w:r w:rsidR="0002541C">
        <w:t>altogether for Bayesian analyses</w:t>
      </w:r>
      <w:ins w:id="259" w:author="Greg Nelson" w:date="2016-01-06T14:01:00Z">
        <w:r w:rsidR="00833332">
          <w:t>. S</w:t>
        </w:r>
      </w:ins>
      <w:ins w:id="260" w:author="Eric Hekler" w:date="2016-01-06T13:44:00Z">
        <w:del w:id="261" w:author="Greg Nelson" w:date="2016-01-06T14:01:00Z">
          <w:r w:rsidR="001246FE" w:rsidDel="00833332">
            <w:delText xml:space="preserve"> (and note that s</w:delText>
          </w:r>
        </w:del>
        <w:r w:rsidR="001246FE">
          <w:t>imilar conversations</w:t>
        </w:r>
      </w:ins>
      <w:ins w:id="262" w:author="Eric Hekler" w:date="2016-01-06T13:45:00Z">
        <w:del w:id="263" w:author="Matthew Kay" w:date="2016-01-09T12:14:00Z">
          <w:r w:rsidR="001246FE" w:rsidDel="00687E40">
            <w:delText>, particularly</w:delText>
          </w:r>
        </w:del>
      </w:ins>
      <w:ins w:id="264" w:author="Matthew Kay" w:date="2016-01-09T12:14:00Z">
        <w:r w:rsidR="00687E40">
          <w:t xml:space="preserve"> about</w:t>
        </w:r>
      </w:ins>
      <w:ins w:id="265" w:author="Eric Hekler" w:date="2016-01-06T13:45:00Z">
        <w:r w:rsidR="001246FE">
          <w:t xml:space="preserve"> </w:t>
        </w:r>
      </w:ins>
      <w:ins w:id="266" w:author="Greg Nelson" w:date="2016-01-06T14:01:00Z">
        <w:del w:id="267" w:author="Matthew Kay" w:date="2016-01-09T12:14:00Z">
          <w:r w:rsidR="00833332" w:rsidDel="00687E40">
            <w:delText xml:space="preserve">on </w:delText>
          </w:r>
        </w:del>
      </w:ins>
      <w:ins w:id="268" w:author="Eric Hekler" w:date="2016-01-06T13:45:00Z">
        <w:r w:rsidR="001246FE">
          <w:t>the merits of Bayesian analyses</w:t>
        </w:r>
      </w:ins>
      <w:ins w:id="269" w:author="Greg Nelson" w:date="2016-01-06T14:01:00Z">
        <w:del w:id="270" w:author="Matthew Kay" w:date="2016-01-09T12:14:00Z">
          <w:r w:rsidR="00833332" w:rsidDel="00687E40">
            <w:delText>,</w:delText>
          </w:r>
        </w:del>
      </w:ins>
      <w:ins w:id="271" w:author="Eric Hekler" w:date="2016-01-06T13:44:00Z">
        <w:r w:rsidR="001246FE">
          <w:t xml:space="preserve"> are </w:t>
        </w:r>
      </w:ins>
      <w:ins w:id="272" w:author="Greg Nelson" w:date="2016-01-06T14:02:00Z">
        <w:r w:rsidR="00833332">
          <w:t xml:space="preserve">also </w:t>
        </w:r>
      </w:ins>
      <w:ins w:id="273" w:author="Eric Hekler" w:date="2016-01-06T13:44:00Z">
        <w:r w:rsidR="001246FE">
          <w:t>occurring in psychology</w:t>
        </w:r>
      </w:ins>
      <w:ins w:id="274" w:author="Matthew Kay" w:date="2016-01-07T00:24:00Z">
        <w:r w:rsidR="00B101D1">
          <w:t xml:space="preserve"> </w:t>
        </w:r>
      </w:ins>
      <w:ins w:id="275" w:author="Matthew Kay" w:date="2016-01-07T00:25:00Z">
        <w:r w:rsidR="00B101D1">
          <w:fldChar w:fldCharType="begin" w:fldLock="1"/>
        </w:r>
      </w:ins>
      <w:r w:rsidR="0085577F">
        <w:instrText>ADDIN CSL_CITATION { "citationItems" : [ { "id" : "ITEM-1", "itemData" : { "abstract" : "Some methodologists have recently suggested that scientific psychology's overreliance on null hypothesis significance testing (NHST) impedes the progress of the discipline. In response, a number of defenders have maintained that NHST continues to play a vital role in psychological research. Both sides of the argument to date have been presented abstractly. The authors take a different approach to this issue by illustrating the use of NHST along with 2 possible alternatives (meta-analysis as a primary data analysis strategy and Bayesian approaches) in a series of 3 studies. Comparing and contrasting the approaches on actual data brings out the strengths and weaknesses of each approach. The exercise demonstrates that the approaches are not mutually exclusive but instead can be used to complement one another. ", "author" : [ { "dropping-particle" : "", "family" : "Howard", "given" : "George S.", "non-dropping-particle" : "", "parse-names" : false, "suffix" : "" }, { "dropping-particle" : "", "family" : "Maxwell", "given" : "Scott E.", "non-dropping-particle" : "", "parse-names" : false, "suffix" : "" }, { "dropping-particle" : "", "family" : "Fleming", "given" : "Kevin J.", "non-dropping-particle" : "", "parse-names" : false, "suffix" : "" } ], "id" : "ITEM-1", "issued" : { "date-parts" : [ [ "0" ] ] }, "title" : "The proof of the pudding: An illustration of the relative strengths of null hypothesis, meta-analysis, and Bayesian analysis.", "type" : "article-journal" }, "uris" : [ "http://www.mendeley.com/documents/?uuid=7fe6d2be-5cee-4d64-b105-2f657dcd157a" ] }, { "id" : "ITEM-2", "itemData" : { "ISSN" : "1745-6916", "abstract" : "Researchers are often confused about what can be inferred from significance tests. One problem occurs when people apply Bayesian intuitions to significance testing-two approaches that must be firmly separated. This article presents some common situations in which the approaches come to different conclusions; you can see where your intuitions initially lie. The situations include multiple testing, deciding when to stop running participants, and when a theory was thought of relative to finding out results. The interpretation of nonsignificant results has also been persistently problematic in a way that Bayesian inference can clarify. The Bayesian and orthodox approaches are placed in the context of different notions of rationality, and I accuse myself and others as having been irrational in the way we have been using statistics on a key notion of rationality. The reader is shown how to apply Bayesian inference in practice, using free online software, to allow more coherent inferences from data.", "author" : [ { "dropping-particle" : "", "family" : "Dienes", "given" : "Zoltan", "non-dropping-particle" : "", "parse-names" : false, "suffix" : "" } ], "container-title" : "Perspectives on psychological science : a journal of the Association for Psychological Science", "id" : "ITEM-2", "issue" : "3", "issued" : { "date-parts" : [ [ "2011", "5", "1" ] ] }, "page" : "274-90", "title" : "Bayesian Versus Orthodox Statistics: Which Side Are You On?", "type" : "article-journal", "volume" : "6" }, "uris" : [ "http://www.mendeley.com/documents/?uuid=f36d642a-7495-4b28-b76f-b6863de6d237" ] }, { "id" : "ITEM-3", "itemData" : { "DOI" : "10.1002/wcs.72", "ISSN" : "19395078", "author" : [ { "dropping-particle" : "", "family" : "Kruschke", "given" : "John K.", "non-dropping-particle" : "", "parse-names" : false, "suffix" : "" } ], "container-title" : "Wiley Interdisciplinary Reviews: Cognitive Science", "id" : "ITEM-3", "issue" : "5", "issued" : { "date-parts" : [ [ "2010", "4", "28" ] ] }, "page" : "658-676", "title" : "Bayesian data analysis", "type" : "article-journal", "volume" : "1" }, "uris" : [ "http://www.mendeley.com/documents/?uuid=6122c521-21ef-4c07-9d3d-922c2a4e761d" ] } ], "mendeley" : { "formattedCitation" : "[4,16,20]", "plainTextFormattedCitation" : "[4,16,20]", "previouslyFormattedCitation" : "[4,15,19]" }, "properties" : { "noteIndex" : 0 }, "schema" : "https://github.com/citation-style-language/schema/raw/master/csl-citation.json" }</w:instrText>
      </w:r>
      <w:r w:rsidR="00B101D1">
        <w:fldChar w:fldCharType="separate"/>
      </w:r>
      <w:r w:rsidR="0085577F" w:rsidRPr="0085577F">
        <w:rPr>
          <w:noProof/>
        </w:rPr>
        <w:t>[4,16,20]</w:t>
      </w:r>
      <w:ins w:id="276" w:author="Matthew Kay" w:date="2016-01-07T00:25:00Z">
        <w:r w:rsidR="00B101D1">
          <w:fldChar w:fldCharType="end"/>
        </w:r>
      </w:ins>
      <w:ins w:id="277" w:author="Greg Nelson" w:date="2016-01-06T14:02:00Z">
        <w:r w:rsidR="00833332">
          <w:t>.</w:t>
        </w:r>
      </w:ins>
      <w:ins w:id="278" w:author="Eric Hekler" w:date="2016-01-06T13:44:00Z">
        <w:del w:id="279" w:author="Greg Nelson" w:date="2016-01-06T14:02:00Z">
          <w:r w:rsidR="001246FE" w:rsidDel="00833332">
            <w:delText>).</w:delText>
          </w:r>
        </w:del>
      </w:ins>
      <w:del w:id="280" w:author="Eric Hekler" w:date="2016-01-06T13:44:00Z">
        <w:r w:rsidR="0002541C" w:rsidDel="001246FE">
          <w:delText>.</w:delText>
        </w:r>
      </w:del>
    </w:p>
    <w:p w14:paraId="3AF05344" w14:textId="007CDEF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H</w:t>
      </w:r>
      <w:ins w:id="281" w:author="Matthew Kay" w:date="2016-01-04T17:28:00Z">
        <w:r w:rsidR="00EC0AB7">
          <w:t>C</w:t>
        </w:r>
      </w:ins>
      <w:r>
        <w:t>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w:t>
      </w:r>
      <w:r w:rsidR="00075787" w:rsidRPr="00605AF8">
        <w:rPr>
          <w:rPrChange w:id="282" w:author="Greg Nelson" w:date="2016-01-07T12:54:00Z">
            <w:rPr>
              <w:i/>
            </w:rPr>
          </w:rPrChange>
        </w:rPr>
        <w:t>(i.e.,</w:t>
      </w:r>
      <w:r w:rsidR="00075787">
        <w:rPr>
          <w:i/>
        </w:rPr>
        <w:t xml:space="preserve"> </w:t>
      </w:r>
      <w:r>
        <w:t>that there is no effect</w:t>
      </w:r>
      <w:r w:rsidR="00075787">
        <w:t>)</w:t>
      </w:r>
      <w:r w:rsidR="00332E19">
        <w:t>?</w:t>
      </w:r>
      <w:r>
        <w:t xml:space="preserve"> A common use of NHST in H</w:t>
      </w:r>
      <w:ins w:id="283" w:author="Matthew Kay" w:date="2016-01-04T17:28:00Z">
        <w:r w:rsidR="00EC0AB7">
          <w:t>C</w:t>
        </w:r>
      </w:ins>
      <w:r>
        <w:t xml:space="preserve">I is to compare a novel system to a control system and, if a </w:t>
      </w:r>
      <w:r>
        <w:rPr>
          <w:i/>
        </w:rPr>
        <w:t>p</w:t>
      </w:r>
      <w:r>
        <w:t>-value is below the customary</w:t>
      </w:r>
      <w:r w:rsidR="00332E19">
        <w:t xml:space="preserve"> </w:t>
      </w:r>
      <w:ins w:id="284" w:author="Greg Nelson" w:date="2016-01-07T12:56:00Z">
        <w:r w:rsidR="00605AF8">
          <w:rPr>
            <w:i/>
          </w:rPr>
          <w:t>p</w:t>
        </w:r>
        <w:r w:rsidR="00605AF8" w:rsidDel="00605AF8">
          <w:t xml:space="preserve"> </w:t>
        </w:r>
      </w:ins>
      <w:del w:id="285" w:author="Greg Nelson" w:date="2016-01-07T12:56:00Z">
        <w:r w:rsidR="00332E19" w:rsidDel="00605AF8">
          <w:delText>p</w:delText>
        </w:r>
      </w:del>
      <w:r w:rsidR="00332E19">
        <w:t>&lt;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20BCDCF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w:t>
      </w:r>
      <w:ins w:id="286" w:author="Greg Nelson" w:date="2016-01-07T12:56:00Z">
        <w:r w:rsidR="00605AF8">
          <w:rPr>
            <w:i/>
          </w:rPr>
          <w:t>p</w:t>
        </w:r>
      </w:ins>
      <w:del w:id="287" w:author="Greg Nelson" w:date="2016-01-07T12:56:00Z">
        <w:r w:rsidDel="00605AF8">
          <w:delText>p</w:delText>
        </w:r>
      </w:del>
      <w:r>
        <w:t xml:space="preserve">-value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new top-down incentives for conducting and publishing meta-analysis in H</w:t>
      </w:r>
      <w:ins w:id="288" w:author="Matthew Kay" w:date="2016-01-04T17:28:00Z">
        <w:r w:rsidR="00EC0AB7">
          <w:t>C</w:t>
        </w:r>
      </w:ins>
      <w:r>
        <w:t xml:space="preserve">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contributions </w:t>
      </w:r>
      <w:r w:rsidR="00075787">
        <w:t>can plausibly</w:t>
      </w:r>
      <w:r>
        <w:t xml:space="preserve"> accrue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7D77CE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289"/>
      <w:commentRangeStart w:id="290"/>
      <w:r w:rsidR="00075787">
        <w:t>NHST</w:t>
      </w:r>
      <w:commentRangeEnd w:id="289"/>
      <w:r w:rsidR="00075787">
        <w:rPr>
          <w:rStyle w:val="CommentReference"/>
        </w:rPr>
        <w:commentReference w:id="289"/>
      </w:r>
      <w:commentRangeEnd w:id="290"/>
      <w:r w:rsidR="0013374C">
        <w:rPr>
          <w:rStyle w:val="CommentReference"/>
        </w:rPr>
        <w:commentReference w:id="290"/>
      </w:r>
      <w:r w:rsidR="00075787">
        <w:t xml:space="preserve"> </w:t>
      </w:r>
      <w:r>
        <w:t>statistics to Bayesian statistics</w:t>
      </w:r>
      <w:r w:rsidR="001E255D">
        <w:t>—</w:t>
      </w:r>
      <w:r>
        <w:t>in order to make quantitative accrual of knowledge eas</w:t>
      </w:r>
      <w:ins w:id="291" w:author="Eric Hekler" w:date="2016-01-06T13:49:00Z">
        <w:r w:rsidR="001246FE">
          <w:t>ier</w:t>
        </w:r>
      </w:ins>
      <w:del w:id="292" w:author="Eric Hekler" w:date="2016-01-06T13:49:00Z">
        <w:r w:rsidDel="001246FE">
          <w:delText>y</w:delText>
        </w:r>
      </w:del>
      <w:r>
        <w:t xml:space="preserve"> (and </w:t>
      </w:r>
      <w:ins w:id="293" w:author="Eric Hekler" w:date="2015-12-30T09:03:00Z">
        <w:r w:rsidR="00147D65">
          <w:t xml:space="preserve">maybe </w:t>
        </w:r>
      </w:ins>
      <w:r>
        <w:t>even preferable</w:t>
      </w:r>
      <w:del w:id="294" w:author="Eric Hekler" w:date="2015-12-30T09:02:00Z">
        <w:r w:rsidDel="00147D65">
          <w:delText>!</w:delText>
        </w:r>
      </w:del>
      <w:r>
        <w:t>) within the existing publishing incentives of H</w:t>
      </w:r>
      <w:ins w:id="295" w:author="Matthew Kay" w:date="2016-01-04T17:28:00Z">
        <w:r w:rsidR="00EC0AB7">
          <w:t>C</w:t>
        </w:r>
      </w:ins>
      <w:r>
        <w:t xml:space="preserve">I. It is not researchers, but the statistical tools they have been given, </w:t>
      </w:r>
      <w:ins w:id="296" w:author="Eric Hekler" w:date="2015-12-30T09:03:00Z">
        <w:r w:rsidR="00147D65">
          <w:t>which</w:t>
        </w:r>
      </w:ins>
      <w:del w:id="297"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2853DF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298" w:author="Matthew Kay" w:date="2016-01-04T17:04:00Z">
        <w:r w:rsidR="00E63A36">
          <w:t xml:space="preserve">briefly compare Bayesian and NHST approaches to statistics and </w:t>
        </w:r>
      </w:ins>
      <w:r w:rsidR="0060660C">
        <w:t xml:space="preserve">give some background on replication and meta-analysis. </w:t>
      </w:r>
      <w:r>
        <w:t>We then examine a subset of the HCI literature in the ACM digital library to assess the current state of meta-analyses in the field and establish that current incentives do not encourage meta-analyses, especially at the most prestigious venues. We then run several simulated experiments, representing hypothetical experi</w:t>
      </w:r>
      <w:r>
        <w:lastRenderedPageBreak/>
        <w:t>ments run for separate publications, using a realistic effect size</w:t>
      </w:r>
      <w:r w:rsidR="004110D7">
        <w:t xml:space="preserve"> drawn from an </w:t>
      </w:r>
      <w:r>
        <w:t>existing meta-analys</w:t>
      </w:r>
      <w:r w:rsidR="004110D7">
        <w:t>i</w:t>
      </w:r>
      <w:r>
        <w:t>s</w:t>
      </w:r>
      <w:ins w:id="299" w:author="Matthew Kay" w:date="2016-01-04T17:03:00Z">
        <w:r w:rsidR="006B1D53">
          <w:t>. We</w:t>
        </w:r>
      </w:ins>
      <w:del w:id="300" w:author="Matthew Kay" w:date="2016-01-04T17:03:00Z">
        <w:r w:rsidDel="00E63A36">
          <w:delText>.</w:delText>
        </w:r>
      </w:del>
      <w:del w:id="301" w:author="Matthew Kay" w:date="2016-01-04T17:05:00Z">
        <w:r w:rsidDel="006B1D53">
          <w:delText xml:space="preserve"> </w:delText>
        </w:r>
      </w:del>
      <w:del w:id="302" w:author="Matthew Kay" w:date="2016-01-04T17:04:00Z">
        <w:r w:rsidDel="00E63A36">
          <w:delText xml:space="preserve">We then </w:delText>
        </w:r>
      </w:del>
      <w:ins w:id="303"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7A15CE3D" w:rsidR="0002541C" w:rsidRDefault="0002541C" w:rsidP="0002541C">
      <w:pPr>
        <w:pStyle w:val="ListNumber"/>
      </w:pPr>
      <w:r>
        <w:rPr>
          <w:b/>
        </w:rPr>
        <w:t>The current state of quantitative knowledge accrual in HCI is poor</w:t>
      </w:r>
      <w:r>
        <w:t xml:space="preserve">. Through an examination of publications in the ACM </w:t>
      </w:r>
      <w:ins w:id="304" w:author="Greg Nelson" w:date="2016-01-07T13:26:00Z">
        <w:r w:rsidR="00714B50">
          <w:t>D</w:t>
        </w:r>
      </w:ins>
      <w:del w:id="305" w:author="Greg Nelson" w:date="2016-01-07T13:26:00Z">
        <w:r w:rsidDel="00714B50">
          <w:delText>d</w:delText>
        </w:r>
      </w:del>
      <w:r>
        <w:t xml:space="preserve">igital </w:t>
      </w:r>
      <w:ins w:id="306" w:author="Greg Nelson" w:date="2016-01-07T13:26:00Z">
        <w:r w:rsidR="00714B50">
          <w:t>L</w:t>
        </w:r>
      </w:ins>
      <w:del w:id="307" w:author="Greg Nelson" w:date="2016-01-07T13:26:00Z">
        <w:r w:rsidDel="00714B50">
          <w:delText>l</w:delText>
        </w:r>
      </w:del>
      <w:r>
        <w:t xml:space="preserve">ibrary, </w:t>
      </w:r>
      <w:r w:rsidR="004110D7">
        <w:t>we demonstrate that little meta-analysis is conducted in the community.</w:t>
      </w:r>
      <w:r>
        <w:t xml:space="preserve"> </w:t>
      </w:r>
    </w:p>
    <w:p w14:paraId="391550E9" w14:textId="4AC96DA4"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w:t>
      </w:r>
      <w:ins w:id="308" w:author="Matthew Kay" w:date="2016-01-04T17:28:00Z">
        <w:r w:rsidR="00EC0AB7">
          <w:t>in</w:t>
        </w:r>
      </w:ins>
      <w:r>
        <w:t xml:space="preserve"> H</w:t>
      </w:r>
      <w:ins w:id="309" w:author="Matthew Kay" w:date="2016-01-04T17:28:00Z">
        <w:r w:rsidR="00EC0AB7">
          <w:t>C</w:t>
        </w:r>
      </w:ins>
      <w:r>
        <w:t>I).</w:t>
      </w:r>
    </w:p>
    <w:p w14:paraId="50C20631" w14:textId="5023B4D3"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ins w:id="310" w:author="Matthew Kay" w:date="2016-01-07T22:18:00Z">
        <w:r w:rsidR="00170CE7">
          <w:t>, making it suited to novel HCI work.</w:t>
        </w:r>
      </w:ins>
      <w:del w:id="311" w:author="Matthew Kay" w:date="2016-01-07T22:17:00Z">
        <w:r w:rsidR="00332E19" w:rsidDel="00170CE7">
          <w:delText>.</w:delText>
        </w:r>
      </w:del>
    </w:p>
    <w:p w14:paraId="12D65020" w14:textId="02934BD8" w:rsidR="0002541C" w:rsidRDefault="0002541C" w:rsidP="0002541C">
      <w:pPr>
        <w:pStyle w:val="ListNumber"/>
      </w:pPr>
      <w:r>
        <w:t xml:space="preserve">Bayesian analysis </w:t>
      </w:r>
      <w:r>
        <w:rPr>
          <w:b/>
        </w:rPr>
        <w:t>facilitates quantitative knowledge accrual within H</w:t>
      </w:r>
      <w:ins w:id="312"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ins w:id="313" w:author="Matthew Kay" w:date="2016-01-07T22:12:00Z">
        <w:r w:rsidR="00897C31">
          <w:t xml:space="preserve"> </w:t>
        </w:r>
      </w:ins>
      <w:ins w:id="314" w:author="Matthew Kay" w:date="2016-01-07T22:15:00Z">
        <w:r w:rsidR="00897C31">
          <w:t xml:space="preserve">Benefits like </w:t>
        </w:r>
      </w:ins>
      <w:ins w:id="315" w:author="Matthew Kay" w:date="2016-01-07T22:17:00Z">
        <w:r w:rsidR="00170CE7">
          <w:t xml:space="preserve">improved </w:t>
        </w:r>
      </w:ins>
      <w:ins w:id="316" w:author="Matthew Kay" w:date="2016-01-07T22:16:00Z">
        <w:r w:rsidR="00170CE7">
          <w:t>precision</w:t>
        </w:r>
        <w:r w:rsidR="00897C31">
          <w:t xml:space="preserve"> </w:t>
        </w:r>
      </w:ins>
      <w:ins w:id="317" w:author="Matthew Kay" w:date="2016-01-07T22:12:00Z">
        <w:r w:rsidR="00897C31">
          <w:t xml:space="preserve">may </w:t>
        </w:r>
      </w:ins>
      <w:ins w:id="318" w:author="Matthew Kay" w:date="2016-01-07T22:15:00Z">
        <w:r w:rsidR="00897C31">
          <w:t xml:space="preserve">help </w:t>
        </w:r>
      </w:ins>
      <w:ins w:id="319" w:author="Matthew Kay" w:date="2016-01-07T22:12:00Z">
        <w:r w:rsidR="00897C31">
          <w:t>incentivize this adoption.</w:t>
        </w:r>
      </w:ins>
    </w:p>
    <w:p w14:paraId="5D6A8E66" w14:textId="0615B768"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w:t>
      </w:r>
      <w:ins w:id="320" w:author="Greg Nelson" w:date="2016-01-07T14:40:00Z">
        <w:del w:id="321" w:author="Matthew Kay" w:date="2016-01-07T22:31:00Z">
          <w:r w:rsidR="00F669B4" w:rsidDel="00A36896">
            <w:delText xml:space="preserve">By incorporating prior knowledge, </w:delText>
          </w:r>
        </w:del>
      </w:ins>
      <w:del w:id="322" w:author="Matthew Kay" w:date="2016-01-07T22:30:00Z">
        <w:r w:rsidDel="00A36896">
          <w:delText xml:space="preserve">Bayesian analysis allows more principled estimates </w:delText>
        </w:r>
      </w:del>
      <w:del w:id="323" w:author="Matthew Kay" w:date="2016-01-07T22:32:00Z">
        <w:r w:rsidDel="00A36896">
          <w:delText xml:space="preserve">from </w:delText>
        </w:r>
      </w:del>
      <w:ins w:id="324" w:author="Matthew Kay" w:date="2016-01-07T22:32:00Z">
        <w:r w:rsidR="00A36896">
          <w:t xml:space="preserve">In </w:t>
        </w:r>
      </w:ins>
      <w:r>
        <w:t>small-sample studies of novel techniques</w:t>
      </w:r>
      <w:del w:id="325" w:author="Greg Nelson" w:date="2016-01-07T14:40:00Z">
        <w:r w:rsidDel="00F669B4">
          <w:delText xml:space="preserve"> by incorporating prior knowledge</w:delText>
        </w:r>
      </w:del>
      <w:ins w:id="326" w:author="Matthew Kay" w:date="2016-01-07T22:19:00Z">
        <w:r w:rsidR="00A36896">
          <w:t>,</w:t>
        </w:r>
        <w:r w:rsidR="00170CE7">
          <w:t xml:space="preserve"> priors </w:t>
        </w:r>
      </w:ins>
      <w:ins w:id="327" w:author="Matthew Kay" w:date="2016-01-07T22:31:00Z">
        <w:r w:rsidR="00A36896">
          <w:t xml:space="preserve">can be used to </w:t>
        </w:r>
      </w:ins>
      <w:ins w:id="328" w:author="Matthew Kay" w:date="2016-01-07T22:19:00Z">
        <w:r w:rsidR="00170CE7">
          <w:t xml:space="preserve">shrink unreasonably large </w:t>
        </w:r>
      </w:ins>
      <w:ins w:id="329" w:author="Matthew Kay" w:date="2016-01-07T22:25:00Z">
        <w:r w:rsidR="00170CE7">
          <w:t>effect sizes</w:t>
        </w:r>
        <w:r w:rsidR="00A36896">
          <w:t>.</w:t>
        </w:r>
        <w:r w:rsidR="00170CE7">
          <w:t xml:space="preserve"> </w:t>
        </w:r>
      </w:ins>
      <w:ins w:id="330" w:author="Matthew Kay" w:date="2016-01-07T22:33:00Z">
        <w:r w:rsidR="00A36896">
          <w:t xml:space="preserve">Priors </w:t>
        </w:r>
      </w:ins>
      <w:ins w:id="331" w:author="Matthew Kay" w:date="2016-01-07T22:27:00Z">
        <w:r w:rsidR="00A36896">
          <w:t xml:space="preserve">also </w:t>
        </w:r>
      </w:ins>
      <w:ins w:id="332" w:author="Matthew Kay" w:date="2016-01-07T22:29:00Z">
        <w:r w:rsidR="00A36896">
          <w:t xml:space="preserve">let us take </w:t>
        </w:r>
      </w:ins>
      <w:ins w:id="333" w:author="Matthew Kay" w:date="2016-01-07T22:27:00Z">
        <w:r w:rsidR="00A36896">
          <w:t xml:space="preserve">advantage </w:t>
        </w:r>
      </w:ins>
      <w:ins w:id="334" w:author="Matthew Kay" w:date="2016-01-07T22:30:00Z">
        <w:r w:rsidR="00A36896">
          <w:t xml:space="preserve">of known </w:t>
        </w:r>
      </w:ins>
      <w:ins w:id="335" w:author="Matthew Kay" w:date="2016-01-07T22:29:00Z">
        <w:r w:rsidR="00A36896">
          <w:t>conditions to improve estimates</w:t>
        </w:r>
      </w:ins>
      <w:ins w:id="336" w:author="Matthew Kay" w:date="2016-01-07T22:30:00Z">
        <w:r w:rsidR="00A36896">
          <w:t xml:space="preserve"> of novel ones</w:t>
        </w:r>
      </w:ins>
      <w:ins w:id="337" w:author="Matthew Kay" w:date="2016-01-07T22:27:00Z">
        <w:r w:rsidR="00A36896">
          <w:t xml:space="preserve">. </w:t>
        </w:r>
      </w:ins>
      <w:ins w:id="338" w:author="Greg Nelson" w:date="2016-01-07T16:24:00Z">
        <w:del w:id="339" w:author="Matthew Kay" w:date="2016-01-07T22:19:00Z">
          <w:r w:rsidR="00B739DD" w:rsidDel="00170CE7">
            <w:delText>.</w:delText>
          </w:r>
        </w:del>
        <w:del w:id="340" w:author="Matthew Kay" w:date="2016-01-07T22:20:00Z">
          <w:r w:rsidR="00B739DD" w:rsidDel="00170CE7">
            <w:delText xml:space="preserve"> Researchers</w:delText>
          </w:r>
        </w:del>
      </w:ins>
      <w:del w:id="341" w:author="Matthew Kay" w:date="2016-01-07T22:20:00Z">
        <w:r w:rsidDel="00170CE7">
          <w:delText xml:space="preserve">, and makes better use of prior knowledge so that researchers </w:delText>
        </w:r>
      </w:del>
      <w:ins w:id="342" w:author="Eric Hekler" w:date="2015-12-30T09:05:00Z">
        <w:del w:id="343" w:author="Matthew Kay" w:date="2016-01-07T22:20:00Z">
          <w:r w:rsidR="00147D65" w:rsidDel="00170CE7">
            <w:delText xml:space="preserve">can </w:delText>
          </w:r>
        </w:del>
        <w:del w:id="344" w:author="Matthew Kay" w:date="2016-01-07T22:21:00Z">
          <w:r w:rsidR="00147D65" w:rsidDel="00170CE7">
            <w:delText xml:space="preserve">still gain </w:delText>
          </w:r>
        </w:del>
        <w:del w:id="345" w:author="Matthew Kay" w:date="2016-01-07T22:24:00Z">
          <w:r w:rsidR="00147D65" w:rsidDel="00170CE7">
            <w:delText>some insights</w:delText>
          </w:r>
        </w:del>
      </w:ins>
      <w:ins w:id="346" w:author="Greg Nelson" w:date="2016-01-07T14:43:00Z">
        <w:del w:id="347" w:author="Matthew Kay" w:date="2016-01-07T22:24:00Z">
          <w:r w:rsidR="00F669B4" w:rsidDel="00170CE7">
            <w:delText xml:space="preserve"> </w:delText>
          </w:r>
        </w:del>
      </w:ins>
      <w:ins w:id="348" w:author="Eric Hekler" w:date="2015-12-30T09:05:00Z">
        <w:del w:id="349" w:author="Matthew Kay" w:date="2016-01-07T22:24:00Z">
          <w:r w:rsidR="00147D65" w:rsidDel="00170CE7">
            <w:delText xml:space="preserve"> </w:delText>
          </w:r>
        </w:del>
      </w:ins>
      <w:ins w:id="350" w:author="Greg Nelson" w:date="2016-01-07T14:43:00Z">
        <w:del w:id="351" w:author="Matthew Kay" w:date="2016-01-07T22:24:00Z">
          <w:r w:rsidR="00F669B4" w:rsidDel="00170CE7">
            <w:delText>while</w:delText>
          </w:r>
        </w:del>
      </w:ins>
      <w:ins w:id="352" w:author="Greg Nelson" w:date="2016-01-07T14:40:00Z">
        <w:del w:id="353" w:author="Matthew Kay" w:date="2016-01-07T22:24:00Z">
          <w:r w:rsidR="00F669B4" w:rsidDel="00170CE7">
            <w:delText xml:space="preserve"> </w:delText>
          </w:r>
        </w:del>
      </w:ins>
      <w:ins w:id="354" w:author="Greg Nelson" w:date="2016-01-07T14:57:00Z">
        <w:del w:id="355" w:author="Matthew Kay" w:date="2016-01-07T22:28:00Z">
          <w:r w:rsidR="00F80681" w:rsidDel="00A36896">
            <w:delText>encourag</w:delText>
          </w:r>
        </w:del>
        <w:del w:id="356" w:author="Matthew Kay" w:date="2016-01-07T22:24:00Z">
          <w:r w:rsidR="00F80681" w:rsidDel="00170CE7">
            <w:delText>ing</w:delText>
          </w:r>
        </w:del>
      </w:ins>
      <w:ins w:id="357" w:author="Greg Nelson" w:date="2016-01-07T14:40:00Z">
        <w:del w:id="358" w:author="Matthew Kay" w:date="2016-01-07T22:28:00Z">
          <w:r w:rsidR="00F669B4" w:rsidDel="00A36896">
            <w:delText xml:space="preserve"> </w:delText>
          </w:r>
        </w:del>
      </w:ins>
      <w:ins w:id="359" w:author="Greg Nelson" w:date="2016-01-07T14:59:00Z">
        <w:del w:id="360" w:author="Matthew Kay" w:date="2016-01-07T22:28:00Z">
          <w:r w:rsidR="00C32BF8" w:rsidDel="00A36896">
            <w:delText>more nuanced</w:delText>
          </w:r>
        </w:del>
      </w:ins>
      <w:ins w:id="361" w:author="Greg Nelson" w:date="2016-01-07T14:57:00Z">
        <w:del w:id="362" w:author="Matthew Kay" w:date="2016-01-07T22:28:00Z">
          <w:r w:rsidR="00F80681" w:rsidDel="00A36896">
            <w:delText xml:space="preserve"> interpretation</w:delText>
          </w:r>
        </w:del>
      </w:ins>
      <w:ins w:id="363" w:author="Greg Nelson" w:date="2016-01-07T15:00:00Z">
        <w:del w:id="364" w:author="Matthew Kay" w:date="2016-01-07T22:28:00Z">
          <w:r w:rsidR="00C32BF8" w:rsidDel="00A36896">
            <w:delText>s</w:delText>
          </w:r>
        </w:del>
      </w:ins>
      <w:ins w:id="365" w:author="Greg Nelson" w:date="2016-01-07T14:51:00Z">
        <w:del w:id="366" w:author="Matthew Kay" w:date="2016-01-07T22:28:00Z">
          <w:r w:rsidR="00F80681" w:rsidDel="00A36896">
            <w:delText xml:space="preserve"> of</w:delText>
          </w:r>
        </w:del>
      </w:ins>
      <w:ins w:id="367" w:author="Greg Nelson" w:date="2016-01-07T14:40:00Z">
        <w:del w:id="368" w:author="Matthew Kay" w:date="2016-01-07T22:28:00Z">
          <w:r w:rsidR="00F669B4" w:rsidDel="00A36896">
            <w:delText xml:space="preserve"> </w:delText>
          </w:r>
        </w:del>
      </w:ins>
      <w:ins w:id="369" w:author="Greg Nelson" w:date="2016-01-07T14:44:00Z">
        <w:del w:id="370" w:author="Matthew Kay" w:date="2016-01-07T22:24:00Z">
          <w:r w:rsidR="00F669B4" w:rsidDel="00170CE7">
            <w:delText xml:space="preserve">the </w:delText>
          </w:r>
        </w:del>
      </w:ins>
      <w:ins w:id="371" w:author="Greg Nelson" w:date="2016-01-07T14:40:00Z">
        <w:del w:id="372" w:author="Matthew Kay" w:date="2016-01-07T22:28:00Z">
          <w:r w:rsidR="00F669B4" w:rsidDel="00A36896">
            <w:delText>results</w:delText>
          </w:r>
        </w:del>
      </w:ins>
      <w:ins w:id="373" w:author="Eric Hekler" w:date="2015-12-30T09:05:00Z">
        <w:del w:id="374" w:author="Greg Nelson" w:date="2016-01-07T14:40:00Z">
          <w:r w:rsidR="00147D65" w:rsidDel="00F669B4">
            <w:delText>even</w:delText>
          </w:r>
        </w:del>
        <w:del w:id="375" w:author="Greg Nelson" w:date="2016-01-07T14:44:00Z">
          <w:r w:rsidR="00147D65" w:rsidDel="00F669B4">
            <w:delText xml:space="preserve"> </w:delText>
          </w:r>
        </w:del>
        <w:del w:id="376" w:author="Greg Nelson" w:date="2016-01-07T14:43:00Z">
          <w:r w:rsidR="00147D65" w:rsidDel="00F669B4">
            <w:delText>from small samples</w:delText>
          </w:r>
        </w:del>
      </w:ins>
      <w:del w:id="377" w:author="Eric Hekler" w:date="2015-12-30T09:05:00Z">
        <w:r w:rsidDel="00147D65">
          <w:delText>need not spend limited resources on larger studies to increase precision</w:delText>
        </w:r>
      </w:del>
      <w:del w:id="378" w:author="Matthew Kay" w:date="2016-01-07T22:28:00Z">
        <w:r w:rsidDel="00A36896">
          <w:delText xml:space="preserve">. </w:delText>
        </w:r>
      </w:del>
      <w:r>
        <w:t xml:space="preserve">This makes </w:t>
      </w:r>
      <w:ins w:id="379" w:author="Matthew Kay" w:date="2016-01-07T22:32:00Z">
        <w:r w:rsidR="00A36896">
          <w:t>Bayesian analysis</w:t>
        </w:r>
      </w:ins>
      <w:del w:id="380" w:author="Matthew Kay" w:date="2016-01-07T22:32:00Z">
        <w:r w:rsidDel="00A36896">
          <w:delText>it</w:delText>
        </w:r>
      </w:del>
      <w:r>
        <w:t xml:space="preserve"> particularly attractive to design and engineering researchers running small studies on novel technology</w:t>
      </w:r>
      <w:ins w:id="381" w:author="Eric Hekler" w:date="2015-12-30T09:05:00Z">
        <w:r w:rsidR="00147D65">
          <w:t>.</w:t>
        </w:r>
      </w:ins>
    </w:p>
    <w:p w14:paraId="42CC9625" w14:textId="43562A40" w:rsidR="0002541C" w:rsidRDefault="00075787" w:rsidP="0002541C">
      <w:pPr>
        <w:pStyle w:val="ListNumber"/>
      </w:pPr>
      <w:r>
        <w:t>Bayesian analyses</w:t>
      </w:r>
      <w:ins w:id="382" w:author="Matthew Kay" w:date="2016-01-07T21:57:00Z">
        <w:r w:rsidR="003C1676">
          <w:t xml:space="preserve"> help</w:t>
        </w:r>
      </w:ins>
      <w:r>
        <w:t xml:space="preserve">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w:t>
      </w:r>
      <w:del w:id="383" w:author="Matthew Kay" w:date="2016-01-07T21:57:00Z">
        <w:r w:rsidDel="003C1676">
          <w:delText xml:space="preserve">does </w:delText>
        </w:r>
      </w:del>
      <w:ins w:id="384" w:author="Matthew Kay" w:date="2016-01-07T21:57:00Z">
        <w:r w:rsidR="003C1676">
          <w:t xml:space="preserve">can </w:t>
        </w:r>
      </w:ins>
      <w:r>
        <w:t>incorporate effect size estimates and confidence intervals, ultimately,</w:t>
      </w:r>
      <w:r w:rsidR="00593534">
        <w:t xml:space="preserve"> the use of a </w:t>
      </w:r>
      <w:ins w:id="385" w:author="Greg Nelson" w:date="2016-01-07T14:45:00Z">
        <w:r w:rsidR="00F669B4">
          <w:rPr>
            <w:i/>
          </w:rPr>
          <w:t>p</w:t>
        </w:r>
      </w:ins>
      <w:del w:id="386" w:author="Greg Nelson" w:date="2016-01-07T14:45:00Z">
        <w:r w:rsidR="00593534" w:rsidDel="00F669B4">
          <w:delText>p</w:delText>
        </w:r>
      </w:del>
      <w:r w:rsidR="00593534">
        <w:t>-value (a fundamental feature of NHST) translates</w:t>
      </w:r>
      <w:r w:rsidR="00AB7A37">
        <w:t xml:space="preserve"> all questions into binary answer</w:t>
      </w:r>
      <w:r w:rsidR="005B118E">
        <w:t>s</w:t>
      </w:r>
      <w:ins w:id="387" w:author="Matthew Kay" w:date="2016-01-07T21:57:00Z">
        <w:r w:rsidR="003C1676">
          <w:t>:</w:t>
        </w:r>
      </w:ins>
      <w:del w:id="388" w:author="Matthew Kay" w:date="2016-01-07T21:57:00Z">
        <w:r w:rsidR="00AB7A37" w:rsidDel="003C1676">
          <w:delText>;</w:delText>
        </w:r>
      </w:del>
      <w:r w:rsidR="00AB7A37">
        <w:t xml:space="preserve"> can we reject or fail to reject the null hypothesi</w:t>
      </w:r>
      <w:r w:rsidR="005B118E">
        <w:t xml:space="preserve">s? Bayesian </w:t>
      </w:r>
      <w:del w:id="389" w:author="Matthew Kay" w:date="2016-01-07T21:56:00Z">
        <w:r w:rsidR="005B118E" w:rsidDel="003C1676">
          <w:delText>sta</w:delText>
        </w:r>
        <w:r w:rsidR="00593534" w:rsidDel="003C1676">
          <w:delText xml:space="preserve">tistics </w:delText>
        </w:r>
      </w:del>
      <w:ins w:id="390" w:author="Matthew Kay" w:date="2016-01-07T21:56:00Z">
        <w:r w:rsidR="003C1676">
          <w:t xml:space="preserve">estimates </w:t>
        </w:r>
      </w:ins>
      <w:r w:rsidR="00593534">
        <w:t>emphasize</w:t>
      </w:r>
      <w:del w:id="391" w:author="Matthew Kay" w:date="2016-01-07T21:56:00Z">
        <w:r w:rsidR="00593534" w:rsidDel="003C1676">
          <w:delText>s</w:delText>
        </w:r>
      </w:del>
      <w:r w:rsidR="00593534">
        <w:t xml:space="preserve"> the </w:t>
      </w:r>
      <w:ins w:id="392" w:author="Matthew Kay" w:date="2016-01-04T15:55:00Z">
        <w:r w:rsidR="00367A5B">
          <w:t xml:space="preserve">probability </w:t>
        </w:r>
      </w:ins>
      <w:r w:rsidR="00593534">
        <w:t xml:space="preserve">of an effect given prior knowledge, thus shifting the </w:t>
      </w:r>
      <w:r w:rsidR="005B118E">
        <w:t>conversation from “does it work</w:t>
      </w:r>
      <w:r w:rsidR="00F650A0">
        <w:t>?</w:t>
      </w:r>
      <w:r w:rsidR="005B118E">
        <w:t xml:space="preserve">” to “how strong </w:t>
      </w:r>
      <w:proofErr w:type="gramStart"/>
      <w:r w:rsidR="005B118E">
        <w:t>is</w:t>
      </w:r>
      <w:proofErr w:type="gramEnd"/>
      <w:r w:rsidR="005B118E">
        <w:t xml:space="preserve"> the effect?” and “how confident are we?”</w:t>
      </w:r>
      <w:r w:rsidR="00F650A0">
        <w:t xml:space="preserve"> </w:t>
      </w:r>
      <w:del w:id="393" w:author="Greg Nelson" w:date="2016-01-06T14:19:00Z">
        <w:r w:rsidR="00332E19" w:rsidDel="006B30D8">
          <w:delText>NHST</w:delText>
        </w:r>
        <w:r w:rsidR="00F650A0" w:rsidDel="006B30D8">
          <w:delText xml:space="preserve"> </w:delText>
        </w:r>
      </w:del>
      <w:ins w:id="394" w:author="Greg Nelson" w:date="2016-01-06T14:19:00Z">
        <w:r w:rsidR="006B30D8">
          <w:t xml:space="preserve">Frequentist </w:t>
        </w:r>
      </w:ins>
      <w:ins w:id="395" w:author="Greg Nelson" w:date="2016-01-06T14:20:00Z">
        <w:r w:rsidR="006B30D8">
          <w:t>statistics</w:t>
        </w:r>
      </w:ins>
      <w:ins w:id="396" w:author="Greg Nelson" w:date="2016-01-06T14:19:00Z">
        <w:r w:rsidR="006B30D8">
          <w:t xml:space="preserve"> </w:t>
        </w:r>
      </w:ins>
      <w:r w:rsidR="00F650A0">
        <w:t>can technically answer these questions</w:t>
      </w:r>
      <w:r w:rsidR="00332E19">
        <w:t xml:space="preserve"> but</w:t>
      </w:r>
      <w:r w:rsidR="00877DCF">
        <w:t xml:space="preserve"> </w:t>
      </w:r>
      <w:r w:rsidR="00332E19">
        <w:t>under-emphasiz</w:t>
      </w:r>
      <w:r w:rsidR="00F650A0">
        <w:t>e</w:t>
      </w:r>
      <w:ins w:id="397" w:author="Greg Nelson" w:date="2016-01-06T14:20:00Z">
        <w:r w:rsidR="006B30D8">
          <w:t>s</w:t>
        </w:r>
      </w:ins>
      <w:del w:id="398" w:author="Greg Nelson" w:date="2016-01-06T14:19:00Z">
        <w:r w:rsidR="00F650A0" w:rsidDel="006B30D8">
          <w:delText>s</w:delText>
        </w:r>
      </w:del>
      <w:r w:rsidR="00F650A0">
        <w:t xml:space="preserve"> them. Bayesian statistics</w:t>
      </w:r>
      <w:r w:rsidR="003230AF">
        <w:t xml:space="preserve"> better emphasizes the ultimate questions of our work</w:t>
      </w:r>
      <w:r w:rsidR="00877DCF">
        <w:t xml:space="preserve">: </w:t>
      </w:r>
      <w:ins w:id="399" w:author="Matthew Kay" w:date="2016-01-07T21:58:00Z">
        <w:r w:rsidR="003C1676">
          <w:t xml:space="preserve">as practitioners, </w:t>
        </w:r>
      </w:ins>
      <w:del w:id="400" w:author="Matthew Kay" w:date="2016-01-07T21:59:00Z">
        <w:r w:rsidR="00877DCF" w:rsidDel="003C1676">
          <w:delText xml:space="preserve">should </w:delText>
        </w:r>
      </w:del>
      <w:ins w:id="401" w:author="Matthew Kay" w:date="2016-01-07T21:59:00Z">
        <w:r w:rsidR="003C1676">
          <w:t xml:space="preserve">do </w:t>
        </w:r>
      </w:ins>
      <w:r w:rsidR="00877DCF">
        <w:lastRenderedPageBreak/>
        <w:t xml:space="preserve">we care </w:t>
      </w:r>
      <w:ins w:id="402" w:author="Matthew Kay" w:date="2016-01-07T21:59:00Z">
        <w:r w:rsidR="003C1676">
          <w:t xml:space="preserve">enough </w:t>
        </w:r>
      </w:ins>
      <w:r w:rsidR="00877DCF">
        <w:t>about these results</w:t>
      </w:r>
      <w:r w:rsidR="003230AF">
        <w:t xml:space="preserve"> </w:t>
      </w:r>
      <w:del w:id="403" w:author="Matthew Kay" w:date="2016-01-07T21:59:00Z">
        <w:r w:rsidR="003230AF" w:rsidDel="003C1676">
          <w:delText>enough</w:delText>
        </w:r>
        <w:r w:rsidR="00877DCF" w:rsidDel="003C1676">
          <w:delText xml:space="preserve"> </w:delText>
        </w:r>
      </w:del>
      <w:ins w:id="404" w:author="Matthew Kay" w:date="2016-01-07T21:59:00Z">
        <w:r w:rsidR="003C1676">
          <w:t xml:space="preserve">to adopt new designs, or </w:t>
        </w:r>
      </w:ins>
      <w:del w:id="405" w:author="Matthew Kay" w:date="2016-01-07T21:59:00Z">
        <w:r w:rsidR="003230AF" w:rsidDel="003C1676">
          <w:delText>as practitioners to adopt new designs</w:delText>
        </w:r>
        <w:r w:rsidR="00877DCF" w:rsidDel="003C1676">
          <w:delText xml:space="preserve"> or</w:delText>
        </w:r>
        <w:r w:rsidR="003230AF" w:rsidDel="003C1676">
          <w:delText xml:space="preserve"> </w:delText>
        </w:r>
      </w:del>
      <w:r w:rsidR="003230AF">
        <w:t>as researchers</w:t>
      </w:r>
      <w:ins w:id="406" w:author="Matthew Kay" w:date="2016-01-07T21:59:00Z">
        <w:r w:rsidR="003C1676">
          <w:t>, do we care enough</w:t>
        </w:r>
      </w:ins>
      <w:r w:rsidR="003230AF">
        <w:t xml:space="preserve">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07" w:author="Matthew Kay" w:date="2016-01-04T17:01:00Z"/>
        </w:rPr>
      </w:pPr>
      <w:del w:id="408" w:author="Matthew Kay" w:date="2016-01-04T17:01:00Z">
        <w:r w:rsidDel="00E63A36">
          <w:delText xml:space="preserve">In this section we </w:delText>
        </w:r>
      </w:del>
      <w:del w:id="409" w:author="Matthew Kay" w:date="2016-01-04T16:59:00Z">
        <w:r w:rsidDel="00E63A36">
          <w:delText xml:space="preserve">first </w:delText>
        </w:r>
      </w:del>
      <w:ins w:id="410" w:author="Eric Hekler" w:date="2015-12-30T09:18:00Z">
        <w:del w:id="411" w:author="Matthew Kay" w:date="2016-01-04T17:01:00Z">
          <w:r w:rsidR="008B1725" w:rsidDel="00E63A36">
            <w:delText>introduce the basics of interpreting Bayesian v</w:delText>
          </w:r>
        </w:del>
        <w:del w:id="412" w:author="Matthew Kay" w:date="2016-01-04T16:58:00Z">
          <w:r w:rsidR="008B1725" w:rsidDel="00E63A36">
            <w:delText>s.</w:delText>
          </w:r>
        </w:del>
        <w:del w:id="413" w:author="Matthew Kay" w:date="2016-01-04T17:01:00Z">
          <w:r w:rsidR="008B1725" w:rsidDel="00E63A36">
            <w:delText xml:space="preserve"> frequ</w:delText>
          </w:r>
        </w:del>
        <w:del w:id="414" w:author="Matthew Kay" w:date="2016-01-04T16:58:00Z">
          <w:r w:rsidR="008B1725" w:rsidDel="00E63A36">
            <w:delText>i</w:delText>
          </w:r>
        </w:del>
        <w:del w:id="415" w:author="Matthew Kay" w:date="2016-01-04T17:01:00Z">
          <w:r w:rsidR="008B1725" w:rsidDel="00E63A36">
            <w:delText>ntist analyses.</w:delText>
          </w:r>
        </w:del>
      </w:ins>
      <w:ins w:id="416" w:author="Eric Hekler" w:date="2015-12-30T09:19:00Z">
        <w:del w:id="417" w:author="Matthew Kay" w:date="2016-01-04T17:01:00Z">
          <w:r w:rsidR="008B1725" w:rsidDel="00E63A36">
            <w:delText xml:space="preserve"> </w:delText>
          </w:r>
        </w:del>
      </w:ins>
      <w:ins w:id="418" w:author="Eric Hekler" w:date="2015-12-30T09:18:00Z">
        <w:del w:id="419" w:author="Matthew Kay" w:date="2016-01-04T17:01:00Z">
          <w:r w:rsidR="008B1725" w:rsidDel="00E63A36">
            <w:delText xml:space="preserve">We then </w:delText>
          </w:r>
        </w:del>
      </w:ins>
      <w:del w:id="420" w:author="Matthew Kay" w:date="2016-01-04T17:01:00Z">
        <w:r w:rsidDel="00E63A36">
          <w:delText>discuss the current state of meta-analysis and replication at CHI and how it is dictated by the community’s publication incentives. We then 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21" w:name="h.kv1uh69wjcno" w:colFirst="0" w:colLast="0"/>
      <w:bookmarkEnd w:id="421"/>
      <w:r>
        <w:t>Interpretation of Bayesian versus frequentist statistics</w:t>
      </w:r>
    </w:p>
    <w:p w14:paraId="30C3A991" w14:textId="53324275"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422" w:author="Matthew Kay" w:date="2016-01-04T17:28:00Z">
        <w:r w:rsidDel="00EC0AB7">
          <w:delText>C</w:delText>
        </w:r>
      </w:del>
      <w:r>
        <w:t>H</w:t>
      </w:r>
      <w:ins w:id="423" w:author="Matthew Kay" w:date="2016-01-04T17:28:00Z">
        <w:r w:rsidR="00EC0AB7">
          <w:t>C</w:t>
        </w:r>
      </w:ins>
      <w:r>
        <w:t xml:space="preserve">I researchers </w:t>
      </w:r>
      <w:del w:id="424" w:author="Greg Nelson" w:date="2016-01-06T14:22:00Z">
        <w:r w:rsidDel="006B30D8">
          <w:delText>(</w:delText>
        </w:r>
      </w:del>
      <w:r>
        <w:t xml:space="preserve">and </w:t>
      </w:r>
      <w:del w:id="425" w:author="Greg Nelson" w:date="2016-01-06T14:24:00Z">
        <w:r w:rsidDel="00DA0CD9">
          <w:delText>others</w:delText>
        </w:r>
      </w:del>
      <w:ins w:id="426" w:author="Greg Nelson" w:date="2016-01-06T14:24:00Z">
        <w:r w:rsidR="00DA0CD9">
          <w:t>others</w:t>
        </w:r>
      </w:ins>
      <w:del w:id="427" w:author="Greg Nelson" w:date="2016-01-06T14:23:00Z">
        <w:r w:rsidDel="00DA0CD9">
          <w:delText>)</w:delText>
        </w:r>
      </w:del>
      <w:r>
        <w:t xml:space="preserve">. The focus on </w:t>
      </w:r>
      <w:ins w:id="428" w:author="Greg Nelson" w:date="2016-01-07T14:45:00Z">
        <w:r w:rsidR="00F669B4">
          <w:rPr>
            <w:i/>
          </w:rPr>
          <w:t>p</w:t>
        </w:r>
      </w:ins>
      <w:del w:id="429" w:author="Greg Nelson" w:date="2016-01-07T14:45:00Z">
        <w:r w:rsidDel="00F669B4">
          <w:delText>p</w:delText>
        </w:r>
      </w:del>
      <w:r>
        <w:t xml:space="preserve">-values/significance testing </w:t>
      </w:r>
      <w:del w:id="430" w:author="Greg Nelson" w:date="2016-01-06T14:25:00Z">
        <w:r w:rsidDel="00DA0CD9">
          <w:delText>amounts to insisting</w:delText>
        </w:r>
      </w:del>
      <w:ins w:id="431" w:author="Greg Nelson" w:date="2016-01-06T14:25:00Z">
        <w:r w:rsidR="00DA0CD9">
          <w:t>requires</w:t>
        </w:r>
      </w:ins>
      <w:r>
        <w:t xml:space="preserve"> </w:t>
      </w:r>
      <w:del w:id="432" w:author="Greg Nelson" w:date="2016-01-06T14:25:00Z">
        <w:r w:rsidDel="00DA0CD9">
          <w:delText xml:space="preserve">that </w:delText>
        </w:r>
      </w:del>
      <w:r>
        <w:t xml:space="preserve">users </w:t>
      </w:r>
      <w:ins w:id="433" w:author="Greg Nelson" w:date="2016-01-06T14:25:00Z">
        <w:r w:rsidR="00DA0CD9">
          <w:t xml:space="preserve">to </w:t>
        </w:r>
      </w:ins>
      <w:r>
        <w:t xml:space="preserve">learn how to interpret the cognitively demanding conceptual double-negative of a </w:t>
      </w:r>
      <w:r>
        <w:rPr>
          <w:i/>
        </w:rPr>
        <w:t>p</w:t>
      </w:r>
      <w:ins w:id="434" w:author="Greg Nelson" w:date="2016-01-07T15:03:00Z">
        <w:r w:rsidR="00C32BF8">
          <w:t>-</w:t>
        </w:r>
      </w:ins>
      <w:del w:id="435" w:author="Greg Nelson" w:date="2016-01-07T15:03:00Z">
        <w:r w:rsidDel="00C32BF8">
          <w:delText xml:space="preserve"> </w:delText>
        </w:r>
      </w:del>
      <w:r>
        <w:t xml:space="preserve">value, instead of interpreting results as evidence for a hypothesis—a valid interpretation within a Bayesian framework </w:t>
      </w:r>
      <w:r>
        <w:fldChar w:fldCharType="begin" w:fldLock="1"/>
      </w:r>
      <w:r w:rsidR="0085577F">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"[20]", "plainTextFormattedCitation" : "[20]", "previouslyFormattedCitation" : "[19]" }, "properties" : { "noteIndex" : 0 }, "schema" : "https://github.com/citation-style-language/schema/raw/master/csl-citation.json" }</w:instrText>
      </w:r>
      <w:r>
        <w:fldChar w:fldCharType="separate"/>
      </w:r>
      <w:r w:rsidR="0085577F" w:rsidRPr="0085577F">
        <w:rPr>
          <w:noProof/>
        </w:rPr>
        <w:t>[20]</w:t>
      </w:r>
      <w:r>
        <w:fldChar w:fldCharType="end"/>
      </w:r>
      <w:r>
        <w:t xml:space="preserve">. This interpretation problem has resulted in simplifying the results of NHST tests into the belief that the </w:t>
      </w:r>
      <w:ins w:id="436" w:author="Greg Nelson" w:date="2016-01-07T14:45:00Z">
        <w:r w:rsidR="00F669B4">
          <w:rPr>
            <w:i/>
          </w:rPr>
          <w:t>p</w:t>
        </w:r>
      </w:ins>
      <w:del w:id="437" w:author="Greg Nelson" w:date="2016-01-07T14:45:00Z">
        <w:r w:rsidDel="00F669B4">
          <w:delText>p</w:delText>
        </w:r>
      </w:del>
      <w:r>
        <w:t>-value answers the question, “</w:t>
      </w:r>
      <w:r w:rsidR="001E255D">
        <w:t>D</w:t>
      </w:r>
      <w:r>
        <w:t>oes it work?”</w:t>
      </w:r>
      <w:del w:id="438" w:author="Matthew Kay" w:date="2016-01-07T23:23:00Z">
        <w:r w:rsidDel="00B936E5">
          <w:delText>.</w:delText>
        </w:r>
      </w:del>
      <w:r>
        <w:t xml:space="preserve"> Unfortunately, this is an inaccurate interpretation and lies at the heart of the argument to shift interpretation towards effect sizes and confidence intervals </w:t>
      </w:r>
      <w:r>
        <w:fldChar w:fldCharType="begin" w:fldLock="1"/>
      </w:r>
      <w:r w:rsidR="0085577F">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"id" : "ITEM-2", "itemData" : { "author" : [ { "dropping-particle" : "", "family" : "Dragicevic", "given" : "Pierre", "non-dropping-particle" : "", "parse-names" : false, "suffix" : "" } ], "container-title" : "Modern Statistical Methods for HCI", "editor" : [ { "dropping-particle" : "", "family" : "Robertson", "given" : "Judy", "non-dropping-particle" : "", "parse-names" : false, "suffix" : "" }, { "dropping-particle" : "", "family" : "Kaptein", "given" : "Maurits", "non-dropping-particle" : "", "parse-names" : false, "suffix" : "" } ], "id" : "ITEM-2", "issued" : { "date-parts" : [ [ "2016" ] ] }, "publisher" : "Springer", "title" : "From Statistical Significance to Fair Statistical Communication in HCI", "type" : "chapter" }, "uris" : [ "http://www.mendeley.com/documents/?uuid=ce7ace08-e05f-418d-b1eb-7b0cc03110d8" ] } ], "mendeley" : { "formattedCitation" : "[3,6]", "plainTextFormattedCitation" : "[3,6]", "previouslyFormattedCitation" : "[3,5]" }, "properties" : { "noteIndex" : 0 }, "schema" : "https://github.com/citation-style-language/schema/raw/master/csl-citation.json" }</w:instrText>
      </w:r>
      <w:r>
        <w:fldChar w:fldCharType="separate"/>
      </w:r>
      <w:r w:rsidR="0085577F" w:rsidRPr="0085577F">
        <w:rPr>
          <w:noProof/>
        </w:rPr>
        <w:t>[3,6]</w:t>
      </w:r>
      <w:r>
        <w:fldChar w:fldCharType="end"/>
      </w:r>
      <w:r>
        <w:t xml:space="preserve"> (though 95% confidence intervals are the inverse of </w:t>
      </w:r>
      <w:ins w:id="439" w:author="Greg Nelson" w:date="2016-01-07T14:46:00Z">
        <w:r w:rsidR="00F669B4">
          <w:rPr>
            <w:i/>
          </w:rPr>
          <w:t xml:space="preserve">p </w:t>
        </w:r>
      </w:ins>
      <w:del w:id="440" w:author="Greg Nelson" w:date="2016-01-07T14:46:00Z">
        <w:r w:rsidDel="00F669B4">
          <w:delText>p</w:delText>
        </w:r>
      </w:del>
      <w:r>
        <w:t>&lt;</w:t>
      </w:r>
      <w:ins w:id="441" w:author="Greg Nelson" w:date="2016-01-07T14:46:00Z">
        <w:r w:rsidR="00F669B4">
          <w:t xml:space="preserve"> </w:t>
        </w:r>
      </w:ins>
      <w:r>
        <w:t xml:space="preserve">.05, thus still succumbing to the interpretation problem </w:t>
      </w:r>
      <w:r>
        <w:fldChar w:fldCharType="begin" w:fldLock="1"/>
      </w:r>
      <w:r w:rsidR="0085577F">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"[14]", "plainTextFormattedCitation" : "[14]", "previouslyFormattedCitation" : "[13]" }, "properties" : { "noteIndex" : 0 }, "schema" : "https://github.com/citation-style-language/schema/raw/master/csl-citation.json" }</w:instrText>
      </w:r>
      <w:r>
        <w:fldChar w:fldCharType="separate"/>
      </w:r>
      <w:r w:rsidR="0085577F" w:rsidRPr="0085577F">
        <w:rPr>
          <w:noProof/>
        </w:rPr>
        <w:t>[14]</w:t>
      </w:r>
      <w:r>
        <w:fldChar w:fldCharType="end"/>
      </w:r>
      <w:r>
        <w:t>). Effect size estimates and confidence in those estimates is the essential information sought</w:t>
      </w:r>
      <w:r w:rsidR="001E255D">
        <w:t>,</w:t>
      </w:r>
      <w:r>
        <w:t xml:space="preserve"> but NHST logic unintentionally relegates this information as secondary to the </w:t>
      </w:r>
      <w:ins w:id="442" w:author="Greg Nelson" w:date="2016-01-07T14:46:00Z">
        <w:r w:rsidR="00F669B4">
          <w:rPr>
            <w:i/>
          </w:rPr>
          <w:t>p</w:t>
        </w:r>
      </w:ins>
      <w:del w:id="443" w:author="Greg Nelson" w:date="2016-01-07T14:46:00Z">
        <w:r w:rsidDel="00F669B4">
          <w:delText>p</w:delText>
        </w:r>
      </w:del>
      <w:r>
        <w:t>-value.</w:t>
      </w:r>
    </w:p>
    <w:p w14:paraId="5D4CF4CB" w14:textId="6AD064ED"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w:t>
      </w:r>
      <w:ins w:id="444" w:author="Eric Hekler" w:date="2016-01-06T12:47:00Z">
        <w:r w:rsidR="00842AC9">
          <w:t xml:space="preserve">Conceptually, </w:t>
        </w:r>
      </w:ins>
      <w:r>
        <w:t xml:space="preserve">Bayesian statistics are </w:t>
      </w:r>
      <w:ins w:id="445" w:author="Eric Hekler" w:date="2016-01-06T12:48:00Z">
        <w:r w:rsidR="00842AC9">
          <w:t xml:space="preserve">feasibly </w:t>
        </w:r>
      </w:ins>
      <w:r>
        <w:t xml:space="preserve">more user-centered as they emphasize the information needed to support the </w:t>
      </w:r>
      <w:del w:id="446" w:author="Eric Hekler" w:date="2016-01-06T12:48:00Z">
        <w:r w:rsidDel="00842AC9">
          <w:delText xml:space="preserve">actual </w:delText>
        </w:r>
      </w:del>
      <w:r>
        <w:t xml:space="preserve">decisions </w:t>
      </w:r>
      <w:del w:id="447" w:author="Eric Hekler" w:date="2016-01-06T12:48:00Z">
        <w:r w:rsidDel="00842AC9">
          <w:delText xml:space="preserve">of </w:delText>
        </w:r>
      </w:del>
      <w:r>
        <w:t>researchers</w:t>
      </w:r>
      <w:ins w:id="448" w:author="Eric Hekler" w:date="2016-01-06T12:48:00Z">
        <w:r w:rsidR="00842AC9">
          <w:t xml:space="preserve"> want to make</w:t>
        </w:r>
      </w:ins>
      <w:r>
        <w:t xml:space="preserve">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449" w:author="Matthew Kay" w:date="2016-01-04T17:28:00Z">
        <w:r w:rsidDel="00EC0AB7">
          <w:delText>C</w:delText>
        </w:r>
      </w:del>
      <w:r>
        <w:t>H</w:t>
      </w:r>
      <w:ins w:id="450" w:author="Matthew Kay" w:date="2016-01-04T17:28:00Z">
        <w:r w:rsidR="00EC0AB7">
          <w:t>C</w:t>
        </w:r>
      </w:ins>
      <w:r>
        <w:t>I</w:t>
      </w:r>
    </w:p>
    <w:p w14:paraId="47C1D094" w14:textId="3A79DD1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451" w:author="Matthew Kay" w:date="2016-01-04T17:28:00Z">
        <w:r w:rsidDel="00EC0AB7">
          <w:delText>C</w:delText>
        </w:r>
      </w:del>
      <w:r>
        <w:t>H</w:t>
      </w:r>
      <w:ins w:id="452" w:author="Matthew Kay" w:date="2016-01-04T17:28:00Z">
        <w:r w:rsidR="00EC0AB7">
          <w:t>C</w:t>
        </w:r>
      </w:ins>
      <w:r>
        <w:t xml:space="preserve">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85577F">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"[13]", "plainTextFormattedCitation" : "[13]", "previouslyFormattedCitation" : "[12]" }, "properties" : { "noteIndex" : 0 }, "schema" : "https://github.com/citation-style-language/schema/raw/master/csl-citation.json" }</w:instrText>
      </w:r>
      <w:r w:rsidR="00515362">
        <w:fldChar w:fldCharType="separate"/>
      </w:r>
      <w:r w:rsidR="0085577F" w:rsidRPr="0085577F">
        <w:rPr>
          <w:noProof/>
        </w:rPr>
        <w:t>[13]</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w:t>
      </w:r>
      <w:ins w:id="453" w:author="Greg Nelson" w:date="2016-01-06T14:30:00Z">
        <w:r w:rsidR="00DA0CD9">
          <w:t>,</w:t>
        </w:r>
      </w:ins>
      <w:r>
        <w:t xml:space="preserve"> </w:t>
      </w:r>
      <w:r w:rsidR="00162CDE">
        <w:t xml:space="preserve">as </w:t>
      </w:r>
      <w:r>
        <w:t xml:space="preserve">many of these significant differences are likely due to chance </w:t>
      </w:r>
      <w:r w:rsidR="00152A80" w:rsidRPr="00137B62">
        <w:fldChar w:fldCharType="begin" w:fldLock="1"/>
      </w:r>
      <w:r w:rsidR="0085577F">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"[17]", "plainTextFormattedCitation" : "[17]", "previouslyFormattedCitation" : "[16]" }, "properties" : { "noteIndex" : 0 }, "schema" : "https://github.com/citation-style-language/schema/raw/master/csl-citation.json" }</w:instrText>
      </w:r>
      <w:r w:rsidR="00152A80" w:rsidRPr="00137B62">
        <w:fldChar w:fldCharType="separate"/>
      </w:r>
      <w:r w:rsidR="0085577F" w:rsidRPr="0085577F">
        <w:rPr>
          <w:noProof/>
        </w:rPr>
        <w:t>[17]</w:t>
      </w:r>
      <w:r w:rsidR="00152A80" w:rsidRPr="00137B62">
        <w:fldChar w:fldCharType="end"/>
      </w:r>
      <w:del w:id="454" w:author="Greg Nelson" w:date="2016-01-06T14:29:00Z">
        <w:r w:rsidR="00877DCF" w:rsidDel="00DA0CD9">
          <w:delText>)</w:delText>
        </w:r>
      </w:del>
      <w:r w:rsidR="00877DCF">
        <w:t>.</w:t>
      </w:r>
    </w:p>
    <w:p w14:paraId="716B8877" w14:textId="307B5B4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sig</w:t>
      </w:r>
      <w:r>
        <w:lastRenderedPageBreak/>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w:t>
      </w:r>
      <w:commentRangeStart w:id="455"/>
      <w:commentRangeStart w:id="456"/>
      <w:r>
        <w:t>)</w:t>
      </w:r>
      <w:commentRangeEnd w:id="455"/>
      <w:r w:rsidR="00DA0CD9">
        <w:rPr>
          <w:rStyle w:val="CommentReference"/>
        </w:rPr>
        <w:commentReference w:id="455"/>
      </w:r>
      <w:commentRangeEnd w:id="456"/>
      <w:r w:rsidR="00046321">
        <w:rPr>
          <w:rStyle w:val="CommentReference"/>
        </w:rPr>
        <w:commentReference w:id="456"/>
      </w:r>
      <w:r>
        <w:t xml:space="preserve">. This strategy relies somewhat on increasing the incentives for replication in the literature, an approach currently advanced by </w:t>
      </w:r>
      <w:proofErr w:type="spellStart"/>
      <w:r>
        <w:t>RepliCHI</w:t>
      </w:r>
      <w:proofErr w:type="spellEnd"/>
      <w:r>
        <w:t xml:space="preserve"> </w:t>
      </w:r>
      <w:r w:rsidR="00152A80">
        <w:fldChar w:fldCharType="begin" w:fldLock="1"/>
      </w:r>
      <w:r w:rsidR="0085577F">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"[26]", "plainTextFormattedCitation" : "[26]", "previouslyFormattedCitation" : "[25]" }, "properties" : { "noteIndex" : 0 }, "schema" : "https://github.com/citation-style-language/schema/raw/master/csl-citation.json" }</w:instrText>
      </w:r>
      <w:r w:rsidR="00152A80">
        <w:fldChar w:fldCharType="separate"/>
      </w:r>
      <w:r w:rsidR="0085577F" w:rsidRPr="0085577F">
        <w:rPr>
          <w:noProof/>
        </w:rPr>
        <w:t>[26]</w:t>
      </w:r>
      <w:r w:rsidR="00152A80">
        <w:fldChar w:fldCharType="end"/>
      </w:r>
      <w:r>
        <w:t xml:space="preserve">. While encouraging more standalone replication studies and meta-analyses is useful for knowledge accrual, we argue that it has difficulty fitting into </w:t>
      </w:r>
      <w:del w:id="457" w:author="Matthew Kay" w:date="2016-01-04T17:29:00Z">
        <w:r w:rsidDel="00EC0AB7">
          <w:delText>C</w:delText>
        </w:r>
      </w:del>
      <w:r>
        <w:t>H</w:t>
      </w:r>
      <w:ins w:id="458"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7E5C0669"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459" w:author="Matthew Kay" w:date="2016-01-04T17:29:00Z">
        <w:r w:rsidR="00162CDE" w:rsidDel="00EC0AB7">
          <w:delText>C</w:delText>
        </w:r>
      </w:del>
      <w:r w:rsidR="00162CDE">
        <w:t>H</w:t>
      </w:r>
      <w:ins w:id="460"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xml:space="preserve">. This </w:t>
      </w:r>
      <w:ins w:id="461" w:author="Eric Hekler" w:date="2016-01-06T12:50:00Z">
        <w:r w:rsidR="00842AC9">
          <w:t xml:space="preserve">could feasibly </w:t>
        </w:r>
      </w:ins>
      <w:r w:rsidR="00162CDE">
        <w:t>fit</w:t>
      </w:r>
      <w:del w:id="462" w:author="Eric Hekler" w:date="2016-01-06T12:50:00Z">
        <w:r w:rsidR="00162CDE" w:rsidDel="00842AC9">
          <w:delText>s well</w:delText>
        </w:r>
      </w:del>
      <w:r w:rsidR="00162CDE">
        <w:t xml:space="preserve"> into the publishing incentives for </w:t>
      </w:r>
      <w:del w:id="463" w:author="Matthew Kay" w:date="2016-01-04T17:29:00Z">
        <w:r w:rsidR="00162CDE" w:rsidDel="00EC0AB7">
          <w:delText>C</w:delText>
        </w:r>
      </w:del>
      <w:r w:rsidR="00162CDE">
        <w:t>H</w:t>
      </w:r>
      <w:ins w:id="464"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65" w:name="h.fi0b62oy54m" w:colFirst="0" w:colLast="0"/>
      <w:bookmarkEnd w:id="465"/>
      <w:r>
        <w:t>HCI Researchers conduct</w:t>
      </w:r>
      <w:r w:rsidR="0002541C">
        <w:t xml:space="preserve"> </w:t>
      </w:r>
      <w:r>
        <w:t xml:space="preserve">Few </w:t>
      </w:r>
      <w:r w:rsidR="0002541C">
        <w:t xml:space="preserve">Meta-Analyses </w:t>
      </w:r>
    </w:p>
    <w:p w14:paraId="0A819C8A" w14:textId="2D1A9A39"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w:t>
      </w:r>
      <w:ins w:id="466" w:author="Greg Nelson" w:date="2016-01-07T13:55:00Z">
        <w:r w:rsidR="0095621F">
          <w:t xml:space="preserve">the extended </w:t>
        </w:r>
      </w:ins>
      <w:ins w:id="467" w:author="Greg Nelson" w:date="2016-01-07T13:56:00Z">
        <w:r w:rsidR="0095621F">
          <w:t xml:space="preserve">library </w:t>
        </w:r>
      </w:ins>
      <w:r>
        <w:t xml:space="preserve">for the terms </w:t>
      </w:r>
      <w:r w:rsidRPr="00137B62">
        <w:rPr>
          <w:i/>
        </w:rPr>
        <w:t>meta-analysis</w:t>
      </w:r>
      <w:r>
        <w:t xml:space="preserve">, </w:t>
      </w:r>
      <w:r w:rsidRPr="00137B62">
        <w:rPr>
          <w:i/>
        </w:rPr>
        <w:t>meta-analyses</w:t>
      </w:r>
      <w:r>
        <w:t xml:space="preserve">, </w:t>
      </w:r>
      <w:proofErr w:type="spellStart"/>
      <w:r w:rsidRPr="00137B62">
        <w:rPr>
          <w:i/>
        </w:rPr>
        <w:t>metaanalysis</w:t>
      </w:r>
      <w:proofErr w:type="spellEnd"/>
      <w:r>
        <w:t xml:space="preserve">, or </w:t>
      </w:r>
      <w:proofErr w:type="spellStart"/>
      <w:r w:rsidRPr="00137B62">
        <w:rPr>
          <w:i/>
        </w:rPr>
        <w:t>metaanalyses</w:t>
      </w:r>
      <w:proofErr w:type="spellEnd"/>
      <w:r>
        <w:t xml:space="preserve"> in the abstract or title fields on Aug</w:t>
      </w:r>
      <w:ins w:id="468" w:author="Greg Nelson" w:date="2016-01-07T13:56:00Z">
        <w:r w:rsidR="0095621F">
          <w:t>ust</w:t>
        </w:r>
      </w:ins>
      <w:r>
        <w:t xml:space="preserve"> 17</w:t>
      </w:r>
      <w:ins w:id="469" w:author="Greg Nelson" w:date="2016-01-07T13:56:00Z">
        <w:r w:rsidR="0095621F">
          <w:t>,</w:t>
        </w:r>
      </w:ins>
      <w:r>
        <w:t xml:space="preserve"> 2015, yielding 509 unique results. We examined abstracts and eliminated </w:t>
      </w:r>
      <w:r w:rsidRPr="00137B62">
        <w:t>151</w:t>
      </w:r>
      <w:r>
        <w:t xml:space="preserve"> domain-specific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commentRangeStart w:id="470"/>
      <w:ins w:id="471" w:author="Matthew Kay" w:date="2016-01-06T23:59:00Z">
        <w:r w:rsidR="00046321">
          <w:t>HCI (or HCI-related)</w:t>
        </w:r>
      </w:ins>
      <w:commentRangeEnd w:id="470"/>
      <w:ins w:id="472" w:author="Matthew Kay" w:date="2016-01-07T00:00:00Z">
        <w:r w:rsidR="00046321">
          <w:rPr>
            <w:rStyle w:val="CommentReference"/>
          </w:rPr>
          <w:commentReference w:id="470"/>
        </w:r>
      </w:ins>
      <w:ins w:id="473" w:author="Matthew Kay" w:date="2016-01-06T23:59:00Z">
        <w:r w:rsidR="00046321">
          <w:t xml:space="preserve"> </w:t>
        </w:r>
      </w:ins>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fldChar w:fldCharType="begin" w:fldLock="1"/>
      </w:r>
      <w:r w:rsidR="0085577F">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"[15,25,28]", "plainTextFormattedCitation" : "[15,25,28]", "previouslyFormattedCitation" : "[14,24,27]" }, "properties" : { "noteIndex" : 0 }, "schema" : "https://github.com/citation-style-language/schema/raw/master/csl-citation.json" }</w:instrText>
      </w:r>
      <w:r w:rsidR="00525CD5">
        <w:fldChar w:fldCharType="separate"/>
      </w:r>
      <w:r w:rsidR="0085577F" w:rsidRPr="0085577F">
        <w:rPr>
          <w:noProof/>
        </w:rPr>
        <w:t>[15,25,28]</w:t>
      </w:r>
      <w:r w:rsidR="00525CD5">
        <w:fldChar w:fldCharType="end"/>
      </w:r>
      <w:ins w:id="474" w:author="Greg Nelson" w:date="2016-01-06T14:32:00Z">
        <w:r w:rsidR="00DA0CD9">
          <w:t>.</w:t>
        </w:r>
      </w:ins>
      <w:r>
        <w:t xml:space="preserve"> This low number prompted us to search the DL full text for “meta-analysis” for the top venues, yielding 159 results. The top 3 results were the meta-analyses we had already found, and we did not find any others after reviewing the </w:t>
      </w:r>
      <w:r>
        <w:lastRenderedPageBreak/>
        <w:t xml:space="preserve">abstracts (and full 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 xml:space="preserve">ICMI '06: Proceedings of the 8th international conference on </w:t>
      </w:r>
      <w:ins w:id="475" w:author="Greg Nelson" w:date="2016-01-07T16:31:00Z">
        <w:r w:rsidR="00B739DD">
          <w:rPr>
            <w:rFonts w:eastAsia="Calibri"/>
          </w:rPr>
          <w:t>m</w:t>
        </w:r>
      </w:ins>
      <w:del w:id="476" w:author="Greg Nelson" w:date="2016-01-07T16:31:00Z">
        <w:r w:rsidRPr="00137B62" w:rsidDel="00B739DD">
          <w:rPr>
            <w:rFonts w:eastAsia="Calibri"/>
          </w:rPr>
          <w:delText>M</w:delText>
        </w:r>
      </w:del>
      <w:r w:rsidRPr="00137B62">
        <w:rPr>
          <w:rFonts w:eastAsia="Calibri"/>
        </w:rPr>
        <w:t>ultimodal interfaces</w:t>
      </w:r>
      <w:r w:rsidRPr="00D456ED">
        <w:t>).</w:t>
      </w:r>
      <w:r>
        <w:t xml:space="preserve"> </w:t>
      </w:r>
    </w:p>
    <w:p w14:paraId="10A98661" w14:textId="4A482E29" w:rsidR="0002541C" w:rsidRDefault="009902C7" w:rsidP="0002541C">
      <w:r>
        <w:t>Our search suggests that m</w:t>
      </w:r>
      <w:r w:rsidR="0002541C">
        <w:t xml:space="preserve">eta-analyses are not being </w:t>
      </w:r>
      <w:ins w:id="477" w:author="Eric Hekler" w:date="2015-12-30T09:16:00Z">
        <w:del w:id="478" w:author="Matthew Kay" w:date="2016-01-04T16:53:00Z">
          <w:r w:rsidR="008B1725" w:rsidDel="00FB07D8">
            <w:delText>conducted</w:delText>
          </w:r>
        </w:del>
      </w:ins>
      <w:ins w:id="479" w:author="Matthew Kay" w:date="2016-01-04T16:53:00Z">
        <w:r w:rsidR="00FB07D8">
          <w:t>rewarded</w:t>
        </w:r>
      </w:ins>
      <w:ins w:id="480" w:author="Matthew Kay" w:date="2016-01-04T16:52:00Z">
        <w:r w:rsidR="00FB07D8">
          <w:t xml:space="preserve"> within the community</w:t>
        </w:r>
      </w:ins>
      <w:del w:id="481" w:author="Eric Hekler" w:date="2015-12-30T09:17:00Z">
        <w:r w:rsidR="0002541C" w:rsidDel="008B1725">
          <w:delText>rewarded by the current publishing incentives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482" w:author="Eric Hekler" w:date="2015-12-30T09:17:00Z">
        <w:r w:rsidR="008B1725">
          <w:t xml:space="preserve"> </w:t>
        </w:r>
        <w:commentRangeStart w:id="483"/>
        <w:commentRangeStart w:id="484"/>
        <w:r w:rsidR="008B1725">
          <w:t xml:space="preserve">(or </w:t>
        </w:r>
        <w:del w:id="485" w:author="Matthew Kay" w:date="2016-01-07T00:06:00Z">
          <w:r w:rsidR="008B1725" w:rsidDel="00CE7743">
            <w:delText xml:space="preserve">plausibly even conducted </w:delText>
          </w:r>
        </w:del>
      </w:ins>
      <w:ins w:id="486" w:author="Matthew Kay" w:date="2016-01-07T00:07:00Z">
        <w:r w:rsidR="00CE7743">
          <w:t>prioritized</w:t>
        </w:r>
      </w:ins>
      <w:ins w:id="487" w:author="Matthew Kay" w:date="2016-01-07T00:06:00Z">
        <w:r w:rsidR="00CE7743">
          <w:t xml:space="preserve"> </w:t>
        </w:r>
      </w:ins>
      <w:ins w:id="488" w:author="Eric Hekler" w:date="2015-12-30T09:17:00Z">
        <w:r w:rsidR="008B1725">
          <w:t>in the field overall)</w:t>
        </w:r>
      </w:ins>
      <w:r>
        <w:t xml:space="preserve">. </w:t>
      </w:r>
      <w:commentRangeEnd w:id="483"/>
      <w:r w:rsidR="009C5B94">
        <w:rPr>
          <w:rStyle w:val="CommentReference"/>
        </w:rPr>
        <w:commentReference w:id="483"/>
      </w:r>
      <w:commentRangeEnd w:id="484"/>
      <w:r w:rsidR="00CE7743">
        <w:rPr>
          <w:rStyle w:val="CommentReference"/>
        </w:rPr>
        <w:commentReference w:id="484"/>
      </w:r>
      <w:r>
        <w:t>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489" w:author="Eric Hekler" w:date="2015-12-30T09:17:00Z">
        <w:r w:rsidR="008B1725">
          <w:t xml:space="preserve">We </w:t>
        </w:r>
        <w:del w:id="490" w:author="Matthew Kay" w:date="2016-01-04T16:55:00Z">
          <w:r w:rsidR="008B1725" w:rsidDel="00E63A36">
            <w:delText xml:space="preserve">argue that </w:delText>
          </w:r>
        </w:del>
      </w:ins>
      <w:ins w:id="491" w:author="Matthew Kay" w:date="2016-01-04T16:55:00Z">
        <w:r w:rsidR="00E63A36">
          <w:t xml:space="preserve">believe that </w:t>
        </w:r>
      </w:ins>
      <w:del w:id="492"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493" w:author="Eric Hekler" w:date="2015-12-30T09:17:00Z">
        <w:r w:rsidR="008B1725">
          <w:t xml:space="preserve"> </w:t>
        </w:r>
        <w:del w:id="494" w:author="Matthew Kay" w:date="2016-01-07T00:09:00Z">
          <w:r w:rsidR="008B1725" w:rsidDel="00CE7743">
            <w:delText xml:space="preserve">is a </w:delText>
          </w:r>
          <w:commentRangeStart w:id="495"/>
          <w:commentRangeStart w:id="496"/>
          <w:r w:rsidR="008B1725" w:rsidDel="00CE7743">
            <w:delText xml:space="preserve">plausible </w:delText>
          </w:r>
        </w:del>
      </w:ins>
      <w:ins w:id="497" w:author="Matthew Kay" w:date="2016-01-07T00:09:00Z">
        <w:r w:rsidR="00CE7743">
          <w:t>may be that other way</w:t>
        </w:r>
      </w:ins>
      <w:ins w:id="498" w:author="Eric Hekler" w:date="2015-12-30T09:17:00Z">
        <w:del w:id="499" w:author="Matthew Kay" w:date="2016-01-07T00:09:00Z">
          <w:r w:rsidR="008B1725" w:rsidDel="00CE7743">
            <w:delText>alternative</w:delText>
          </w:r>
        </w:del>
      </w:ins>
      <w:commentRangeEnd w:id="495"/>
      <w:r w:rsidR="00E63A36">
        <w:rPr>
          <w:rStyle w:val="CommentReference"/>
        </w:rPr>
        <w:commentReference w:id="495"/>
      </w:r>
      <w:commentRangeEnd w:id="496"/>
      <w:r w:rsidR="00CE7743">
        <w:rPr>
          <w:rStyle w:val="CommentReference"/>
        </w:rPr>
        <w:commentReference w:id="496"/>
      </w:r>
      <w:ins w:id="500" w:author="Matthew Kay" w:date="2016-01-04T16:55:00Z">
        <w:r w:rsidR="00E63A36">
          <w:t>.</w:t>
        </w:r>
      </w:ins>
      <w:del w:id="501" w:author="Matthew Kay" w:date="2016-01-04T16:55:00Z">
        <w:r w:rsidR="007D23A2" w:rsidDel="00E63A36">
          <w:delText>.</w:delText>
        </w:r>
      </w:del>
    </w:p>
    <w:p w14:paraId="6075F877" w14:textId="07F944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w:t>
      </w:r>
      <w:ins w:id="502" w:author="Matthew Kay" w:date="2016-01-07T23:20:00Z">
        <w:r w:rsidR="00DE14CC">
          <w:br/>
        </w:r>
      </w:ins>
      <w:r w:rsidR="007D23A2">
        <w:t xml:space="preserve">BAYESIAN KNOWLEDGE ACCRUAL </w:t>
      </w:r>
      <w:ins w:id="503" w:author="Matthew Kay" w:date="2016-01-07T23:20:00Z">
        <w:r w:rsidR="00DE14CC">
          <w:br/>
        </w:r>
      </w:ins>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04" w:name="h.8lhpz8gw9lf" w:colFirst="0" w:colLast="0"/>
      <w:bookmarkEnd w:id="504"/>
      <w:r>
        <w:t xml:space="preserve">Domain: </w:t>
      </w:r>
      <w:r w:rsidR="00C54B4A">
        <w:t xml:space="preserve">Varying progress </w:t>
      </w:r>
      <w:r w:rsidR="00D17BE2">
        <w:t>indicators</w:t>
      </w:r>
      <w:r>
        <w:t xml:space="preserve"> in online surveys</w:t>
      </w:r>
    </w:p>
    <w:p w14:paraId="50034B8B" w14:textId="54716D4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505" w:author="Matthew Kay" w:date="2016-01-04T17:29:00Z">
        <w:r w:rsidDel="00EC0AB7">
          <w:delText>C</w:delText>
        </w:r>
      </w:del>
      <w:r>
        <w:t>H</w:t>
      </w:r>
      <w:ins w:id="506" w:author="Matthew Kay" w:date="2016-01-04T17:29:00Z">
        <w:r w:rsidR="00EC0AB7">
          <w:t>C</w:t>
        </w:r>
      </w:ins>
      <w:r>
        <w:t xml:space="preserve">I audience (as many researchers in our field make use of online surveys), and because a meta-analysis has previously been conducted in this domain by </w:t>
      </w:r>
      <w:proofErr w:type="spellStart"/>
      <w:r>
        <w:t>Villar</w:t>
      </w:r>
      <w:proofErr w:type="spellEnd"/>
      <w:r>
        <w:t xml:space="preserve"> </w:t>
      </w:r>
      <w:r>
        <w:rPr>
          <w:i/>
        </w:rPr>
        <w:t>et al.</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63F477F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del w:id="507" w:author="Matthew Kay" w:date="2016-01-07T23:24:00Z">
        <w:r w:rsidDel="00B936E5">
          <w:delText>etc</w:delText>
        </w:r>
      </w:del>
      <w:ins w:id="508" w:author="Matthew Kay" w:date="2016-01-07T23:24:00Z">
        <w:r w:rsidR="00B936E5">
          <w:t>etc.</w:t>
        </w:r>
      </w:ins>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4E53891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w:t>
      </w:r>
      <w:proofErr w:type="spellStart"/>
      <w:r>
        <w:t>log</w:t>
      </w:r>
      <w:proofErr w:type="spellEnd"/>
      <w:r>
        <w:t xml:space="preserve">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10" w:name="h.ktgc8lzco6fd" w:colFirst="0" w:colLast="0"/>
      <w:bookmarkEnd w:id="510"/>
      <w:r>
        <w:t>Simulation Method</w:t>
      </w:r>
    </w:p>
    <w:p w14:paraId="2CDDAA9D" w14:textId="64BDA8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508E3416"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7E4712A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ins w:id="511" w:author="Matthew Kay" w:date="2016-01-08T00:20:00Z">
        <w:r w:rsidR="00BA5DA8">
          <w:t>:</w:t>
        </w:r>
      </w:ins>
      <w:ins w:id="512" w:author="Matthew Kay" w:date="2016-01-08T00:15:00Z">
        <w:r w:rsidR="00BA5DA8">
          <w:rPr>
            <w:rStyle w:val="FootnoteReference"/>
          </w:rPr>
          <w:footnoteReference w:id="6"/>
        </w:r>
      </w:ins>
      <w:del w:id="521" w:author="Matthew Kay" w:date="2016-01-08T00:20:00Z">
        <w:r w:rsidDel="00BA5DA8">
          <w:delText>:</w:delText>
        </w:r>
      </w:del>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w:t>
      </w:r>
      <w:del w:id="522" w:author="Matthew Kay" w:date="2016-01-04T17:29:00Z">
        <w:r w:rsidDel="00EC0AB7">
          <w:delText>C</w:delText>
        </w:r>
      </w:del>
      <w:r>
        <w:t>H</w:t>
      </w:r>
      <w:ins w:id="523" w:author="Matthew Kay" w:date="2016-01-04T17:29:00Z">
        <w:r w:rsidR="00EC0AB7">
          <w:t>C</w:t>
        </w:r>
      </w:ins>
      <w:r>
        <w:t>I community: through comparison</w:t>
      </w:r>
      <w:ins w:id="524" w:author="Eric Hekler" w:date="2015-12-30T09:23:00Z">
        <w:del w:id="525" w:author="Greg Nelson" w:date="2016-01-07T16:36:00Z">
          <w:r w:rsidR="008B1725" w:rsidDel="00B739DD">
            <w:delText>.</w:delText>
          </w:r>
        </w:del>
      </w:ins>
      <w:r>
        <w:t xml:space="preserve"> to previous state-of-the-art results. Perhaps some authors, </w:t>
      </w:r>
      <w:r>
        <w:lastRenderedPageBreak/>
        <w:t xml:space="preserve">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26" w:name="h.y3op86qbe8qr" w:colFirst="0" w:colLast="0"/>
      <w:bookmarkEnd w:id="526"/>
      <w:r>
        <w:t>Frequentist analysis</w:t>
      </w:r>
    </w:p>
    <w:p w14:paraId="53FA4BAB" w14:textId="29D452D9"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7216" behindDoc="0" locked="0" layoutInCell="1" allowOverlap="1" wp14:anchorId="59DC8238" wp14:editId="74A70E7C">
                <wp:simplePos x="0" y="0"/>
                <wp:positionH relativeFrom="margin">
                  <wp:posOffset>0</wp:posOffset>
                </wp:positionH>
                <wp:positionV relativeFrom="margin">
                  <wp:posOffset>3810</wp:posOffset>
                </wp:positionV>
                <wp:extent cx="6391656" cy="32245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656" cy="3224530"/>
                        </a:xfrm>
                        <a:prstGeom prst="rect">
                          <a:avLst/>
                        </a:prstGeom>
                        <a:noFill/>
                        <a:ln w="9525">
                          <a:noFill/>
                          <a:miter lim="800000"/>
                          <a:headEnd/>
                          <a:tailEnd/>
                        </a:ln>
                      </wps:spPr>
                      <wps:txbx>
                        <w:txbxContent>
                          <w:p w14:paraId="1E87DFFD" w14:textId="148243C7" w:rsidR="00687E40" w:rsidRDefault="00687E40"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7"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528"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687E40" w:rsidRDefault="00687E40" w:rsidP="00F159D7">
                            <w:pPr>
                              <w:pStyle w:val="Caption"/>
                              <w:spacing w:before="0" w:after="0"/>
                              <w:rPr>
                                <w:ins w:id="529" w:author="Greg Nelson" w:date="2016-01-06T14:50:00Z"/>
                              </w:rPr>
                            </w:pPr>
                            <w:bookmarkStart w:id="530" w:name="_Ref430911630"/>
                            <w:r>
                              <w:t xml:space="preserve">Figure </w:t>
                            </w:r>
                            <w:fldSimple w:instr=" SEQ Figure \* ARABIC ">
                              <w:r w:rsidR="00ED2FC1">
                                <w:rPr>
                                  <w:noProof/>
                                </w:rPr>
                                <w:t>1</w:t>
                              </w:r>
                            </w:fldSimple>
                            <w:bookmarkEnd w:id="530"/>
                            <w:r>
                              <w:t xml:space="preserve">. Forest plots of effects from the frequentist </w:t>
                            </w:r>
                            <w:ins w:id="531" w:author="Matthew Kay" w:date="2016-01-07T22:07:00Z">
                              <w:r>
                                <w:t xml:space="preserve">(A) </w:t>
                              </w:r>
                            </w:ins>
                            <w:r>
                              <w:t xml:space="preserve">and Bayesian </w:t>
                            </w:r>
                            <w:ins w:id="532" w:author="Matthew Kay" w:date="2016-01-07T22:07:00Z">
                              <w:r>
                                <w:t xml:space="preserve">(B) </w:t>
                              </w:r>
                            </w:ins>
                            <w:r>
                              <w:t xml:space="preserve">analyses applied to one of our simulated worlds </w:t>
                            </w:r>
                          </w:p>
                          <w:p w14:paraId="07DD3480" w14:textId="1C86AC18" w:rsidR="00687E40" w:rsidRDefault="00687E40">
                            <w:pPr>
                              <w:pStyle w:val="Caption"/>
                              <w:spacing w:before="0" w:after="0"/>
                              <w:pPrChange w:id="533" w:author="Greg Nelson" w:date="2016-01-06T14:50:00Z">
                                <w:pPr>
                                  <w:pStyle w:val="Caption"/>
                                </w:pPr>
                              </w:pPrChange>
                            </w:pPr>
                            <w:r>
                              <w:t>with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3pt;height:253.9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" filled="f" stroked="f">
                <v:textbox style="mso-fit-shape-to-text:t" inset="0,0,0,0">
                  <w:txbxContent>
                    <w:p w14:paraId="1E87DFFD" w14:textId="148243C7" w:rsidR="00687E40" w:rsidRDefault="00687E40"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34"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535"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687E40" w:rsidRDefault="00687E40" w:rsidP="00F159D7">
                      <w:pPr>
                        <w:pStyle w:val="Caption"/>
                        <w:spacing w:before="0" w:after="0"/>
                        <w:rPr>
                          <w:ins w:id="536" w:author="Greg Nelson" w:date="2016-01-06T14:50:00Z"/>
                        </w:rPr>
                      </w:pPr>
                      <w:bookmarkStart w:id="537" w:name="_Ref430911630"/>
                      <w:r>
                        <w:t xml:space="preserve">Figure </w:t>
                      </w:r>
                      <w:fldSimple w:instr=" SEQ Figure \* ARABIC ">
                        <w:r w:rsidR="00ED2FC1">
                          <w:rPr>
                            <w:noProof/>
                          </w:rPr>
                          <w:t>1</w:t>
                        </w:r>
                      </w:fldSimple>
                      <w:bookmarkEnd w:id="537"/>
                      <w:r>
                        <w:t xml:space="preserve">. Forest plots of effects from the frequentist </w:t>
                      </w:r>
                      <w:ins w:id="538" w:author="Matthew Kay" w:date="2016-01-07T22:07:00Z">
                        <w:r>
                          <w:t xml:space="preserve">(A) </w:t>
                        </w:r>
                      </w:ins>
                      <w:r>
                        <w:t xml:space="preserve">and Bayesian </w:t>
                      </w:r>
                      <w:ins w:id="539" w:author="Matthew Kay" w:date="2016-01-07T22:07:00Z">
                        <w:r>
                          <w:t xml:space="preserve">(B) </w:t>
                        </w:r>
                      </w:ins>
                      <w:r>
                        <w:t xml:space="preserve">analyses applied to one of our simulated worlds </w:t>
                      </w:r>
                    </w:p>
                    <w:p w14:paraId="07DD3480" w14:textId="1C86AC18" w:rsidR="00687E40" w:rsidRDefault="00687E40">
                      <w:pPr>
                        <w:pStyle w:val="Caption"/>
                        <w:spacing w:before="0" w:after="0"/>
                        <w:pPrChange w:id="540" w:author="Greg Nelson" w:date="2016-01-06T14:50:00Z">
                          <w:pPr>
                            <w:pStyle w:val="Caption"/>
                          </w:pPr>
                        </w:pPrChange>
                      </w:pPr>
                      <w:r>
                        <w:t>with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w:t>
      </w:r>
      <w:proofErr w:type="spellStart"/>
      <w:r w:rsidR="0002541C">
        <w:t>Villar</w:t>
      </w:r>
      <w:proofErr w:type="spellEnd"/>
      <w:r w:rsidR="0002541C">
        <w:t xml:space="preserve"> </w:t>
      </w:r>
      <w:r w:rsidR="0002541C">
        <w:rPr>
          <w:i/>
        </w:rPr>
        <w:t>et al.</w:t>
      </w:r>
      <w:r w:rsidR="0002541C">
        <w:t xml:space="preserve"> </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1" w:name="h.ctmchuoa4g4" w:colFirst="0" w:colLast="0"/>
      <w:bookmarkEnd w:id="541"/>
      <w:r>
        <w:t>Bayesian analysis</w:t>
      </w:r>
    </w:p>
    <w:p w14:paraId="5D13BAE2" w14:textId="029300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xml:space="preserve">. </w:t>
      </w:r>
      <w:ins w:id="542" w:author="Greg Nelson" w:date="2016-01-06T14:52:00Z">
        <w:r w:rsidR="005B1642">
          <w:t>T</w:t>
        </w:r>
      </w:ins>
      <w:del w:id="543" w:author="Greg Nelson" w:date="2016-01-06T14:52:00Z">
        <w:r w:rsidDel="005B1642">
          <w:delText>We assume t</w:delText>
        </w:r>
      </w:del>
      <w:r>
        <w:t xml:space="preserve">his could happen, for example,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4674173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7"/>
      </w:r>
      <w:r>
        <w:t xml:space="preserve"> distribution centered at 0 (no effect) with a scale equal to the furthest point in the 95% credibility interval</w:t>
      </w:r>
      <w:r w:rsidR="00C61C18">
        <w:rPr>
          <w:rStyle w:val="FootnoteReference"/>
        </w:rPr>
        <w:footnoteReference w:id="8"/>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85577F">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"[21]", "plainTextFormattedCitation" : "[21]", "previouslyFormattedCitation" : "[20]" }, "properties" : { "noteIndex" : 0 }, "schema" : "https://github.com/citation-style-language/schema/raw/master/csl-citation.json" }</w:instrText>
      </w:r>
      <w:r w:rsidR="00D44708" w:rsidRPr="00137B62">
        <w:fldChar w:fldCharType="separate"/>
      </w:r>
      <w:r w:rsidR="0085577F" w:rsidRPr="0085577F">
        <w:rPr>
          <w:noProof/>
        </w:rPr>
        <w:t>[21]</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4" w:name="h.oqgmlfe0lndx" w:colFirst="0" w:colLast="0"/>
      <w:bookmarkEnd w:id="544"/>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5" w:name="h.q3r5mt23g97x" w:colFirst="0" w:colLast="0"/>
      <w:bookmarkEnd w:id="545"/>
      <w:r>
        <w:t>In a single world</w:t>
      </w:r>
    </w:p>
    <w:p w14:paraId="2ECE8805" w14:textId="55C83D2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w:t>
      </w:r>
      <w:r>
        <w:lastRenderedPageBreak/>
        <w:t xml:space="preserve">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ED2FC1">
        <w:t xml:space="preserve">Figure </w:t>
      </w:r>
      <w:r w:rsidR="00ED2FC1">
        <w:rPr>
          <w:noProof/>
        </w:rPr>
        <w:t>1</w:t>
      </w:r>
      <w:r w:rsidR="004110D7">
        <w:fldChar w:fldCharType="end"/>
      </w:r>
      <w:proofErr w:type="gramStart"/>
      <w:r w:rsidR="004110D7">
        <w:t xml:space="preserve">A </w:t>
      </w:r>
      <w:r>
        <w:t>and</w:t>
      </w:r>
      <w:proofErr w:type="gramEnd"/>
      <w:r>
        <w:t xml:space="preserve">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ED2FC1">
        <w:t xml:space="preserve">Figure </w:t>
      </w:r>
      <w:r w:rsidR="00ED2FC1">
        <w:rPr>
          <w:noProof/>
        </w:rPr>
        <w:t>1</w:t>
      </w:r>
      <w:r w:rsidR="004110D7">
        <w:fldChar w:fldCharType="end"/>
      </w:r>
      <w:r w:rsidR="004110D7">
        <w:t>B</w:t>
      </w:r>
      <w:r>
        <w:t>. Each figure shows a forest</w:t>
      </w:r>
      <w:ins w:id="546" w:author="Matthew Kay" w:date="2016-01-07T23:27:00Z">
        <w:r w:rsidR="004B7D80">
          <w:t xml:space="preserve"> plot</w:t>
        </w:r>
      </w:ins>
      <w:del w:id="547" w:author="Matthew Kay" w:date="2016-01-07T23:27:00Z">
        <w:r w:rsidDel="004B7D80">
          <w:delText xml:space="preserve"> plot of results,</w:delText>
        </w:r>
      </w:del>
      <w:r>
        <w:t xml:space="preserve">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w:t>
      </w:r>
      <w:del w:id="548" w:author="Greg Nelson" w:date="2016-01-07T14:46:00Z">
        <w:r w:rsidDel="00F669B4">
          <w:delText>0</w:delText>
        </w:r>
      </w:del>
      <w:r>
        <w:t>.05</w:t>
      </w:r>
      <w:r w:rsidR="00061D6B">
        <w:t>, suggesting that the null hypothesis (i.e., no effect) can be rejected with 95% confidence.</w:t>
      </w:r>
      <w:r>
        <w:t xml:space="preserve"> The dashed vertical lines indicate the true effect sizes from which the data was simulated.</w:t>
      </w:r>
    </w:p>
    <w:p w14:paraId="450BEB23" w14:textId="7D879DB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ins w:id="549" w:author="Greg Nelson" w:date="2016-01-07T16:41:00Z">
        <w:r w:rsidR="0052798C">
          <w:t>-</w:t>
        </w:r>
      </w:ins>
      <w:del w:id="550" w:author="Greg Nelson" w:date="2016-01-07T16:41:00Z">
        <w:r w:rsidDel="0052798C">
          <w:delText xml:space="preserve"> </w:delText>
        </w:r>
      </w:del>
      <w:r>
        <w:t xml:space="preserve">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551" w:author="Matthew Kay" w:date="2015-12-27T13:57:00Z">
        <w:r w:rsidDel="00466059">
          <w:delText xml:space="preserve"> --- </w:delText>
        </w:r>
      </w:del>
      <w:ins w:id="552"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2CEE0314"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9264" behindDoc="0" locked="0" layoutInCell="1" allowOverlap="1" wp14:anchorId="329CCF01" wp14:editId="601E3345">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632710C1"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53"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54"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55"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56"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687E40" w:rsidRDefault="00687E40" w:rsidP="00B333C0">
                            <w:pPr>
                              <w:pStyle w:val="Caption"/>
                            </w:pPr>
                            <w:bookmarkStart w:id="557" w:name="_Ref430911856"/>
                            <w:r>
                              <w:t xml:space="preserve">Figure </w:t>
                            </w:r>
                            <w:fldSimple w:instr=" SEQ Figure \* ARABIC ">
                              <w:r w:rsidR="00ED2FC1">
                                <w:rPr>
                                  <w:noProof/>
                                </w:rPr>
                                <w:t>2</w:t>
                              </w:r>
                            </w:fldSimple>
                            <w:bookmarkEnd w:id="557"/>
                            <w:r>
                              <w:t xml:space="preserve">. Results of the </w:t>
                            </w:r>
                            <w:ins w:id="558" w:author="Matthew Kay" w:date="2016-01-07T22:07:00Z">
                              <w:r>
                                <w:t>f</w:t>
                              </w:r>
                            </w:ins>
                            <w:del w:id="559" w:author="Matthew Kay" w:date="2016-01-07T22:07:00Z">
                              <w:r w:rsidDel="00416CDB">
                                <w:delText>F</w:delText>
                              </w:r>
                            </w:del>
                            <w:r>
                              <w:t xml:space="preserve">requentist (A) and Bayesian (B) analyses of all simulated worlds, </w:t>
                            </w:r>
                            <w:del w:id="560" w:author="Matthew Kay" w:date="2016-01-07T22:09:00Z">
                              <w:r w:rsidDel="00416CDB">
                                <w:delText>n=</w:delText>
                              </w:r>
                            </w:del>
                            <w:r>
                              <w:t xml:space="preserve">100 </w:t>
                            </w:r>
                            <w:ins w:id="561" w:author="Matthew Kay" w:date="2016-01-07T22:09:00Z">
                              <w:r>
                                <w:t xml:space="preserve">participants </w:t>
                              </w:r>
                            </w:ins>
                            <w:r>
                              <w:t>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632710C1"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62"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63"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64"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65"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687E40" w:rsidRDefault="00687E40" w:rsidP="00B333C0">
                      <w:pPr>
                        <w:pStyle w:val="Caption"/>
                      </w:pPr>
                      <w:bookmarkStart w:id="566" w:name="_Ref430911856"/>
                      <w:r>
                        <w:t xml:space="preserve">Figure </w:t>
                      </w:r>
                      <w:fldSimple w:instr=" SEQ Figure \* ARABIC ">
                        <w:r w:rsidR="00ED2FC1">
                          <w:rPr>
                            <w:noProof/>
                          </w:rPr>
                          <w:t>2</w:t>
                        </w:r>
                      </w:fldSimple>
                      <w:bookmarkEnd w:id="566"/>
                      <w:r>
                        <w:t xml:space="preserve">. Results of the </w:t>
                      </w:r>
                      <w:ins w:id="567" w:author="Matthew Kay" w:date="2016-01-07T22:07:00Z">
                        <w:r>
                          <w:t>f</w:t>
                        </w:r>
                      </w:ins>
                      <w:del w:id="568" w:author="Matthew Kay" w:date="2016-01-07T22:07:00Z">
                        <w:r w:rsidDel="00416CDB">
                          <w:delText>F</w:delText>
                        </w:r>
                      </w:del>
                      <w:r>
                        <w:t xml:space="preserve">requentist (A) and Bayesian (B) analyses of all simulated worlds, </w:t>
                      </w:r>
                      <w:del w:id="569" w:author="Matthew Kay" w:date="2016-01-07T22:09:00Z">
                        <w:r w:rsidDel="00416CDB">
                          <w:delText>n=</w:delText>
                        </w:r>
                      </w:del>
                      <w:r>
                        <w:t xml:space="preserve">100 </w:t>
                      </w:r>
                      <w:ins w:id="570" w:author="Matthew Kay" w:date="2016-01-07T22:09:00Z">
                        <w:r>
                          <w:t xml:space="preserve">participants </w:t>
                        </w:r>
                      </w:ins>
                      <w:r>
                        <w:t>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w:t>
      </w:r>
      <w:ins w:id="571" w:author="Eric Hekler" w:date="2015-12-30T09:28:00Z">
        <w:r w:rsidR="00663446">
          <w:t xml:space="preserve"> vote counting of</w:t>
        </w:r>
      </w:ins>
      <w:r w:rsidR="0002541C">
        <w:t xml:space="preserve"> null hypothesis tests: experiments 1 and 3 reject the null (</w:t>
      </w:r>
      <w:ins w:id="572" w:author="Greg Nelson" w:date="2016-01-07T14:47:00Z">
        <w:r w:rsidR="00F669B4">
          <w:rPr>
            <w:i/>
          </w:rPr>
          <w:t>p</w:t>
        </w:r>
      </w:ins>
      <w:del w:id="573" w:author="Greg Nelson" w:date="2016-01-07T14:47:00Z">
        <w:r w:rsidR="0002541C" w:rsidDel="00F669B4">
          <w:delText>p</w:delText>
        </w:r>
      </w:del>
      <w:r w:rsidR="0002541C">
        <w:t xml:space="preserve"> &lt; </w:t>
      </w:r>
      <w:del w:id="574" w:author="Greg Nelson" w:date="2016-01-07T14:47:00Z">
        <w:r w:rsidR="0002541C" w:rsidDel="00F669B4">
          <w:delText>0</w:delText>
        </w:r>
      </w:del>
      <w:r w:rsidR="0002541C">
        <w:t xml:space="preserve">.05);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575" w:author="Matthew Kay" w:date="2016-01-04T17:30:00Z">
        <w:r w:rsidR="00061D6B" w:rsidDel="00EC0AB7">
          <w:delText>C</w:delText>
        </w:r>
      </w:del>
      <w:r w:rsidR="00061D6B">
        <w:t>H</w:t>
      </w:r>
      <w:ins w:id="576" w:author="Matthew Kay" w:date="2016-01-04T17:30:00Z">
        <w:r w:rsidR="00EC0AB7">
          <w:t>C</w:t>
        </w:r>
      </w:ins>
      <w:r w:rsidR="00061D6B">
        <w:t>I standard practice)</w:t>
      </w:r>
      <w:r w:rsidR="0002541C">
        <w:t xml:space="preserve">. </w:t>
      </w:r>
    </w:p>
    <w:p w14:paraId="35590E46" w14:textId="79DDAE6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w:t>
      </w:r>
      <w:proofErr w:type="spellStart"/>
      <w:r>
        <w:t>Gelman</w:t>
      </w:r>
      <w:proofErr w:type="spellEnd"/>
      <w:r>
        <w:t xml:space="preserve"> </w:t>
      </w:r>
      <w:r>
        <w:rPr>
          <w:i/>
        </w:rPr>
        <w:t>et al.</w:t>
      </w:r>
      <w:r w:rsidR="00D67EE2">
        <w:rPr>
          <w:i/>
        </w:rPr>
        <w:t xml:space="preserve"> </w:t>
      </w:r>
      <w:r w:rsidR="00D67EE2">
        <w:fldChar w:fldCharType="begin" w:fldLock="1"/>
      </w:r>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"[9]", "plainTextFormattedCitation" : "[9]", "previouslyFormattedCitation" : "[8]" }, "properties" : { "noteIndex" : 0 }, "schema" : "https://github.com/citation-style-language/schema/raw/master/csl-citation.json" }</w:instrText>
      </w:r>
      <w:r w:rsidR="00D67EE2">
        <w:fldChar w:fldCharType="separate"/>
      </w:r>
      <w:r w:rsidR="0085577F" w:rsidRPr="0085577F">
        <w:rPr>
          <w:noProof/>
        </w:rPr>
        <w:t>[9]</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 xml:space="preserve">one </w:t>
      </w:r>
      <w:del w:id="577" w:author="Greg Nelson" w:date="2016-01-07T16:45:00Z">
        <w:r w:rsidDel="0052798C">
          <w:rPr>
            <w:i/>
          </w:rPr>
          <w:delText xml:space="preserve">publication </w:delText>
        </w:r>
      </w:del>
      <w:ins w:id="578" w:author="Greg Nelson" w:date="2016-01-07T16:45:00Z">
        <w:r w:rsidR="0052798C">
          <w:rPr>
            <w:i/>
          </w:rPr>
          <w:t xml:space="preserve">paper </w:t>
        </w:r>
      </w:ins>
      <w:r>
        <w:rPr>
          <w:i/>
        </w:rPr>
        <w:t>early</w:t>
      </w:r>
      <w:r>
        <w:t xml:space="preserve">. </w:t>
      </w:r>
      <w:r>
        <w:rPr>
          <w:b/>
        </w:rPr>
        <w:t xml:space="preserve">Bayesian analysis helps us learn faster and with fewer </w:t>
      </w:r>
      <w:del w:id="579" w:author="Greg Nelson" w:date="2016-01-07T16:23:00Z">
        <w:r w:rsidDel="00B739DD">
          <w:rPr>
            <w:b/>
          </w:rPr>
          <w:delText>studies</w:delText>
        </w:r>
      </w:del>
      <w:ins w:id="580" w:author="Greg Nelson" w:date="2016-01-07T16:45:00Z">
        <w:r w:rsidR="0052798C">
          <w:rPr>
            <w:b/>
          </w:rPr>
          <w:t>publications</w:t>
        </w:r>
      </w:ins>
      <w:r>
        <w:t xml:space="preserve">. </w:t>
      </w:r>
    </w:p>
    <w:p w14:paraId="348564E1" w14:textId="4F8154E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a new technique that they </w:t>
      </w:r>
      <w:commentRangeStart w:id="581"/>
      <w:commentRangeStart w:id="582"/>
      <w:r>
        <w:t xml:space="preserve">don’t have </w:t>
      </w:r>
      <w:ins w:id="583" w:author="Matthew Kay" w:date="2016-01-07T00:11:00Z">
        <w:r w:rsidR="00CE7743">
          <w:t xml:space="preserve">explicit </w:t>
        </w:r>
      </w:ins>
      <w:del w:id="584" w:author="Eric Hekler" w:date="2016-01-06T12:59:00Z">
        <w:r w:rsidDel="006E5ABB">
          <w:delText xml:space="preserve">strong </w:delText>
        </w:r>
      </w:del>
      <w:r>
        <w:t xml:space="preserve">priors for </w:t>
      </w:r>
      <w:r>
        <w:lastRenderedPageBreak/>
        <w:t xml:space="preserve">(the </w:t>
      </w:r>
      <w:r>
        <w:rPr>
          <w:i/>
        </w:rPr>
        <w:t xml:space="preserve">slow-to-fast </w:t>
      </w:r>
      <w:r>
        <w:t>indicator), the</w:t>
      </w:r>
      <w:del w:id="585" w:author="Eric Hekler" w:date="2016-01-06T12:59:00Z">
        <w:r w:rsidDel="006E5ABB">
          <w:delText xml:space="preserve"> strong</w:delText>
        </w:r>
      </w:del>
      <w:r>
        <w:t xml:space="preserve"> prior know</w:t>
      </w:r>
      <w:commentRangeEnd w:id="581"/>
      <w:r w:rsidR="006E5ABB">
        <w:rPr>
          <w:rStyle w:val="CommentReference"/>
        </w:rPr>
        <w:commentReference w:id="581"/>
      </w:r>
      <w:commentRangeEnd w:id="582"/>
      <w:r w:rsidR="00CE7743">
        <w:rPr>
          <w:rStyle w:val="CommentReference"/>
        </w:rPr>
        <w:commentReference w:id="582"/>
      </w:r>
      <w:r>
        <w:t xml:space="preserve">ledge of the effect of the </w:t>
      </w:r>
      <w:r>
        <w:rPr>
          <w:i/>
        </w:rPr>
        <w:t xml:space="preserve">fast-to-slow </w:t>
      </w:r>
      <w:r>
        <w:t xml:space="preserve">indicator helps them estimate 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86" w:name="h.heqzo6ouerk" w:colFirst="0" w:colLast="0"/>
      <w:bookmarkEnd w:id="586"/>
      <w:r>
        <w:t>In many worlds</w:t>
      </w:r>
    </w:p>
    <w:p w14:paraId="3A61DA71" w14:textId="5EDAF979"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ED2FC1">
        <w:t xml:space="preserve">Figure </w:t>
      </w:r>
      <w:r w:rsidR="00ED2FC1">
        <w:rPr>
          <w:noProof/>
        </w:rPr>
        <w:t>2</w:t>
      </w:r>
      <w:r w:rsidR="00C61C18">
        <w:fldChar w:fldCharType="end"/>
      </w:r>
      <w:proofErr w:type="gramStart"/>
      <w:r w:rsidR="00C61C18">
        <w:t>A</w:t>
      </w:r>
      <w:proofErr w:type="gramEnd"/>
      <w:r>
        <w:t xml:space="preserve"> represents the mean estimated effect from the frequentist analysis in one </w:t>
      </w:r>
      <w:del w:id="587" w:author="Matthew Kay" w:date="2016-01-07T23:28:00Z">
        <w:r w:rsidDel="004B7D80">
          <w:delText xml:space="preserve">of the </w:delText>
        </w:r>
      </w:del>
      <w:r>
        <w:t>simulated world</w:t>
      </w:r>
      <w:del w:id="588" w:author="Matthew Kay" w:date="2016-01-07T23:28:00Z">
        <w:r w:rsidDel="004B7D80">
          <w:delText>s</w:delText>
        </w:r>
      </w:del>
      <w:r>
        <w:t>.</w:t>
      </w:r>
      <w:r w:rsidR="00C61C18">
        <w:t xml:space="preserve"> </w:t>
      </w:r>
      <w:r w:rsidR="00C61C18">
        <w:fldChar w:fldCharType="begin"/>
      </w:r>
      <w:r w:rsidR="00C61C18">
        <w:instrText xml:space="preserve"> REF _Ref430911856 \h </w:instrText>
      </w:r>
      <w:r w:rsidR="00C61C18">
        <w:fldChar w:fldCharType="separate"/>
      </w:r>
      <w:r w:rsidR="00ED2FC1">
        <w:t xml:space="preserve">Figure </w:t>
      </w:r>
      <w:r w:rsidR="00ED2FC1">
        <w:rPr>
          <w:noProof/>
        </w:rPr>
        <w:t>2</w:t>
      </w:r>
      <w:r w:rsidR="00C61C18">
        <w:fldChar w:fldCharType="end"/>
      </w:r>
      <w:r w:rsidR="00C61C18">
        <w:t xml:space="preserve">B </w:t>
      </w:r>
      <w:r>
        <w:t xml:space="preserve">shows the mean estimated effects from the Bayesian analyses. </w:t>
      </w:r>
    </w:p>
    <w:p w14:paraId="34DF9F0C" w14:textId="151554A9"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589" w:author="Matthew Kay" w:date="2015-12-27T13:07:00Z">
            <w:rPr/>
          </w:rPrChange>
        </w:rPr>
      </w:pPr>
      <w:r>
        <w:rPr>
          <w:noProof/>
        </w:rPr>
        <mc:AlternateContent>
          <mc:Choice Requires="wps">
            <w:drawing>
              <wp:anchor distT="45720" distB="45720" distL="114300" distR="114300" simplePos="0" relativeHeight="251656192"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C56D5EC"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590" w:author="Matthew Kay" w:date="2016-01-08T00:25:00Z">
                              <w:r>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591"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687E40" w:rsidRDefault="00687E40" w:rsidP="00B333C0">
                            <w:pPr>
                              <w:pStyle w:val="Caption"/>
                            </w:pPr>
                            <w:bookmarkStart w:id="592" w:name="_Ref430912095"/>
                            <w:r>
                              <w:t xml:space="preserve">Figure </w:t>
                            </w:r>
                            <w:fldSimple w:instr=" SEQ Figure \* ARABIC ">
                              <w:r w:rsidR="00ED2FC1">
                                <w:rPr>
                                  <w:noProof/>
                                </w:rPr>
                                <w:t>3</w:t>
                              </w:r>
                            </w:fldSimple>
                            <w:bookmarkEnd w:id="592"/>
                            <w:r>
                              <w:t xml:space="preserve">. The effects of shrinkage </w:t>
                            </w:r>
                            <w:ins w:id="593" w:author="Matthew Kay" w:date="2016-01-07T21:49:00Z">
                              <w:r>
                                <w:t xml:space="preserve">towards 0 </w:t>
                              </w:r>
                            </w:ins>
                            <w:r>
                              <w:t>in experiment 1 with 20 participants</w:t>
                            </w:r>
                            <w:ins w:id="594" w:author="Matthew Kay" w:date="2016-01-07T21:49:00Z">
                              <w:r>
                                <w:t xml:space="preserve">, </w:t>
                              </w:r>
                            </w:ins>
                            <w:del w:id="595" w:author="Matthew Kay" w:date="2016-01-07T21:49:00Z">
                              <w:r w:rsidDel="00FC0058">
                                <w:delText xml:space="preserve">. </w:delText>
                              </w:r>
                            </w:del>
                            <w:del w:id="596" w:author="Matthew Kay" w:date="2016-01-07T22:07:00Z">
                              <w:r w:rsidDel="00416CDB">
                                <w:delText>A</w:delText>
                              </w:r>
                            </w:del>
                            <w:del w:id="597" w:author="Matthew Kay" w:date="2016-01-07T21:50:00Z">
                              <w:r w:rsidDel="00FC0058">
                                <w:delText>.</w:delText>
                              </w:r>
                            </w:del>
                            <w:del w:id="598" w:author="Matthew Kay" w:date="2016-01-07T22:07:00Z">
                              <w:r w:rsidDel="00416CDB">
                                <w:delText xml:space="preserve"> </w:delText>
                              </w:r>
                            </w:del>
                            <w:ins w:id="599" w:author="Matthew Kay" w:date="2016-01-07T21:49:00Z">
                              <w:r>
                                <w:t>f</w:t>
                              </w:r>
                            </w:ins>
                            <w:del w:id="600" w:author="Matthew Kay" w:date="2016-01-07T21:49:00Z">
                              <w:r w:rsidDel="00FC0058">
                                <w:delText>F</w:delText>
                              </w:r>
                            </w:del>
                            <w:r>
                              <w:t>rom a single simulation</w:t>
                            </w:r>
                            <w:ins w:id="601" w:author="Matthew Kay" w:date="2016-01-07T21:49:00Z">
                              <w:r>
                                <w:t xml:space="preserve"> </w:t>
                              </w:r>
                            </w:ins>
                            <w:ins w:id="602" w:author="Matthew Kay" w:date="2016-01-07T22:07:00Z">
                              <w:r>
                                <w:t xml:space="preserve">(A) </w:t>
                              </w:r>
                            </w:ins>
                            <w:ins w:id="603" w:author="Matthew Kay" w:date="2016-01-07T21:49:00Z">
                              <w:r>
                                <w:t xml:space="preserve">and </w:t>
                              </w:r>
                            </w:ins>
                            <w:del w:id="604" w:author="Matthew Kay" w:date="2016-01-07T21:49:00Z">
                              <w:r w:rsidDel="00FC0058">
                                <w:delText xml:space="preserve">, showing the shrinkage of a single estimate in the Bayesian analysis. </w:delText>
                              </w:r>
                            </w:del>
                            <w:del w:id="605" w:author="Matthew Kay" w:date="2016-01-07T22:08:00Z">
                              <w:r w:rsidDel="00416CDB">
                                <w:delText>B</w:delText>
                              </w:r>
                            </w:del>
                            <w:del w:id="606" w:author="Matthew Kay" w:date="2016-01-07T21:50:00Z">
                              <w:r w:rsidDel="00FC0058">
                                <w:delText>.</w:delText>
                              </w:r>
                            </w:del>
                            <w:del w:id="607" w:author="Matthew Kay" w:date="2016-01-07T22:08:00Z">
                              <w:r w:rsidDel="00416CDB">
                                <w:delText xml:space="preserve"> </w:delText>
                              </w:r>
                            </w:del>
                            <w:del w:id="608" w:author="Matthew Kay" w:date="2016-01-07T21:49:00Z">
                              <w:r w:rsidDel="00FC0058">
                                <w:delText xml:space="preserve">The general shrinkage of estimates towards 0 </w:delText>
                              </w:r>
                            </w:del>
                            <w:r>
                              <w:t>from all simulations</w:t>
                            </w:r>
                            <w:ins w:id="609" w:author="Matthew Kay" w:date="2016-01-07T22:08:00Z">
                              <w:r>
                                <w:t xml:space="preserve"> (B)</w:t>
                              </w:r>
                            </w:ins>
                            <w:del w:id="610" w:author="Matthew Kay" w:date="2016-01-07T21:50:00Z">
                              <w:r w:rsidDel="00FC0058">
                                <w:delText xml:space="preserve"> of experiment 1 with 20 participants</w:delText>
                              </w:r>
                            </w:del>
                            <w:r>
                              <w: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2.95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2C56D5EC"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611" w:author="Matthew Kay" w:date="2016-01-08T00:25:00Z">
                        <w:r>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612"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687E40" w:rsidRDefault="00687E40" w:rsidP="00B333C0">
                      <w:pPr>
                        <w:pStyle w:val="Caption"/>
                      </w:pPr>
                      <w:bookmarkStart w:id="613" w:name="_Ref430912095"/>
                      <w:r>
                        <w:t xml:space="preserve">Figure </w:t>
                      </w:r>
                      <w:fldSimple w:instr=" SEQ Figure \* ARABIC ">
                        <w:r w:rsidR="00ED2FC1">
                          <w:rPr>
                            <w:noProof/>
                          </w:rPr>
                          <w:t>3</w:t>
                        </w:r>
                      </w:fldSimple>
                      <w:bookmarkEnd w:id="613"/>
                      <w:r>
                        <w:t xml:space="preserve">. The effects of shrinkage </w:t>
                      </w:r>
                      <w:ins w:id="614" w:author="Matthew Kay" w:date="2016-01-07T21:49:00Z">
                        <w:r>
                          <w:t xml:space="preserve">towards 0 </w:t>
                        </w:r>
                      </w:ins>
                      <w:r>
                        <w:t>in experiment 1 with 20 participants</w:t>
                      </w:r>
                      <w:ins w:id="615" w:author="Matthew Kay" w:date="2016-01-07T21:49:00Z">
                        <w:r>
                          <w:t xml:space="preserve">, </w:t>
                        </w:r>
                      </w:ins>
                      <w:del w:id="616" w:author="Matthew Kay" w:date="2016-01-07T21:49:00Z">
                        <w:r w:rsidDel="00FC0058">
                          <w:delText xml:space="preserve">. </w:delText>
                        </w:r>
                      </w:del>
                      <w:del w:id="617" w:author="Matthew Kay" w:date="2016-01-07T22:07:00Z">
                        <w:r w:rsidDel="00416CDB">
                          <w:delText>A</w:delText>
                        </w:r>
                      </w:del>
                      <w:del w:id="618" w:author="Matthew Kay" w:date="2016-01-07T21:50:00Z">
                        <w:r w:rsidDel="00FC0058">
                          <w:delText>.</w:delText>
                        </w:r>
                      </w:del>
                      <w:del w:id="619" w:author="Matthew Kay" w:date="2016-01-07T22:07:00Z">
                        <w:r w:rsidDel="00416CDB">
                          <w:delText xml:space="preserve"> </w:delText>
                        </w:r>
                      </w:del>
                      <w:ins w:id="620" w:author="Matthew Kay" w:date="2016-01-07T21:49:00Z">
                        <w:r>
                          <w:t>f</w:t>
                        </w:r>
                      </w:ins>
                      <w:del w:id="621" w:author="Matthew Kay" w:date="2016-01-07T21:49:00Z">
                        <w:r w:rsidDel="00FC0058">
                          <w:delText>F</w:delText>
                        </w:r>
                      </w:del>
                      <w:r>
                        <w:t>rom a single simulation</w:t>
                      </w:r>
                      <w:ins w:id="622" w:author="Matthew Kay" w:date="2016-01-07T21:49:00Z">
                        <w:r>
                          <w:t xml:space="preserve"> </w:t>
                        </w:r>
                      </w:ins>
                      <w:ins w:id="623" w:author="Matthew Kay" w:date="2016-01-07T22:07:00Z">
                        <w:r>
                          <w:t xml:space="preserve">(A) </w:t>
                        </w:r>
                      </w:ins>
                      <w:ins w:id="624" w:author="Matthew Kay" w:date="2016-01-07T21:49:00Z">
                        <w:r>
                          <w:t xml:space="preserve">and </w:t>
                        </w:r>
                      </w:ins>
                      <w:del w:id="625" w:author="Matthew Kay" w:date="2016-01-07T21:49:00Z">
                        <w:r w:rsidDel="00FC0058">
                          <w:delText xml:space="preserve">, showing the shrinkage of a single estimate in the Bayesian analysis. </w:delText>
                        </w:r>
                      </w:del>
                      <w:del w:id="626" w:author="Matthew Kay" w:date="2016-01-07T22:08:00Z">
                        <w:r w:rsidDel="00416CDB">
                          <w:delText>B</w:delText>
                        </w:r>
                      </w:del>
                      <w:del w:id="627" w:author="Matthew Kay" w:date="2016-01-07T21:50:00Z">
                        <w:r w:rsidDel="00FC0058">
                          <w:delText>.</w:delText>
                        </w:r>
                      </w:del>
                      <w:del w:id="628" w:author="Matthew Kay" w:date="2016-01-07T22:08:00Z">
                        <w:r w:rsidDel="00416CDB">
                          <w:delText xml:space="preserve"> </w:delText>
                        </w:r>
                      </w:del>
                      <w:del w:id="629" w:author="Matthew Kay" w:date="2016-01-07T21:49:00Z">
                        <w:r w:rsidDel="00FC0058">
                          <w:delText xml:space="preserve">The general shrinkage of estimates towards 0 </w:delText>
                        </w:r>
                      </w:del>
                      <w:r>
                        <w:t>from all simulations</w:t>
                      </w:r>
                      <w:ins w:id="630" w:author="Matthew Kay" w:date="2016-01-07T22:08:00Z">
                        <w:r>
                          <w:t xml:space="preserve"> (B)</w:t>
                        </w:r>
                      </w:ins>
                      <w:del w:id="631" w:author="Matthew Kay" w:date="2016-01-07T21:50:00Z">
                        <w:r w:rsidDel="00FC0058">
                          <w:delText xml:space="preserve"> of experiment 1 with 20 participants</w:delText>
                        </w:r>
                      </w:del>
                      <w:r>
                        <w:t>.</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w:t>
      </w:r>
      <w:commentRangeStart w:id="632"/>
      <w:commentRangeStart w:id="633"/>
      <w:del w:id="634" w:author="Greg Nelson" w:date="2016-01-06T15:26:00Z">
        <w:r w:rsidR="0002541C" w:rsidDel="00597AEF">
          <w:delText xml:space="preserve">more precise </w:delText>
        </w:r>
      </w:del>
      <w:ins w:id="635" w:author="Greg Nelson" w:date="2016-01-06T15:26:00Z">
        <w:r w:rsidR="00597AEF">
          <w:t>narrower</w:t>
        </w:r>
      </w:ins>
      <w:ins w:id="636" w:author="Greg Nelson" w:date="2016-01-06T15:30:00Z">
        <w:r w:rsidR="00597AEF">
          <w:t xml:space="preserve"> (more precise)</w:t>
        </w:r>
      </w:ins>
      <w:ins w:id="637" w:author="Greg Nelson" w:date="2016-01-06T15:26:00Z">
        <w:r w:rsidR="00597AEF">
          <w:t xml:space="preserve"> </w:t>
        </w:r>
      </w:ins>
      <w:commentRangeEnd w:id="632"/>
      <w:ins w:id="638" w:author="Greg Nelson" w:date="2016-01-06T15:30:00Z">
        <w:r w:rsidR="00597AEF">
          <w:rPr>
            <w:rStyle w:val="CommentReference"/>
          </w:rPr>
          <w:commentReference w:id="632"/>
        </w:r>
      </w:ins>
      <w:commentRangeEnd w:id="633"/>
      <w:r w:rsidR="00CE7743">
        <w:rPr>
          <w:rStyle w:val="CommentReference"/>
        </w:rPr>
        <w:commentReference w:id="633"/>
      </w:r>
      <w:r w:rsidR="0002541C">
        <w:t xml:space="preserve">with each experiment in the Bayesian analysis, and the final estimate for </w:t>
      </w:r>
      <w:r w:rsidR="0002541C">
        <w:rPr>
          <w:i/>
        </w:rPr>
        <w:t>fast-to-slow</w:t>
      </w:r>
      <w:r w:rsidR="0002541C">
        <w:t xml:space="preserve"> resembles the frequentist meta-analysis, one </w:t>
      </w:r>
      <w:del w:id="639" w:author="Greg Nelson" w:date="2016-01-06T15:06:00Z">
        <w:r w:rsidR="0002541C" w:rsidDel="00C16DC2">
          <w:delText xml:space="preserve">study </w:delText>
        </w:r>
      </w:del>
      <w:ins w:id="640" w:author="Greg Nelson" w:date="2016-01-06T15:06:00Z">
        <w:r w:rsidR="00C16DC2">
          <w:t xml:space="preserve">publication </w:t>
        </w:r>
      </w:ins>
      <w:r w:rsidR="0002541C">
        <w:t xml:space="preserve">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641"/>
      <w:commentRangeStart w:id="642"/>
      <w:r w:rsidR="0002541C">
        <w:t xml:space="preserve"> This</w:t>
      </w:r>
      <w:ins w:id="643" w:author="Greg Nelson" w:date="2016-01-06T15:23:00Z">
        <w:r w:rsidR="00597AEF">
          <w:t xml:space="preserve"> </w:t>
        </w:r>
        <w:r w:rsidR="0065371A">
          <w:t xml:space="preserve">increased </w:t>
        </w:r>
      </w:ins>
      <w:del w:id="644" w:author="Greg Nelson" w:date="2016-01-06T15:23:00Z">
        <w:r w:rsidR="0002541C" w:rsidDel="0065371A">
          <w:delText xml:space="preserve"> </w:delText>
        </w:r>
      </w:del>
      <w:ins w:id="645" w:author="Greg Nelson" w:date="2016-01-06T15:23:00Z">
        <w:r w:rsidR="0065371A">
          <w:t xml:space="preserve">precision </w:t>
        </w:r>
      </w:ins>
      <w:ins w:id="646" w:author="Greg Nelson" w:date="2016-01-06T15:29:00Z">
        <w:r w:rsidR="00597AEF">
          <w:t>(</w:t>
        </w:r>
      </w:ins>
      <w:ins w:id="647" w:author="Greg Nelson" w:date="2016-01-06T15:23:00Z">
        <w:r w:rsidR="0065371A">
          <w:t>and accuracy</w:t>
        </w:r>
      </w:ins>
      <w:ins w:id="648" w:author="Greg Nelson" w:date="2016-01-06T15:29:00Z">
        <w:r w:rsidR="00597AEF">
          <w:t>)</w:t>
        </w:r>
      </w:ins>
      <w:ins w:id="649" w:author="Greg Nelson" w:date="2016-01-06T15:23:00Z">
        <w:r w:rsidR="0065371A">
          <w:t xml:space="preserve"> </w:t>
        </w:r>
      </w:ins>
      <w:r w:rsidR="0002541C">
        <w:t xml:space="preserve">is reflected in the </w:t>
      </w:r>
      <w:commentRangeStart w:id="650"/>
      <w:commentRangeStart w:id="651"/>
      <w:r w:rsidR="0002541C">
        <w:t>root-mean-squared error</w:t>
      </w:r>
      <w:ins w:id="652" w:author="Matthew Kay" w:date="2016-01-04T15:58:00Z">
        <w:r w:rsidR="00367A5B">
          <w:t xml:space="preserve"> </w:t>
        </w:r>
        <w:commentRangeEnd w:id="650"/>
        <w:r w:rsidR="00367A5B">
          <w:rPr>
            <w:rStyle w:val="CommentReference"/>
          </w:rPr>
          <w:commentReference w:id="650"/>
        </w:r>
      </w:ins>
      <w:commentRangeEnd w:id="651"/>
      <w:ins w:id="653" w:author="Matthew Kay" w:date="2016-01-07T00:13:00Z">
        <w:r w:rsidR="00CE7743">
          <w:rPr>
            <w:rStyle w:val="CommentReference"/>
          </w:rPr>
          <w:commentReference w:id="651"/>
        </w:r>
      </w:ins>
      <w:ins w:id="654" w:author="Eric Hekler" w:date="2015-12-30T10:23:00Z">
        <w:del w:id="655" w:author="Matthew Kay" w:date="2016-01-04T15:58:00Z">
          <w:r w:rsidR="00C434DD" w:rsidDel="00367A5B">
            <w:delText>, an estimate of accuracy of estimates across the simulations,</w:delText>
          </w:r>
        </w:del>
      </w:ins>
      <w:del w:id="656" w:author="Matthew Kay" w:date="2016-01-04T15:58:00Z">
        <w:r w:rsidR="0002541C" w:rsidDel="00367A5B">
          <w:delText xml:space="preserve"> </w:delText>
        </w:r>
      </w:del>
      <w:r w:rsidR="0002541C">
        <w:t>of those estimates compared to their true effects in experiment</w:t>
      </w:r>
      <w:ins w:id="657" w:author="Matthew Kay" w:date="2015-12-27T13:07:00Z">
        <w:r w:rsidR="001E6B33">
          <w:t xml:space="preserve"> </w:t>
        </w:r>
      </w:ins>
      <w:del w:id="658" w:author="Matthew Kay" w:date="2015-12-27T13:07:00Z">
        <w:r w:rsidR="0002541C" w:rsidDel="001E6B33">
          <w:delText xml:space="preserve"> </w:delText>
        </w:r>
      </w:del>
      <w:r w:rsidR="0002541C">
        <w:t>4:</w:t>
      </w:r>
      <w:commentRangeEnd w:id="641"/>
      <w:r w:rsidR="00C522AF" w:rsidRPr="001E6B33">
        <w:rPr>
          <w:rStyle w:val="CommentReference"/>
          <w:szCs w:val="16"/>
        </w:rPr>
        <w:commentReference w:id="641"/>
      </w:r>
      <w:commentRangeEnd w:id="642"/>
      <w:r w:rsidR="00181B64" w:rsidRPr="001E6B33">
        <w:rPr>
          <w:rStyle w:val="CommentReference"/>
          <w:szCs w:val="16"/>
        </w:rPr>
        <w:commentReference w:id="642"/>
      </w:r>
    </w:p>
    <w:tbl>
      <w:tblPr>
        <w:tblW w:w="0" w:type="auto"/>
        <w:tblCellMar>
          <w:top w:w="115" w:type="dxa"/>
          <w:left w:w="0" w:type="dxa"/>
          <w:right w:w="0" w:type="dxa"/>
        </w:tblCellMar>
        <w:tblLook w:val="04A0" w:firstRow="1" w:lastRow="0" w:firstColumn="1" w:lastColumn="0" w:noHBand="0" w:noVBand="1"/>
        <w:tblPrChange w:id="659" w:author="Matthew Kay" w:date="2015-12-27T13:21:00Z">
          <w:tblPr>
            <w:tblW w:w="0" w:type="auto"/>
            <w:tblCellMar>
              <w:top w:w="115" w:type="dxa"/>
              <w:left w:w="0" w:type="dxa"/>
              <w:right w:w="0" w:type="dxa"/>
            </w:tblCellMar>
            <w:tblLook w:val="04A0" w:firstRow="1" w:lastRow="0" w:firstColumn="1" w:lastColumn="0" w:noHBand="0" w:noVBand="1"/>
          </w:tblPr>
        </w:tblPrChange>
      </w:tblPr>
      <w:tblGrid>
        <w:gridCol w:w="2475"/>
        <w:gridCol w:w="1283"/>
        <w:gridCol w:w="1066"/>
        <w:tblGridChange w:id="660">
          <w:tblGrid>
            <w:gridCol w:w="2463"/>
            <w:gridCol w:w="11"/>
            <w:gridCol w:w="1"/>
            <w:gridCol w:w="1278"/>
            <w:gridCol w:w="5"/>
            <w:gridCol w:w="1066"/>
          </w:tblGrid>
        </w:tblGridChange>
      </w:tblGrid>
      <w:tr w:rsidR="00E60D1D" w:rsidRPr="001E6B33" w14:paraId="2719D359" w14:textId="77777777" w:rsidTr="00A01622">
        <w:trPr>
          <w:trHeight w:val="244"/>
        </w:trPr>
        <w:tc>
          <w:tcPr>
            <w:tcW w:w="2628" w:type="dxa"/>
            <w:tcBorders>
              <w:top w:val="single" w:sz="4" w:space="0" w:color="7F7F7F" w:themeColor="text1" w:themeTint="80"/>
              <w:bottom w:val="single" w:sz="4" w:space="0" w:color="auto"/>
            </w:tcBorders>
            <w:tcPrChange w:id="661"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62"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Change w:id="663"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64" w:author="Matthew Kay" w:date="2015-12-27T13:29:00Z">
                  <w:rPr>
                    <w:rFonts w:ascii="Arial" w:hAnsi="Arial" w:cs="Arial"/>
                  </w:rPr>
                </w:rPrChange>
              </w:rPr>
            </w:pPr>
            <w:r w:rsidRPr="004E423F">
              <w:rPr>
                <w:rFonts w:ascii="Arial" w:hAnsi="Arial" w:cs="Arial"/>
                <w:sz w:val="17"/>
                <w:szCs w:val="17"/>
                <w:rPrChange w:id="665"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666" w:author="Matthew Kay" w:date="2015-12-27T13:21:00Z">
              <w:tcPr>
                <w:tcW w:w="1095" w:type="dxa"/>
                <w:gridSpan w:val="2"/>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67" w:author="Matthew Kay" w:date="2015-12-27T13:29:00Z">
                  <w:rPr>
                    <w:rFonts w:ascii="Arial" w:hAnsi="Arial" w:cs="Arial"/>
                  </w:rPr>
                </w:rPrChange>
              </w:rPr>
            </w:pPr>
            <w:r w:rsidRPr="004E423F">
              <w:rPr>
                <w:rFonts w:ascii="Arial" w:hAnsi="Arial" w:cs="Arial"/>
                <w:sz w:val="17"/>
                <w:szCs w:val="17"/>
                <w:rPrChange w:id="668" w:author="Matthew Kay" w:date="2015-12-27T13:29:00Z">
                  <w:rPr>
                    <w:rFonts w:ascii="Arial" w:hAnsi="Arial" w:cs="Arial"/>
                  </w:rPr>
                </w:rPrChange>
              </w:rPr>
              <w:t>Bayesian</w:t>
            </w:r>
          </w:p>
        </w:tc>
      </w:tr>
      <w:tr w:rsidR="00181B64" w:rsidRPr="001E6B33" w14:paraId="020474A0" w14:textId="77777777" w:rsidTr="009A2467">
        <w:tc>
          <w:tcPr>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669" w:author="Matthew Kay" w:date="2015-12-27T13:29:00Z">
                  <w:rPr>
                    <w:rFonts w:ascii="Arial" w:hAnsi="Arial" w:cs="Arial"/>
                  </w:rPr>
                </w:rPrChange>
              </w:rPr>
            </w:pPr>
            <w:r w:rsidRPr="004E423F">
              <w:rPr>
                <w:rFonts w:ascii="Arial" w:hAnsi="Arial" w:cs="Arial"/>
                <w:sz w:val="17"/>
                <w:szCs w:val="17"/>
                <w:rPrChange w:id="670"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71" w:author="Matthew Kay" w:date="2015-12-27T13:29:00Z">
                  <w:rPr>
                    <w:rFonts w:ascii="Arial" w:hAnsi="Arial" w:cs="Arial"/>
                  </w:rPr>
                </w:rPrChange>
              </w:rPr>
            </w:pPr>
            <w:r w:rsidRPr="004E423F">
              <w:rPr>
                <w:rFonts w:ascii="Arial" w:hAnsi="Arial" w:cs="Arial"/>
                <w:sz w:val="17"/>
                <w:szCs w:val="17"/>
                <w:rPrChange w:id="672"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73" w:author="Matthew Kay" w:date="2015-12-27T13:29:00Z">
                  <w:rPr>
                    <w:rFonts w:ascii="Arial" w:hAnsi="Arial" w:cs="Arial"/>
                  </w:rPr>
                </w:rPrChange>
              </w:rPr>
            </w:pPr>
            <w:r w:rsidRPr="004E423F">
              <w:rPr>
                <w:rFonts w:ascii="Arial" w:hAnsi="Arial" w:cs="Arial"/>
                <w:sz w:val="17"/>
                <w:szCs w:val="17"/>
                <w:rPrChange w:id="674" w:author="Matthew Kay" w:date="2015-12-27T13:29:00Z">
                  <w:rPr>
                    <w:rFonts w:ascii="Arial" w:hAnsi="Arial" w:cs="Arial"/>
                  </w:rPr>
                </w:rPrChange>
              </w:rPr>
              <w:t>0.17</w:t>
            </w:r>
          </w:p>
        </w:tc>
      </w:tr>
      <w:tr w:rsidR="00E60D1D" w:rsidRPr="001E6B33" w14:paraId="22C17103" w14:textId="77777777" w:rsidTr="00A01622">
        <w:trPr>
          <w:trHeight w:val="119"/>
        </w:trPr>
        <w:tc>
          <w:tcPr>
            <w:tcW w:w="2628" w:type="dxa"/>
            <w:tcBorders>
              <w:top w:val="nil"/>
              <w:bottom w:val="nil"/>
            </w:tcBorders>
            <w:tcMar>
              <w:top w:w="0" w:type="dxa"/>
            </w:tcMar>
            <w:tcPrChange w:id="675" w:author="Matthew Kay" w:date="2015-12-27T13:21:00Z">
              <w:tcPr>
                <w:tcW w:w="2628" w:type="dxa"/>
                <w:gridSpan w:val="2"/>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76" w:author="Matthew Kay" w:date="2015-12-27T13:29:00Z">
                  <w:rPr>
                    <w:rFonts w:ascii="Arial" w:hAnsi="Arial" w:cs="Arial"/>
                  </w:rPr>
                </w:rPrChange>
              </w:rPr>
            </w:pPr>
            <w:r w:rsidRPr="004E423F">
              <w:rPr>
                <w:rFonts w:ascii="Arial" w:hAnsi="Arial" w:cs="Arial"/>
                <w:sz w:val="17"/>
                <w:szCs w:val="17"/>
                <w:rPrChange w:id="677" w:author="Matthew Kay" w:date="2015-12-27T13:29:00Z">
                  <w:rPr>
                    <w:rFonts w:ascii="Arial" w:hAnsi="Arial" w:cs="Arial"/>
                  </w:rPr>
                </w:rPrChange>
              </w:rPr>
              <w:t>slow-to-fast − control</w:t>
            </w:r>
          </w:p>
        </w:tc>
        <w:tc>
          <w:tcPr>
            <w:tcW w:w="1317" w:type="dxa"/>
            <w:tcBorders>
              <w:top w:val="nil"/>
              <w:bottom w:val="nil"/>
            </w:tcBorders>
            <w:tcMar>
              <w:top w:w="0" w:type="dxa"/>
            </w:tcMar>
            <w:tcPrChange w:id="678"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79" w:author="Matthew Kay" w:date="2015-12-27T13:29:00Z">
                  <w:rPr>
                    <w:rFonts w:ascii="Arial" w:hAnsi="Arial" w:cs="Arial"/>
                  </w:rPr>
                </w:rPrChange>
              </w:rPr>
            </w:pPr>
            <w:r w:rsidRPr="004E423F">
              <w:rPr>
                <w:rFonts w:ascii="Arial" w:hAnsi="Arial" w:cs="Arial"/>
                <w:sz w:val="17"/>
                <w:szCs w:val="17"/>
                <w:rPrChange w:id="680" w:author="Matthew Kay" w:date="2015-12-27T13:29:00Z">
                  <w:rPr>
                    <w:rFonts w:ascii="Arial" w:hAnsi="Arial" w:cs="Arial"/>
                  </w:rPr>
                </w:rPrChange>
              </w:rPr>
              <w:t>0.27</w:t>
            </w:r>
          </w:p>
        </w:tc>
        <w:tc>
          <w:tcPr>
            <w:tcW w:w="1095" w:type="dxa"/>
            <w:tcBorders>
              <w:top w:val="nil"/>
              <w:bottom w:val="nil"/>
            </w:tcBorders>
            <w:tcMar>
              <w:top w:w="0" w:type="dxa"/>
            </w:tcMar>
            <w:tcPrChange w:id="681"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82" w:author="Matthew Kay" w:date="2015-12-27T13:29:00Z">
                  <w:rPr>
                    <w:rFonts w:ascii="Arial" w:hAnsi="Arial" w:cs="Arial"/>
                  </w:rPr>
                </w:rPrChange>
              </w:rPr>
            </w:pPr>
            <w:r w:rsidRPr="004E423F">
              <w:rPr>
                <w:rFonts w:ascii="Arial" w:hAnsi="Arial" w:cs="Arial"/>
                <w:sz w:val="17"/>
                <w:szCs w:val="17"/>
                <w:rPrChange w:id="683" w:author="Matthew Kay" w:date="2015-12-27T13:29:00Z">
                  <w:rPr>
                    <w:rFonts w:ascii="Arial" w:hAnsi="Arial" w:cs="Arial"/>
                  </w:rPr>
                </w:rPrChange>
              </w:rPr>
              <w:t>0.20</w:t>
            </w:r>
          </w:p>
        </w:tc>
      </w:tr>
      <w:tr w:rsidR="00E60D1D" w:rsidRPr="001E6B33" w14:paraId="18C3F409" w14:textId="77777777" w:rsidTr="00A01622">
        <w:trPr>
          <w:trHeight w:val="56"/>
        </w:trPr>
        <w:tc>
          <w:tcPr>
            <w:tcW w:w="2628" w:type="dxa"/>
            <w:tcBorders>
              <w:top w:val="nil"/>
              <w:bottom w:val="single" w:sz="4" w:space="0" w:color="auto"/>
            </w:tcBorders>
            <w:tcMar>
              <w:top w:w="0" w:type="dxa"/>
            </w:tcMar>
            <w:tcPrChange w:id="684" w:author="Matthew Kay" w:date="2015-12-27T13:21:00Z">
              <w:tcPr>
                <w:tcW w:w="2628" w:type="dxa"/>
                <w:gridSpan w:val="2"/>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85" w:author="Matthew Kay" w:date="2015-12-27T13:29:00Z">
                  <w:rPr>
                    <w:rFonts w:ascii="Arial" w:hAnsi="Arial" w:cs="Arial"/>
                  </w:rPr>
                </w:rPrChange>
              </w:rPr>
            </w:pPr>
            <w:r w:rsidRPr="004E423F">
              <w:rPr>
                <w:rFonts w:ascii="Arial" w:hAnsi="Arial" w:cs="Arial"/>
                <w:sz w:val="17"/>
                <w:szCs w:val="17"/>
                <w:rPrChange w:id="686"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687"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88" w:author="Matthew Kay" w:date="2015-12-27T13:29:00Z">
                  <w:rPr>
                    <w:rFonts w:ascii="Arial" w:hAnsi="Arial" w:cs="Arial"/>
                  </w:rPr>
                </w:rPrChange>
              </w:rPr>
            </w:pPr>
            <w:r w:rsidRPr="004E423F">
              <w:rPr>
                <w:rFonts w:ascii="Arial" w:hAnsi="Arial" w:cs="Arial"/>
                <w:sz w:val="17"/>
                <w:szCs w:val="17"/>
                <w:rPrChange w:id="689"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690"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91" w:author="Matthew Kay" w:date="2015-12-27T13:29:00Z">
                  <w:rPr>
                    <w:rFonts w:ascii="Arial" w:hAnsi="Arial" w:cs="Arial"/>
                  </w:rPr>
                </w:rPrChange>
              </w:rPr>
            </w:pPr>
            <w:r w:rsidRPr="004E423F">
              <w:rPr>
                <w:rFonts w:ascii="Arial" w:hAnsi="Arial" w:cs="Arial"/>
                <w:sz w:val="17"/>
                <w:szCs w:val="17"/>
                <w:rPrChange w:id="692"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fldSimple w:instr=" SEQ Table \* ARABIC ">
        <w:r w:rsidR="00ED2FC1">
          <w:rPr>
            <w:noProof/>
          </w:rPr>
          <w:t>1</w:t>
        </w:r>
      </w:fldSimple>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50FD6F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85577F">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"[10,18]", "plainTextFormattedCitation" : "[10,18]", "previouslyFormattedCitation" : "[9,17]" }, "properties" : { "noteIndex" : 0 }, "schema" : "https://github.com/citation-style-language/schema/raw/master/csl-citation.json" }</w:instrText>
      </w:r>
      <w:r w:rsidR="00D67EE2">
        <w:fldChar w:fldCharType="separate"/>
      </w:r>
      <w:r w:rsidR="0085577F" w:rsidRPr="0085577F">
        <w:rPr>
          <w:noProof/>
        </w:rPr>
        <w:t>[10,18]</w:t>
      </w:r>
      <w:r w:rsidR="00D67EE2">
        <w:fldChar w:fldCharType="end"/>
      </w:r>
      <w:r>
        <w:t xml:space="preserve">. With a frequentist analysis, this increases the probability of what </w:t>
      </w:r>
      <w:proofErr w:type="spellStart"/>
      <w:r>
        <w:t>Gelman</w:t>
      </w:r>
      <w:proofErr w:type="spellEnd"/>
      <w:r>
        <w:t xml:space="preserve"> calls a </w:t>
      </w:r>
      <w:r>
        <w:rPr>
          <w:i/>
        </w:rPr>
        <w:t xml:space="preserve">magnitude error </w:t>
      </w:r>
      <w:r w:rsidR="00D67EE2">
        <w:rPr>
          <w:i/>
        </w:rPr>
        <w:fldChar w:fldCharType="begin" w:fldLock="1"/>
      </w:r>
      <w:r w:rsidR="0085577F">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"[8]", "plainTextFormattedCitation" : "[8]", "previouslyFormattedCitation" : "[7]" }, "properties" : { "noteIndex" : 0 }, "schema" : "https://github.com/citation-style-language/schema/raw/master/csl-citation.json" }</w:instrText>
      </w:r>
      <w:r w:rsidR="00D67EE2">
        <w:rPr>
          <w:i/>
        </w:rPr>
        <w:fldChar w:fldCharType="separate"/>
      </w:r>
      <w:r w:rsidR="0085577F" w:rsidRPr="0085577F">
        <w:rPr>
          <w:noProof/>
        </w:rPr>
        <w:t>[8]</w:t>
      </w:r>
      <w:r w:rsidR="00D67EE2">
        <w:rPr>
          <w:i/>
        </w:rPr>
        <w:fldChar w:fldCharType="end"/>
      </w:r>
      <w:r>
        <w:t xml:space="preserve">: because the confidence intervals are so wide, the only effects that reach significance are those that overestimate the effect size. </w:t>
      </w:r>
    </w:p>
    <w:p w14:paraId="3C8C2EB4" w14:textId="236BCBA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693"/>
      <w:commentRangeStart w:id="694"/>
      <w:r>
        <w:t>That</w:t>
      </w:r>
      <w:commentRangeEnd w:id="693"/>
      <w:r w:rsidR="00854312">
        <w:rPr>
          <w:rStyle w:val="CommentReference"/>
        </w:rPr>
        <w:commentReference w:id="693"/>
      </w:r>
      <w:commentRangeEnd w:id="694"/>
      <w:r w:rsidR="00CE7743">
        <w:rPr>
          <w:rStyle w:val="CommentReference"/>
        </w:rPr>
        <w:commentReference w:id="694"/>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695" w:author="Eric Hekler" w:date="2015-12-30T09:32:00Z">
        <w:r w:rsidR="00663446">
          <w:t xml:space="preserve"> while still acknowledging the importance of novelty</w:t>
        </w:r>
      </w:ins>
      <w:r>
        <w:t xml:space="preserve">? </w:t>
      </w:r>
      <w:del w:id="696" w:author="Eric Hekler" w:date="2015-12-30T09:32:00Z">
        <w:r w:rsidDel="00663446">
          <w:delText xml:space="preserve">Can we do better than simply admonishing researchers to recruit more participants? </w:delText>
        </w:r>
      </w:del>
      <w:r>
        <w:t>To assess this, we repeated our simulations with 20 participants per condition instead of 100</w:t>
      </w:r>
      <w:ins w:id="697" w:author="Eric Hekler" w:date="2015-12-30T11:15:00Z">
        <w:r w:rsidR="00BA0753">
          <w:t xml:space="preserve"> and examined how the use of priors could be used to </w:t>
        </w:r>
        <w:commentRangeStart w:id="698"/>
        <w:del w:id="699" w:author="Matthew Kay" w:date="2016-01-07T00:13:00Z">
          <w:r w:rsidR="00BA0753" w:rsidDel="00CE7743">
            <w:delText xml:space="preserve">help </w:delText>
          </w:r>
        </w:del>
      </w:ins>
      <w:commentRangeEnd w:id="698"/>
      <w:del w:id="700" w:author="Matthew Kay" w:date="2016-01-07T00:13:00Z">
        <w:r w:rsidR="00C16DC2" w:rsidDel="00CE7743">
          <w:rPr>
            <w:rStyle w:val="CommentReference"/>
          </w:rPr>
          <w:commentReference w:id="698"/>
        </w:r>
      </w:del>
      <w:ins w:id="701" w:author="Eric Hekler" w:date="2015-12-30T11:15:00Z">
        <w:r w:rsidR="00BA0753">
          <w:t>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02" w:name="h.vhudg29zx9ky" w:colFirst="0" w:colLast="0"/>
      <w:bookmarkEnd w:id="702"/>
      <w:r>
        <w:t>Results</w:t>
      </w:r>
    </w:p>
    <w:p w14:paraId="3C5F9892" w14:textId="7BB0499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703" w:author="Eric Hekler" w:date="2015-12-30T11:45:00Z">
        <w:r w:rsidR="00EE6FF4">
          <w:t xml:space="preserve">in the </w:t>
        </w:r>
      </w:ins>
      <w:del w:id="704" w:author="Eric Hekler" w:date="2015-12-30T11:45:00Z">
        <w:r w:rsidDel="00EE6FF4">
          <w:delText>the precision of our estimates</w:delText>
        </w:r>
      </w:del>
      <w:ins w:id="705" w:author="Eric Hekler" w:date="2015-12-30T11:45:00Z">
        <w:r w:rsidR="00EE6FF4">
          <w:t>frequ</w:t>
        </w:r>
      </w:ins>
      <w:ins w:id="706" w:author="Matthew Kay" w:date="2016-01-04T16:10:00Z">
        <w:r w:rsidR="004870B5">
          <w:t>e</w:t>
        </w:r>
      </w:ins>
      <w:ins w:id="707" w:author="Eric Hekler" w:date="2015-12-30T11:45:00Z">
        <w:del w:id="708" w:author="Matthew Kay" w:date="2016-01-04T16:10:00Z">
          <w:r w:rsidR="00EE6FF4" w:rsidDel="004870B5">
            <w:delText>i</w:delText>
          </w:r>
        </w:del>
        <w:r w:rsidR="00EE6FF4">
          <w:t>ntist world</w:t>
        </w:r>
        <w:del w:id="709" w:author="Matthew Kay" w:date="2016-01-04T16:12:00Z">
          <w:r w:rsidR="00EE6FF4" w:rsidDel="004870B5">
            <w:delText>,</w:delText>
          </w:r>
        </w:del>
        <w:r w:rsidR="00EE6FF4">
          <w:t xml:space="preserve"> a </w:t>
        </w:r>
      </w:ins>
      <w:del w:id="710" w:author="Eric Hekler" w:date="2015-12-30T11:12:00Z">
        <w:r w:rsidDel="00BA0753">
          <w:delText xml:space="preserve"> (width of the confidence interval) guarantees that any significant results of the frequentist analysis will hugely over-estimate the size of the effect</w:delText>
        </w:r>
      </w:del>
      <w:ins w:id="711" w:author="Eric Hekler" w:date="2015-12-30T11:12:00Z">
        <w:r w:rsidR="00BA0753">
          <w:t xml:space="preserve"> large effect size</w:t>
        </w:r>
      </w:ins>
      <w:ins w:id="712" w:author="Eric Hekler" w:date="2015-12-30T11:13:00Z">
        <w:r w:rsidR="003A4BEA">
          <w:t xml:space="preserve"> (</w:t>
        </w:r>
        <w:del w:id="713" w:author="Matthew Kay" w:date="2016-01-04T16:04:00Z">
          <w:r w:rsidR="003A4BEA" w:rsidDel="004870B5">
            <w:delText>i.e.,</w:delText>
          </w:r>
        </w:del>
      </w:ins>
      <w:ins w:id="714" w:author="Matthew Kay" w:date="2016-01-04T16:04:00Z">
        <w:r w:rsidR="004870B5">
          <w:t>a log</w:t>
        </w:r>
      </w:ins>
      <w:ins w:id="715" w:author="Eric Hekler" w:date="2015-12-30T11:13:00Z">
        <w:r w:rsidR="003A4BEA">
          <w:t xml:space="preserve"> </w:t>
        </w:r>
      </w:ins>
      <w:ins w:id="716" w:author="Eric Hekler" w:date="2015-12-30T12:10:00Z">
        <w:r w:rsidR="003A4BEA">
          <w:t>o</w:t>
        </w:r>
      </w:ins>
      <w:ins w:id="717" w:author="Eric Hekler" w:date="2015-12-30T11:13:00Z">
        <w:r w:rsidR="00BA0753">
          <w:t xml:space="preserve">dds ratio of nearly </w:t>
        </w:r>
      </w:ins>
      <w:ins w:id="718" w:author="Matthew Kay" w:date="2016-01-04T16:04:00Z">
        <w:r w:rsidR="004870B5">
          <w:t>1.5</w:t>
        </w:r>
      </w:ins>
      <w:ins w:id="719" w:author="Eric Hekler" w:date="2015-12-30T11:13:00Z">
        <w:del w:id="720" w:author="Matthew Kay" w:date="2016-01-04T16:04:00Z">
          <w:r w:rsidR="00BA0753" w:rsidDel="004870B5">
            <w:delText>3</w:delText>
          </w:r>
        </w:del>
        <w:r w:rsidR="00BA0753">
          <w:t xml:space="preserve">) </w:t>
        </w:r>
      </w:ins>
      <w:ins w:id="721" w:author="Eric Hekler" w:date="2015-12-30T11:45:00Z">
        <w:r w:rsidR="00EE6FF4">
          <w:t xml:space="preserve">is required </w:t>
        </w:r>
      </w:ins>
      <w:ins w:id="722" w:author="Eric Hekler" w:date="2015-12-30T11:13:00Z">
        <w:r w:rsidR="00234397">
          <w:t>to reject</w:t>
        </w:r>
        <w:r w:rsidR="00BA0753">
          <w:t xml:space="preserve"> the null hypothesis</w:t>
        </w:r>
      </w:ins>
      <w:ins w:id="723" w:author="Matthew Kay" w:date="2016-01-04T16:05:00Z">
        <w:r w:rsidR="004870B5">
          <w:t xml:space="preserve">—3 times </w:t>
        </w:r>
      </w:ins>
      <w:ins w:id="724" w:author="Eric Hekler" w:date="2015-12-30T11:17:00Z">
        <w:del w:id="725" w:author="Matthew Kay" w:date="2016-01-04T16:05:00Z">
          <w:r w:rsidR="00BA0753" w:rsidDel="004870B5">
            <w:delText xml:space="preserve">, which is </w:delText>
          </w:r>
        </w:del>
      </w:ins>
      <w:ins w:id="726" w:author="Eric Hekler" w:date="2015-12-30T11:18:00Z">
        <w:del w:id="727" w:author="Matthew Kay" w:date="2016-01-04T16:05:00Z">
          <w:r w:rsidR="00BA0753" w:rsidDel="004870B5">
            <w:delText xml:space="preserve">2 odds ratio values greater than </w:delText>
          </w:r>
        </w:del>
        <w:r w:rsidR="00BA0753">
          <w:t>the known (because we defined it)</w:t>
        </w:r>
      </w:ins>
      <w:ins w:id="728" w:author="Matthew Kay" w:date="2016-01-04T16:05:00Z">
        <w:r w:rsidR="004870B5">
          <w:t xml:space="preserve"> effect size. To put this in context, </w:t>
        </w:r>
      </w:ins>
      <w:ins w:id="729" w:author="Matthew Kay" w:date="2016-01-04T16:08:00Z">
        <w:r w:rsidR="004870B5">
          <w:t xml:space="preserve">imagine a survey whose completion rate with no progress indicator </w:t>
        </w:r>
      </w:ins>
      <w:ins w:id="730" w:author="Matthew Kay" w:date="2016-01-04T16:09:00Z">
        <w:r w:rsidR="004870B5">
          <w:t>would be 50%. T</w:t>
        </w:r>
      </w:ins>
      <w:ins w:id="731" w:author="Matthew Kay" w:date="2016-01-04T16:05:00Z">
        <w:r w:rsidR="004870B5">
          <w:t xml:space="preserve">he </w:t>
        </w:r>
      </w:ins>
      <w:ins w:id="732" w:author="Matthew Kay" w:date="2016-01-04T16:07:00Z">
        <w:r w:rsidR="004870B5">
          <w:t xml:space="preserve">correct </w:t>
        </w:r>
      </w:ins>
      <w:ins w:id="733" w:author="Matthew Kay" w:date="2016-01-04T16:05:00Z">
        <w:r w:rsidR="004870B5">
          <w:t xml:space="preserve">log odds ratio of 0.45 </w:t>
        </w:r>
      </w:ins>
      <w:ins w:id="734" w:author="Matthew Kay" w:date="2016-01-04T16:07:00Z">
        <w:r w:rsidR="004870B5">
          <w:t xml:space="preserve">would imply that switching to </w:t>
        </w:r>
      </w:ins>
      <w:ins w:id="735" w:author="Matthew Kay" w:date="2016-01-04T16:08:00Z">
        <w:r w:rsidR="004870B5">
          <w:t>a fast-to-slow</w:t>
        </w:r>
      </w:ins>
      <w:ins w:id="736" w:author="Matthew Kay" w:date="2016-01-04T16:09:00Z">
        <w:r w:rsidR="004870B5">
          <w:t xml:space="preserve"> indicator would raise the completion rate to 61%</w:t>
        </w:r>
      </w:ins>
      <w:ins w:id="737" w:author="Matthew Kay" w:date="2016-01-04T16:13:00Z">
        <w:r w:rsidR="00957F47">
          <w:t>, a modest effect</w:t>
        </w:r>
      </w:ins>
      <w:ins w:id="738" w:author="Matthew Kay" w:date="2016-01-04T17:22:00Z">
        <w:r w:rsidR="00EC0AB7">
          <w:t>.</w:t>
        </w:r>
      </w:ins>
      <w:ins w:id="739" w:author="Eric Hekler" w:date="2015-12-30T11:18:00Z">
        <w:del w:id="740" w:author="Matthew Kay" w:date="2016-01-04T16:05:00Z">
          <w:r w:rsidR="00BA0753" w:rsidDel="004870B5">
            <w:delText xml:space="preserve"> effect size</w:delText>
          </w:r>
        </w:del>
      </w:ins>
      <w:ins w:id="741" w:author="Eric Hekler" w:date="2015-12-30T11:35:00Z">
        <w:del w:id="742" w:author="Matthew Kay" w:date="2016-01-04T17:22:00Z">
          <w:r w:rsidR="00234397" w:rsidDel="00EC0AB7">
            <w:delText>,</w:delText>
          </w:r>
        </w:del>
      </w:ins>
      <w:ins w:id="743" w:author="Matthew Kay" w:date="2016-01-04T16:09:00Z">
        <w:r w:rsidR="004870B5">
          <w:t xml:space="preserve"> However, </w:t>
        </w:r>
      </w:ins>
      <w:ins w:id="744" w:author="Matthew Kay" w:date="2016-01-04T16:10:00Z">
        <w:r w:rsidR="004870B5">
          <w:t xml:space="preserve">a log odds ratio of 1.5—the size needed to </w:t>
        </w:r>
      </w:ins>
      <w:ins w:id="745" w:author="Matthew Kay" w:date="2016-01-04T16:13:00Z">
        <w:r w:rsidR="00957F47">
          <w:t>reject the null hypothesis</w:t>
        </w:r>
      </w:ins>
      <w:ins w:id="746" w:author="Matthew Kay" w:date="2016-01-04T16:10:00Z">
        <w:r w:rsidR="004870B5">
          <w:t xml:space="preserve">—would imply </w:t>
        </w:r>
      </w:ins>
      <w:ins w:id="747" w:author="Matthew Kay" w:date="2016-01-04T16:13:00Z">
        <w:r w:rsidR="00957F47">
          <w:t xml:space="preserve">that </w:t>
        </w:r>
      </w:ins>
      <w:ins w:id="748" w:author="Matthew Kay" w:date="2016-01-04T16:10:00Z">
        <w:r w:rsidR="004870B5">
          <w:t>a fast-to-slow indicator would yield an 82% completion rate</w:t>
        </w:r>
      </w:ins>
      <w:ins w:id="749" w:author="Matthew Kay" w:date="2016-01-04T16:14:00Z">
        <w:r w:rsidR="00957F47">
          <w:t xml:space="preserve"> on this survey</w:t>
        </w:r>
      </w:ins>
      <w:ins w:id="750" w:author="Matthew Kay" w:date="2016-01-04T16:10:00Z">
        <w:r w:rsidR="004870B5">
          <w:t xml:space="preserve">. This gross overestimate </w:t>
        </w:r>
      </w:ins>
      <w:ins w:id="751" w:author="Matthew Kay" w:date="2016-01-04T16:14:00Z">
        <w:r w:rsidR="00957F47">
          <w:t xml:space="preserve">exemplifies </w:t>
        </w:r>
      </w:ins>
      <w:ins w:id="752" w:author="Matthew Kay" w:date="2016-01-04T16:10:00Z">
        <w:r w:rsidR="004870B5">
          <w:t>a</w:t>
        </w:r>
      </w:ins>
      <w:ins w:id="753" w:author="Eric Hekler" w:date="2015-12-30T11:35:00Z">
        <w:r w:rsidR="00234397">
          <w:t xml:space="preserve"> </w:t>
        </w:r>
      </w:ins>
      <w:ins w:id="754" w:author="Eric Hekler" w:date="2015-12-30T11:45:00Z">
        <w:del w:id="755" w:author="Matthew Kay" w:date="2016-01-04T16:11:00Z">
          <w:r w:rsidR="00EE6FF4" w:rsidDel="004870B5">
            <w:delText xml:space="preserve">thus </w:delText>
          </w:r>
        </w:del>
      </w:ins>
      <w:ins w:id="756" w:author="Eric Hekler" w:date="2015-12-30T11:35:00Z">
        <w:del w:id="757" w:author="Matthew Kay" w:date="2016-01-04T16:11:00Z">
          <w:r w:rsidR="00EE6FF4" w:rsidDel="004870B5">
            <w:delText>demonstrating</w:delText>
          </w:r>
          <w:r w:rsidR="00234397" w:rsidDel="004870B5">
            <w:delText xml:space="preserve"> </w:delText>
          </w:r>
        </w:del>
      </w:ins>
      <w:ins w:id="758" w:author="Eric Hekler" w:date="2015-12-30T11:16:00Z">
        <w:del w:id="759" w:author="Matthew Kay" w:date="2016-01-04T16:11:00Z">
          <w:r w:rsidR="00BA0753" w:rsidDel="004870B5">
            <w:delText xml:space="preserve">the </w:delText>
          </w:r>
        </w:del>
        <w:r w:rsidR="00BA0753">
          <w:t xml:space="preserve">magnitude error </w:t>
        </w:r>
        <w:del w:id="760" w:author="Matthew Kay" w:date="2016-01-04T16:11:00Z">
          <w:r w:rsidR="00234397" w:rsidDel="004870B5">
            <w:delText>problem</w:delText>
          </w:r>
        </w:del>
      </w:ins>
      <w:ins w:id="761" w:author="Eric Hekler" w:date="2015-12-30T11:19:00Z">
        <w:del w:id="762" w:author="Matthew Kay" w:date="2016-01-04T16:11:00Z">
          <w:r w:rsidR="00BA0753" w:rsidDel="004870B5">
            <w:delText xml:space="preserve"> </w:delText>
          </w:r>
        </w:del>
        <w:r w:rsidR="00BA0753">
          <w:rPr>
            <w:i/>
          </w:rPr>
          <w:fldChar w:fldCharType="begin" w:fldLock="1"/>
        </w:r>
      </w:ins>
      <w:r w:rsidR="0085577F">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"[8]", "plainTextFormattedCitation" : "[8]", "previouslyFormattedCitation" : "[7]" }, "properties" : { "noteIndex" : 0 }, "schema" : "https://github.com/citation-style-language/schema/raw/master/csl-citation.json" }</w:instrText>
      </w:r>
      <w:ins w:id="763" w:author="Eric Hekler" w:date="2015-12-30T11:19:00Z">
        <w:r w:rsidR="00BA0753">
          <w:rPr>
            <w:i/>
          </w:rPr>
          <w:fldChar w:fldCharType="separate"/>
        </w:r>
      </w:ins>
      <w:r w:rsidR="0085577F" w:rsidRPr="0085577F">
        <w:rPr>
          <w:noProof/>
        </w:rPr>
        <w:t>[8]</w:t>
      </w:r>
      <w:ins w:id="764" w:author="Eric Hekler" w:date="2015-12-30T11:19:00Z">
        <w:r w:rsidR="00BA0753">
          <w:rPr>
            <w:i/>
          </w:rPr>
          <w:fldChar w:fldCharType="end"/>
        </w:r>
      </w:ins>
      <w:r>
        <w:t xml:space="preserve">. </w:t>
      </w:r>
      <w:del w:id="765" w:author="Eric Hekler" w:date="2015-12-30T11:14:00Z">
        <w:r w:rsidDel="00BA0753">
          <w:delText>However, e</w:delText>
        </w:r>
      </w:del>
      <w:ins w:id="766" w:author="Eric Hekler" w:date="2015-12-30T11:14:00Z">
        <w:r w:rsidR="00BA0753">
          <w:t>E</w:t>
        </w:r>
      </w:ins>
      <w:r>
        <w:t>ven though we haven’t (in our hypothetical world) studied this particular effect</w:t>
      </w:r>
      <w:del w:id="767" w:author="Eric Hekler" w:date="2015-12-30T11:35:00Z">
        <w:r w:rsidDel="00234397">
          <w:delText xml:space="preserve"> before</w:delText>
        </w:r>
      </w:del>
      <w:r>
        <w:t xml:space="preserve">, we do have </w:t>
      </w:r>
      <w:del w:id="768" w:author="Matthew Kay" w:date="2016-01-04T16:14:00Z">
        <w:r w:rsidDel="00957F47">
          <w:delText xml:space="preserve">some </w:delText>
        </w:r>
      </w:del>
      <w:r>
        <w:t xml:space="preserve">prior knowledge about </w:t>
      </w:r>
      <w:ins w:id="769" w:author="Eric Hekler" w:date="2015-12-30T11:20:00Z">
        <w:r w:rsidR="00BA0753">
          <w:t>anticipated</w:t>
        </w:r>
      </w:ins>
      <w:ins w:id="770" w:author="Eric Hekler" w:date="2015-12-30T11:14:00Z">
        <w:r w:rsidR="00BA0753">
          <w:t xml:space="preserve"> effect sizes</w:t>
        </w:r>
      </w:ins>
      <w:ins w:id="771" w:author="Eric Hekler" w:date="2015-12-30T11:20:00Z">
        <w:r w:rsidR="00BA0753">
          <w:t xml:space="preserve"> </w:t>
        </w:r>
      </w:ins>
      <w:ins w:id="772" w:author="Eric Hekler" w:date="2015-12-30T11:14:00Z">
        <w:r w:rsidR="00234397">
          <w:t xml:space="preserve">based on standard </w:t>
        </w:r>
      </w:ins>
      <w:del w:id="773" w:author="Eric Hekler" w:date="2015-12-30T11:15:00Z">
        <w:r w:rsidDel="00BA0753">
          <w:delText xml:space="preserve">what constitutes </w:delText>
        </w:r>
      </w:del>
      <w:r>
        <w:t xml:space="preserve">small, medium, and large effects in </w:t>
      </w:r>
      <w:del w:id="774" w:author="Eric Hekler" w:date="2015-12-30T11:35:00Z">
        <w:r w:rsidDel="00234397">
          <w:delText xml:space="preserve">studies of </w:delText>
        </w:r>
      </w:del>
      <w:r>
        <w:t>human</w:t>
      </w:r>
      <w:ins w:id="775" w:author="Eric Hekler" w:date="2015-12-30T11:35:00Z">
        <w:r w:rsidR="00234397">
          <w:t>s</w:t>
        </w:r>
      </w:ins>
      <w:del w:id="776" w:author="Eric Hekler" w:date="2015-12-30T11:21:00Z">
        <w:r w:rsidDel="00BA0753">
          <w:delText xml:space="preserve"> behavior</w:delText>
        </w:r>
      </w:del>
      <w:r>
        <w:t xml:space="preserve">. </w:t>
      </w:r>
      <w:r w:rsidR="00ED2D34">
        <w:t xml:space="preserve">In the Bayesian analysis, </w:t>
      </w:r>
      <w:ins w:id="777" w:author="Matthew Kay" w:date="2016-01-04T16:15:00Z">
        <w:r w:rsidR="00957F47">
          <w:t xml:space="preserve">we encode </w:t>
        </w:r>
      </w:ins>
      <w:r w:rsidR="00ED2D34">
        <w:t xml:space="preserve">this </w:t>
      </w:r>
      <w:r>
        <w:t xml:space="preserve">knowledge </w:t>
      </w:r>
      <w:del w:id="778" w:author="Matthew Kay" w:date="2016-01-04T16:15:00Z">
        <w:r w:rsidDel="00957F47">
          <w:delText xml:space="preserve">is encoded </w:delText>
        </w:r>
      </w:del>
      <w:r>
        <w:t>in the prior we set on the effect</w:t>
      </w:r>
      <w:r w:rsidR="00C61C18">
        <w:t xml:space="preserve">; </w:t>
      </w:r>
      <w:del w:id="779" w:author="Eric Hekler" w:date="2015-12-30T11:21:00Z">
        <w:r w:rsidR="00C61C18" w:rsidDel="00BA0753">
          <w:delText xml:space="preserve">here, </w:delText>
        </w:r>
      </w:del>
      <w:r w:rsidR="00C61C18">
        <w:t>we adopt a weakly-informed prior</w:t>
      </w:r>
      <w:ins w:id="780" w:author="Eric Hekler" w:date="2015-12-30T11:46:00Z">
        <w:r w:rsidR="007D1966">
          <w:t xml:space="preserve"> from </w:t>
        </w:r>
        <w:proofErr w:type="spellStart"/>
        <w:r w:rsidR="007D1966">
          <w:t>Gelman</w:t>
        </w:r>
      </w:ins>
      <w:proofErr w:type="spellEnd"/>
      <w:ins w:id="781" w:author="Eric Hekler" w:date="2015-12-30T11:22:00Z">
        <w:r w:rsidR="00BA0753">
          <w:t xml:space="preserve"> </w:t>
        </w:r>
      </w:ins>
      <w:ins w:id="782" w:author="Eric Hekler" w:date="2015-12-30T11:46:00Z">
        <w:r w:rsidR="007D1966">
          <w:fldChar w:fldCharType="begin" w:fldLock="1"/>
        </w:r>
      </w:ins>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"[9]", "plainTextFormattedCitation" : "[9]", "previouslyFormattedCitation" : "[8]" }, "properties" : { "noteIndex" : 0 }, "schema" : "https://github.com/citation-style-language/schema/raw/master/csl-citation.json" }</w:instrText>
      </w:r>
      <w:ins w:id="783" w:author="Eric Hekler" w:date="2015-12-30T11:46:00Z">
        <w:r w:rsidR="007D1966">
          <w:fldChar w:fldCharType="separate"/>
        </w:r>
      </w:ins>
      <w:r w:rsidR="0085577F" w:rsidRPr="0085577F">
        <w:rPr>
          <w:noProof/>
        </w:rPr>
        <w:t>[9]</w:t>
      </w:r>
      <w:ins w:id="784" w:author="Eric Hekler" w:date="2015-12-30T11:46:00Z">
        <w:r w:rsidR="007D1966">
          <w:fldChar w:fldCharType="end"/>
        </w:r>
      </w:ins>
      <w:ins w:id="785" w:author="Greg Nelson" w:date="2016-01-06T15:17:00Z">
        <w:r w:rsidR="0065371A">
          <w:t xml:space="preserve"> </w:t>
        </w:r>
      </w:ins>
      <w:ins w:id="786" w:author="Eric Hekler" w:date="2015-12-30T12:12:00Z">
        <w:del w:id="787" w:author="Greg Nelson" w:date="2016-01-06T15:10:00Z">
          <w:r w:rsidR="003A4BEA" w:rsidDel="00C16DC2">
            <w:delText xml:space="preserve"> (</w:delText>
          </w:r>
        </w:del>
      </w:ins>
      <w:ins w:id="788" w:author="Greg Nelson" w:date="2016-01-06T15:17:00Z">
        <w:r w:rsidR="0065371A">
          <w:t>(w</w:t>
        </w:r>
      </w:ins>
      <w:ins w:id="789" w:author="Eric Hekler" w:date="2015-12-30T12:12:00Z">
        <w:del w:id="790" w:author="Greg Nelson" w:date="2016-01-06T15:17:00Z">
          <w:r w:rsidR="003A4BEA" w:rsidDel="0065371A">
            <w:delText>discussed more in the discussion section</w:delText>
          </w:r>
        </w:del>
      </w:ins>
      <w:ins w:id="791" w:author="Matthew Kay" w:date="2016-01-04T16:12:00Z">
        <w:del w:id="792" w:author="Greg Nelson" w:date="2016-01-06T15:10:00Z">
          <w:r w:rsidR="004870B5" w:rsidDel="00C16DC2">
            <w:delText>w</w:delText>
          </w:r>
        </w:del>
        <w:r w:rsidR="004870B5">
          <w:t xml:space="preserve">e </w:t>
        </w:r>
        <w:del w:id="793" w:author="Greg Nelson" w:date="2016-01-06T15:13:00Z">
          <w:r w:rsidR="004870B5" w:rsidDel="0065371A">
            <w:delText>discuss</w:delText>
          </w:r>
        </w:del>
      </w:ins>
      <w:ins w:id="794" w:author="Greg Nelson" w:date="2016-01-06T15:13:00Z">
        <w:r w:rsidR="0065371A">
          <w:t>address</w:t>
        </w:r>
      </w:ins>
      <w:ins w:id="795" w:author="Matthew Kay" w:date="2016-01-04T16:12:00Z">
        <w:r w:rsidR="004870B5">
          <w:t xml:space="preserve"> prior-setting in more detail </w:t>
        </w:r>
        <w:del w:id="796" w:author="Greg Nelson" w:date="2016-01-06T15:13:00Z">
          <w:r w:rsidR="004870B5" w:rsidDel="00C16DC2">
            <w:delText>later</w:delText>
          </w:r>
        </w:del>
      </w:ins>
      <w:ins w:id="797" w:author="Greg Nelson" w:date="2016-01-06T15:13:00Z">
        <w:r w:rsidR="00C16DC2">
          <w:t>in the discussion</w:t>
        </w:r>
      </w:ins>
      <w:ins w:id="798" w:author="Greg Nelson" w:date="2016-01-06T15:17:00Z">
        <w:r w:rsidR="0065371A">
          <w:t>)</w:t>
        </w:r>
      </w:ins>
      <w:ins w:id="799" w:author="Eric Hekler" w:date="2015-12-30T12:12:00Z">
        <w:del w:id="800" w:author="Greg Nelson" w:date="2016-01-06T15:10:00Z">
          <w:r w:rsidR="003A4BEA" w:rsidDel="00C16DC2">
            <w:delText>)</w:delText>
          </w:r>
        </w:del>
      </w:ins>
      <w:ins w:id="801" w:author="Eric Hekler" w:date="2015-12-30T11:46:00Z">
        <w:r w:rsidR="003A4BEA">
          <w:t>.</w:t>
        </w:r>
      </w:ins>
      <w:del w:id="802" w:author="Eric Hekler" w:date="2015-12-30T11:46:00Z">
        <w:r w:rsidR="00C61C18" w:rsidDel="007D1966">
          <w:delText xml:space="preserve"> </w:delText>
        </w:r>
      </w:del>
      <w:del w:id="803" w:author="Eric Hekler" w:date="2015-12-30T11:21:00Z">
        <w:r w:rsidDel="00BA0753">
          <w:delText>from Gelman</w:delText>
        </w:r>
        <w:r w:rsidR="00D67EE2" w:rsidDel="00BA0753">
          <w:delText xml:space="preserve"> </w:delText>
        </w:r>
      </w:del>
      <w:del w:id="804"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805" w:author="Eric Hekler" w:date="2015-12-30T11:46:00Z">
        <w:del w:id="806" w:author="Matthew Kay" w:date="2016-01-04T16:12:00Z">
          <w:r w:rsidR="007D1966" w:rsidDel="004870B5">
            <w:delText>.</w:delText>
          </w:r>
        </w:del>
      </w:ins>
    </w:p>
    <w:p w14:paraId="449B68E4" w14:textId="2C26028F"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807" w:author="Eric Hekler" w:date="2015-12-30T11:23:00Z">
        <w:del w:id="808" w:author="Matthew Kay" w:date="2016-01-07T23:32:00Z">
          <w:r w:rsidR="00BA0753" w:rsidDel="004B7D80">
            <w:delText>when</w:delText>
          </w:r>
        </w:del>
      </w:ins>
      <w:ins w:id="809" w:author="Matthew Kay" w:date="2016-01-07T23:32:00Z">
        <w:r w:rsidR="004B7D80">
          <w:t>with</w:t>
        </w:r>
      </w:ins>
      <w:ins w:id="810" w:author="Eric Hekler" w:date="2015-12-30T11:23:00Z">
        <w:r w:rsidR="00BA0753">
          <w:t xml:space="preserve"> larger samples </w:t>
        </w:r>
        <w:del w:id="811" w:author="Matthew Kay" w:date="2016-01-07T23:32:00Z">
          <w:r w:rsidR="00BA0753" w:rsidDel="004B7D80">
            <w:delText xml:space="preserve">are available </w:delText>
          </w:r>
        </w:del>
        <w:r w:rsidR="00BA0753">
          <w:t xml:space="preserve">(e.g., our </w:t>
        </w:r>
      </w:ins>
      <w:del w:id="812" w:author="Eric Hekler" w:date="2015-12-30T11:23:00Z">
        <w:r w:rsidDel="00BA0753">
          <w:delText xml:space="preserve">while our prior had only a small effect on estimates in the </w:delText>
        </w:r>
      </w:del>
      <w:r>
        <w:t>200-participant experiments</w:t>
      </w:r>
      <w:ins w:id="813" w:author="Eric Hekler" w:date="2015-12-30T11:23:00Z">
        <w:r w:rsidR="00BA0753">
          <w:t>)</w:t>
        </w:r>
      </w:ins>
      <w:ins w:id="814" w:author="Eric Hekler" w:date="2015-12-30T11:24:00Z">
        <w:r w:rsidR="00BA0753">
          <w:t xml:space="preserve"> the evidence more</w:t>
        </w:r>
        <w:r w:rsidR="007D1966">
          <w:t xml:space="preserve"> strongly influences the</w:t>
        </w:r>
        <w:r w:rsidR="00BA0753">
          <w:t xml:space="preserve"> estimate</w:t>
        </w:r>
      </w:ins>
      <w:del w:id="815" w:author="Eric Hekler" w:date="2015-12-30T11:24:00Z">
        <w:r w:rsidDel="00BA0753">
          <w:delText xml:space="preserve"> (where we had enough evidence to easily shift a diffuse prior)</w:delText>
        </w:r>
      </w:del>
      <w:ins w:id="816" w:author="Eric Hekler" w:date="2015-12-30T11:24:00Z">
        <w:r w:rsidR="00BA0753">
          <w:t>.</w:t>
        </w:r>
      </w:ins>
      <w:del w:id="817" w:author="Eric Hekler" w:date="2015-12-30T11:24:00Z">
        <w:r w:rsidDel="00BA0753">
          <w:delText>,</w:delText>
        </w:r>
      </w:del>
      <w:r>
        <w:t xml:space="preserve"> </w:t>
      </w:r>
      <w:del w:id="818" w:author="Eric Hekler" w:date="2015-12-30T11:24:00Z">
        <w:r w:rsidDel="00BA0753">
          <w:delText xml:space="preserve">with </w:delText>
        </w:r>
      </w:del>
      <w:ins w:id="819" w:author="Eric Hekler" w:date="2015-12-30T11:24:00Z">
        <w:r w:rsidR="00BA0753">
          <w:t xml:space="preserve">With </w:t>
        </w:r>
      </w:ins>
      <w:r>
        <w:t>only 20 participants</w:t>
      </w:r>
      <w:ins w:id="820" w:author="Eric Hekler" w:date="2015-12-30T11:24:00Z">
        <w:r w:rsidR="00BA0753">
          <w:t xml:space="preserve">, </w:t>
        </w:r>
      </w:ins>
      <w:ins w:id="821" w:author="Matthew Kay" w:date="2016-01-04T17:23:00Z">
        <w:r w:rsidR="00EC0AB7">
          <w:t xml:space="preserve">the </w:t>
        </w:r>
      </w:ins>
      <w:ins w:id="822" w:author="Eric Hekler" w:date="2015-12-30T11:24:00Z">
        <w:r w:rsidR="00BA0753">
          <w:t>prior</w:t>
        </w:r>
        <w:del w:id="823" w:author="Matthew Kay" w:date="2016-01-04T17:23:00Z">
          <w:r w:rsidR="00BA0753" w:rsidDel="00EC0AB7">
            <w:delText>s</w:delText>
          </w:r>
        </w:del>
        <w:r w:rsidR="00BA0753">
          <w:t xml:space="preserve"> </w:t>
        </w:r>
        <w:del w:id="824" w:author="Matthew Kay" w:date="2016-01-04T16:15:00Z">
          <w:r w:rsidR="00BA0753" w:rsidDel="00957F47">
            <w:delText xml:space="preserve">will </w:delText>
          </w:r>
        </w:del>
        <w:r w:rsidR="00BA0753">
          <w:t>ha</w:t>
        </w:r>
      </w:ins>
      <w:ins w:id="825" w:author="Matthew Kay" w:date="2016-01-04T17:23:00Z">
        <w:r w:rsidR="00EC0AB7">
          <w:t>s</w:t>
        </w:r>
      </w:ins>
      <w:ins w:id="826" w:author="Eric Hekler" w:date="2015-12-30T11:24:00Z">
        <w:del w:id="827" w:author="Matthew Kay" w:date="2016-01-04T17:23:00Z">
          <w:r w:rsidR="00BA0753" w:rsidDel="00EC0AB7">
            <w:delText>ve</w:delText>
          </w:r>
        </w:del>
        <w:r w:rsidR="00BA0753">
          <w:t xml:space="preserve"> more influence. </w:t>
        </w:r>
      </w:ins>
      <w:del w:id="828" w:author="Eric Hekler" w:date="2015-12-30T11:24:00Z">
        <w:r w:rsidDel="00BA0753">
          <w:delText xml:space="preserve"> our prior has more influence. </w:delText>
        </w:r>
      </w:del>
      <w:ins w:id="829" w:author="Eric Hekler" w:date="2015-12-30T09:39:00Z">
        <w:r w:rsidR="00854312">
          <w:t xml:space="preserve">This </w:t>
        </w:r>
        <w:del w:id="830" w:author="Matthew Kay" w:date="2016-01-04T17:23:00Z">
          <w:r w:rsidR="00854312" w:rsidDel="00EC0AB7">
            <w:delText xml:space="preserve">is advantageous as it </w:delText>
          </w:r>
        </w:del>
        <w:r w:rsidR="00854312">
          <w:t xml:space="preserve">enables </w:t>
        </w:r>
      </w:ins>
      <w:ins w:id="831" w:author="Matthew Kay" w:date="2016-01-04T16:15:00Z">
        <w:r w:rsidR="00957F47">
          <w:lastRenderedPageBreak/>
          <w:t xml:space="preserve">us to quantify </w:t>
        </w:r>
      </w:ins>
      <w:ins w:id="832" w:author="Eric Hekler" w:date="2015-12-30T09:39:00Z">
        <w:del w:id="833" w:author="Matthew Kay" w:date="2016-01-04T16:15:00Z">
          <w:r w:rsidR="00854312" w:rsidDel="00957F47">
            <w:delText xml:space="preserve">quantification of </w:delText>
          </w:r>
        </w:del>
      </w:ins>
      <w:ins w:id="834" w:author="Matthew Kay" w:date="2016-01-04T16:15:00Z">
        <w:r w:rsidR="00957F47">
          <w:t xml:space="preserve">our </w:t>
        </w:r>
      </w:ins>
      <w:ins w:id="835" w:author="Eric Hekler" w:date="2015-12-30T09:39:00Z">
        <w:r w:rsidR="00854312">
          <w:t>skepticism</w:t>
        </w:r>
      </w:ins>
      <w:ins w:id="836" w:author="Eric Hekler" w:date="2015-12-30T09:40:00Z">
        <w:r w:rsidR="00854312">
          <w:t xml:space="preserve"> </w:t>
        </w:r>
      </w:ins>
      <w:ins w:id="837" w:author="Eric Hekler" w:date="2015-12-30T11:25:00Z">
        <w:del w:id="838" w:author="Matthew Kay" w:date="2016-01-04T17:23:00Z">
          <w:r w:rsidR="00BA0753" w:rsidDel="00EC0AB7">
            <w:delText xml:space="preserve">to </w:delText>
          </w:r>
        </w:del>
      </w:ins>
      <w:ins w:id="839" w:author="Matthew Kay" w:date="2016-01-04T17:23:00Z">
        <w:r w:rsidR="00EC0AB7">
          <w:t xml:space="preserve">and </w:t>
        </w:r>
      </w:ins>
      <w:ins w:id="840" w:author="Eric Hekler" w:date="2015-12-30T11:25:00Z">
        <w:del w:id="841" w:author="Matthew Kay" w:date="2016-01-04T16:16:00Z">
          <w:r w:rsidR="00BA0753" w:rsidDel="00957F47">
            <w:delText xml:space="preserve">help </w:delText>
          </w:r>
        </w:del>
        <w:r w:rsidR="00BA0753">
          <w:t xml:space="preserve">mitigate the risk of </w:t>
        </w:r>
      </w:ins>
      <w:ins w:id="842" w:author="Matthew Kay" w:date="2016-01-04T16:16:00Z">
        <w:r w:rsidR="00957F47">
          <w:t xml:space="preserve">making </w:t>
        </w:r>
      </w:ins>
      <w:ins w:id="843" w:author="Eric Hekler" w:date="2015-12-30T11:25:00Z">
        <w:del w:id="844" w:author="Matthew Kay" w:date="2016-01-04T16:16:00Z">
          <w:r w:rsidR="00BA0753" w:rsidDel="00957F47">
            <w:delText xml:space="preserve">the </w:delText>
          </w:r>
        </w:del>
      </w:ins>
      <w:ins w:id="845" w:author="Matthew Kay" w:date="2016-01-04T16:16:00Z">
        <w:r w:rsidR="00957F47">
          <w:t xml:space="preserve">a </w:t>
        </w:r>
      </w:ins>
      <w:ins w:id="846" w:author="Eric Hekler" w:date="2015-12-30T11:25:00Z">
        <w:r w:rsidR="00BA0753">
          <w:t>magnitude error</w:t>
        </w:r>
      </w:ins>
      <w:ins w:id="847" w:author="Eric Hekler" w:date="2015-12-30T11:46:00Z">
        <w:r w:rsidR="007D1966">
          <w:t xml:space="preserve"> in small samples</w:t>
        </w:r>
      </w:ins>
      <w:ins w:id="848" w:author="Eric Hekler" w:date="2015-12-30T09:39:00Z">
        <w:r w:rsidR="00854312">
          <w:t xml:space="preserve">. </w:t>
        </w:r>
      </w:ins>
      <w:r>
        <w:t xml:space="preserve">In the frequentist world we might intuitively dismiss </w:t>
      </w:r>
      <w:del w:id="849" w:author="Eric Hekler" w:date="2015-12-30T11:47:00Z">
        <w:r w:rsidDel="007D1966">
          <w:delText xml:space="preserve">overly </w:delText>
        </w:r>
      </w:del>
      <w:r>
        <w:t>large effect sizes in small studies as unreasonable</w:t>
      </w:r>
      <w:ins w:id="850" w:author="Eric Hekler" w:date="2015-12-30T09:39:00Z">
        <w:r w:rsidR="00854312">
          <w:t xml:space="preserve">, but not have a </w:t>
        </w:r>
        <w:del w:id="851" w:author="Matthew Kay" w:date="2016-01-04T16:16:00Z">
          <w:r w:rsidR="00854312" w:rsidDel="00957F47">
            <w:delText xml:space="preserve">mathematical </w:delText>
          </w:r>
        </w:del>
      </w:ins>
      <w:ins w:id="852" w:author="Matthew Kay" w:date="2016-01-04T16:16:00Z">
        <w:r w:rsidR="00957F47">
          <w:t xml:space="preserve">formal </w:t>
        </w:r>
      </w:ins>
      <w:ins w:id="853" w:author="Eric Hekler" w:date="2015-12-30T09:39:00Z">
        <w:r w:rsidR="00854312">
          <w:t xml:space="preserve">way </w:t>
        </w:r>
        <w:del w:id="854" w:author="Matthew Kay" w:date="2016-01-04T16:16:00Z">
          <w:r w:rsidR="00854312" w:rsidDel="00957F47">
            <w:delText xml:space="preserve">of </w:delText>
          </w:r>
        </w:del>
      </w:ins>
      <w:ins w:id="855" w:author="Matthew Kay" w:date="2016-01-04T16:16:00Z">
        <w:r w:rsidR="00957F47">
          <w:t xml:space="preserve">to </w:t>
        </w:r>
      </w:ins>
      <w:ins w:id="856" w:author="Eric Hekler" w:date="2015-12-30T09:39:00Z">
        <w:r w:rsidR="00854312">
          <w:t>specify</w:t>
        </w:r>
        <w:del w:id="857" w:author="Matthew Kay" w:date="2016-01-04T16:16:00Z">
          <w:r w:rsidR="00854312" w:rsidDel="00957F47">
            <w:delText>ing</w:delText>
          </w:r>
        </w:del>
        <w:r w:rsidR="00854312">
          <w:t xml:space="preserve"> this skepticism</w:t>
        </w:r>
      </w:ins>
      <w:ins w:id="858" w:author="Greg Nelson" w:date="2016-01-06T15:18:00Z">
        <w:r w:rsidR="0065371A">
          <w:t xml:space="preserve">. </w:t>
        </w:r>
      </w:ins>
      <w:del w:id="859" w:author="Greg Nelson" w:date="2016-01-06T15:18:00Z">
        <w:r w:rsidDel="0065371A">
          <w:delText xml:space="preserve">; </w:delText>
        </w:r>
      </w:del>
      <w:del w:id="860" w:author="Greg Nelson" w:date="2016-01-06T15:19:00Z">
        <w:r w:rsidDel="0065371A">
          <w:delText>i</w:delText>
        </w:r>
      </w:del>
      <w:ins w:id="861" w:author="Greg Nelson" w:date="2016-01-06T15:19:00Z">
        <w:r w:rsidR="0065371A">
          <w:t>I</w:t>
        </w:r>
      </w:ins>
      <w:r>
        <w:t>n the Bayesian world we</w:t>
      </w:r>
      <w:r w:rsidR="00ED2D34">
        <w:t xml:space="preserve"> can consistently and quantitatively apply</w:t>
      </w:r>
      <w:r>
        <w:t xml:space="preserve"> this intuition </w:t>
      </w:r>
      <w:ins w:id="862" w:author="Eric Hekler" w:date="2015-12-30T09:39:00Z">
        <w:del w:id="863" w:author="Matthew Kay" w:date="2016-01-04T16:17:00Z">
          <w:r w:rsidR="00854312" w:rsidDel="00957F47">
            <w:delText>of skepticism</w:delText>
          </w:r>
        </w:del>
      </w:ins>
      <w:ins w:id="864" w:author="Eric Hekler" w:date="2015-12-30T09:40:00Z">
        <w:del w:id="865"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66" w:author="Eric Hekler" w:date="2015-12-30T09:55:00Z"/>
        </w:rPr>
      </w:pPr>
      <w:r>
        <w:t>We can see the effects of shrinkage by comparing a</w:t>
      </w:r>
      <w:ins w:id="867" w:author="Matthew Kay" w:date="2016-01-04T16:18:00Z">
        <w:r w:rsidR="00957F47">
          <w:t>n</w:t>
        </w:r>
      </w:ins>
      <w:ins w:id="868" w:author="Eric Hekler" w:date="2015-12-30T12:13:00Z">
        <w:r w:rsidR="003A4BEA">
          <w:t xml:space="preserve"> </w:t>
        </w:r>
      </w:ins>
      <w:ins w:id="869" w:author="Eric Hekler" w:date="2015-12-30T11:48:00Z">
        <w:r w:rsidR="007D1966">
          <w:t xml:space="preserve">inflated </w:t>
        </w:r>
      </w:ins>
      <w:del w:id="870" w:author="Eric Hekler" w:date="2015-12-30T11:48:00Z">
        <w:r w:rsidDel="007D1966">
          <w:delText xml:space="preserve"> large </w:delText>
        </w:r>
      </w:del>
      <w:r>
        <w:t xml:space="preserve">estimate </w:t>
      </w:r>
      <w:ins w:id="871"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ED2FC1">
        <w:t xml:space="preserve">Figure </w:t>
      </w:r>
      <w:r w:rsidR="00ED2FC1">
        <w:rPr>
          <w:noProof/>
        </w:rPr>
        <w:t>3</w:t>
      </w:r>
      <w:r w:rsidR="00C61C18">
        <w:fldChar w:fldCharType="end"/>
      </w:r>
      <w:r w:rsidR="00B333C0">
        <w:t>).</w:t>
      </w:r>
      <w:r w:rsidR="00C61C18">
        <w:t xml:space="preserve"> </w:t>
      </w:r>
      <w:ins w:id="872" w:author="Matthew Kay" w:date="2016-01-04T16:18:00Z">
        <w:r w:rsidR="00957F47">
          <w:t>Compared to the frequentist estimate, t</w:t>
        </w:r>
      </w:ins>
      <w:del w:id="873" w:author="Matthew Kay" w:date="2016-01-04T16:19:00Z">
        <w:r w:rsidDel="00957F47">
          <w:delText>T</w:delText>
        </w:r>
      </w:del>
      <w:r>
        <w:t xml:space="preserve">he Bayesian </w:t>
      </w:r>
      <w:del w:id="874" w:author="Matthew Kay" w:date="2016-01-04T16:19:00Z">
        <w:r w:rsidDel="00957F47">
          <w:delText xml:space="preserve">approach </w:delText>
        </w:r>
      </w:del>
      <w:ins w:id="875" w:author="Matthew Kay" w:date="2016-01-04T16:19:00Z">
        <w:r w:rsidR="00957F47">
          <w:t xml:space="preserve">estimate is </w:t>
        </w:r>
      </w:ins>
      <w:r>
        <w:t>shr</w:t>
      </w:r>
      <w:ins w:id="876" w:author="Matthew Kay" w:date="2016-01-04T16:19:00Z">
        <w:r w:rsidR="00957F47">
          <w:t>u</w:t>
        </w:r>
      </w:ins>
      <w:del w:id="877" w:author="Matthew Kay" w:date="2016-01-04T16:19:00Z">
        <w:r w:rsidDel="00957F47">
          <w:delText>i</w:delText>
        </w:r>
      </w:del>
      <w:r>
        <w:t>nk</w:t>
      </w:r>
      <w:del w:id="878" w:author="Matthew Kay" w:date="2016-01-04T16:19:00Z">
        <w:r w:rsidDel="00957F47">
          <w:delText xml:space="preserve">s the unreasonably large estimate </w:delText>
        </w:r>
      </w:del>
      <w:ins w:id="879" w:author="Eric Hekler" w:date="2015-12-30T11:26:00Z">
        <w:del w:id="880" w:author="Matthew Kay" w:date="2016-01-04T16:19:00Z">
          <w:r w:rsidR="00234397" w:rsidDel="00957F47">
            <w:delText>from the data more</w:delText>
          </w:r>
        </w:del>
        <w:r w:rsidR="00234397">
          <w:t xml:space="preserve"> towards</w:t>
        </w:r>
      </w:ins>
      <w:del w:id="881" w:author="Eric Hekler" w:date="2015-12-30T11:26:00Z">
        <w:r w:rsidDel="00234397">
          <w:delText>a little bit towards</w:delText>
        </w:r>
      </w:del>
      <w:r>
        <w:t xml:space="preserve"> 0</w:t>
      </w:r>
      <w:ins w:id="882" w:author="Eric Hekler" w:date="2015-12-30T11:26:00Z">
        <w:del w:id="883" w:author="Matthew Kay" w:date="2016-01-04T16:19:00Z">
          <w:r w:rsidR="00234397" w:rsidDel="00957F47">
            <w:delText xml:space="preserve"> compared to the NHST</w:delText>
          </w:r>
        </w:del>
      </w:ins>
      <w:ins w:id="884" w:author="Eric Hekler" w:date="2015-12-30T09:41:00Z">
        <w:r w:rsidR="00EE6FF4">
          <w:t xml:space="preserve">. </w:t>
        </w:r>
      </w:ins>
      <w:del w:id="885" w:author="Eric Hekler" w:date="2015-12-30T09:41:00Z">
        <w:r w:rsidDel="00854312">
          <w:delText>, reflecting our skepticism.</w:delText>
        </w:r>
      </w:del>
      <w:del w:id="886" w:author="Eric Hekler" w:date="2015-12-30T11:37:00Z">
        <w:r w:rsidDel="00EE6FF4">
          <w:delText xml:space="preserve"> </w:delText>
        </w:r>
      </w:del>
      <w:r>
        <w:t xml:space="preserve">The resulting posterior is still quite diffuse: we haven’t learned all that much from the small study. </w:t>
      </w:r>
      <w:ins w:id="887" w:author="Eric Hekler" w:date="2015-12-30T09:35:00Z">
        <w:r w:rsidR="00234397">
          <w:t>That said, we did</w:t>
        </w:r>
      </w:ins>
      <w:del w:id="888" w:author="Eric Hekler" w:date="2015-12-30T09:35:00Z">
        <w:r w:rsidDel="00854312">
          <w:delText>But what we have</w:delText>
        </w:r>
      </w:del>
      <w:r>
        <w:t xml:space="preserve"> learn</w:t>
      </w:r>
      <w:ins w:id="889" w:author="Eric Hekler" w:date="2015-12-30T09:35:00Z">
        <w:r w:rsidR="00234397">
          <w:t xml:space="preserve"> </w:t>
        </w:r>
        <w:del w:id="890" w:author="Matthew Kay" w:date="2016-01-04T16:19:00Z">
          <w:r w:rsidR="00234397" w:rsidRPr="00957F47" w:rsidDel="00957F47">
            <w:rPr>
              <w:i/>
              <w:rPrChange w:id="891" w:author="Matthew Kay" w:date="2016-01-04T16:19:00Z">
                <w:rPr/>
              </w:rPrChange>
            </w:rPr>
            <w:delText>SOMETHING</w:delText>
          </w:r>
        </w:del>
      </w:ins>
      <w:ins w:id="892" w:author="Matthew Kay" w:date="2016-01-04T16:19:00Z">
        <w:r w:rsidR="00957F47" w:rsidRPr="00957F47">
          <w:rPr>
            <w:i/>
            <w:rPrChange w:id="893" w:author="Matthew Kay" w:date="2016-01-04T16:19:00Z">
              <w:rPr/>
            </w:rPrChange>
          </w:rPr>
          <w:t>something</w:t>
        </w:r>
      </w:ins>
      <w:ins w:id="894" w:author="Eric Hekler" w:date="2015-12-30T09:42:00Z">
        <w:r w:rsidR="00854312">
          <w:t xml:space="preserve"> from our 20 participants</w:t>
        </w:r>
      </w:ins>
      <w:ins w:id="895" w:author="Matthew Kay" w:date="2016-01-04T16:19:00Z">
        <w:r w:rsidR="00957F47">
          <w:t xml:space="preserve">: The Bayesian analysis weights </w:t>
        </w:r>
      </w:ins>
      <w:ins w:id="896" w:author="Eric Hekler" w:date="2015-12-30T09:42:00Z">
        <w:del w:id="897" w:author="Matthew Kay" w:date="2016-01-04T16:21:00Z">
          <w:r w:rsidR="00854312" w:rsidDel="00957F47">
            <w:delText xml:space="preserve"> </w:delText>
          </w:r>
        </w:del>
        <w:del w:id="898" w:author="Matthew Kay" w:date="2016-01-04T16:20:00Z">
          <w:r w:rsidR="00854312" w:rsidDel="00957F47">
            <w:delText xml:space="preserve">and that information </w:delText>
          </w:r>
        </w:del>
        <w:del w:id="899" w:author="Matthew Kay" w:date="2016-01-04T16:21:00Z">
          <w:r w:rsidR="00854312" w:rsidDel="00957F47">
            <w:delText xml:space="preserve">we learned is </w:delText>
          </w:r>
        </w:del>
      </w:ins>
      <w:del w:id="900" w:author="Matthew Kay" w:date="2016-01-04T16:21:00Z">
        <w:r w:rsidDel="00957F47">
          <w:delText>ed is reasonable in proportion</w:delText>
        </w:r>
      </w:del>
      <w:ins w:id="901" w:author="Eric Hekler" w:date="2015-12-30T09:42:00Z">
        <w:del w:id="902" w:author="Matthew Kay" w:date="2016-01-04T16:21:00Z">
          <w:r w:rsidR="00854312" w:rsidDel="00957F47">
            <w:delText>ally adjust</w:delText>
          </w:r>
        </w:del>
      </w:ins>
      <w:ins w:id="903" w:author="Eric Hekler" w:date="2015-12-30T09:51:00Z">
        <w:del w:id="904" w:author="Matthew Kay" w:date="2016-01-04T16:21:00Z">
          <w:r w:rsidR="00E020A4" w:rsidDel="00957F47">
            <w:delText>ed</w:delText>
          </w:r>
        </w:del>
      </w:ins>
      <w:del w:id="905" w:author="Matthew Kay" w:date="2016-01-04T16:21:00Z">
        <w:r w:rsidDel="00957F47">
          <w:delText xml:space="preserve"> </w:delText>
        </w:r>
      </w:del>
      <w:del w:id="906" w:author="Matthew Kay" w:date="2016-01-04T16:20:00Z">
        <w:r w:rsidDel="00957F47">
          <w:delText xml:space="preserve">to </w:delText>
        </w:r>
      </w:del>
      <w:r>
        <w:t>what we knew before</w:t>
      </w:r>
      <w:ins w:id="907" w:author="Eric Hekler" w:date="2015-12-30T09:52:00Z">
        <w:r w:rsidR="00E020A4">
          <w:t xml:space="preserve"> (</w:t>
        </w:r>
      </w:ins>
      <w:ins w:id="908" w:author="Matthew Kay" w:date="2016-01-04T16:20:00Z">
        <w:r w:rsidR="00957F47">
          <w:t xml:space="preserve">specifically, that </w:t>
        </w:r>
      </w:ins>
      <w:ins w:id="909" w:author="Eric Hekler" w:date="2015-12-30T11:27:00Z">
        <w:r w:rsidR="00234397">
          <w:t>small effect sizes are generally anticipated if nothing more is known</w:t>
        </w:r>
      </w:ins>
      <w:ins w:id="910" w:author="Eric Hekler" w:date="2015-12-30T09:52:00Z">
        <w:r w:rsidR="00E020A4">
          <w:t>)</w:t>
        </w:r>
      </w:ins>
      <w:r>
        <w:t xml:space="preserve"> </w:t>
      </w:r>
      <w:ins w:id="911" w:author="Matthew Kay" w:date="2016-01-04T16:21:00Z">
        <w:r w:rsidR="00957F47">
          <w:t xml:space="preserve">against </w:t>
        </w:r>
      </w:ins>
      <w:del w:id="912" w:author="Matthew Kay" w:date="2016-01-04T16:21:00Z">
        <w:r w:rsidDel="00957F47">
          <w:delText xml:space="preserve">and </w:delText>
        </w:r>
      </w:del>
      <w:r>
        <w:t>how much evidence</w:t>
      </w:r>
      <w:ins w:id="913" w:author="Eric Hekler" w:date="2015-12-30T09:42:00Z">
        <w:r w:rsidR="00854312">
          <w:t xml:space="preserve"> </w:t>
        </w:r>
        <w:del w:id="914" w:author="Matthew Kay" w:date="2016-01-04T16:21:00Z">
          <w:r w:rsidR="00854312" w:rsidDel="00957F47">
            <w:delText>(in this case participants)</w:delText>
          </w:r>
        </w:del>
      </w:ins>
      <w:del w:id="915" w:author="Matthew Kay" w:date="2016-01-04T16:21:00Z">
        <w:r w:rsidDel="00957F47">
          <w:delText xml:space="preserve"> </w:delText>
        </w:r>
      </w:del>
      <w:r>
        <w:t>we have</w:t>
      </w:r>
      <w:ins w:id="916" w:author="Matthew Kay" w:date="2016-01-04T16:21:00Z">
        <w:r w:rsidR="00957F47">
          <w:t xml:space="preserve"> (in this case, </w:t>
        </w:r>
      </w:ins>
      <w:ins w:id="917" w:author="Matthew Kay" w:date="2016-01-04T16:22:00Z">
        <w:r w:rsidR="00957F47">
          <w:t xml:space="preserve">observations of a small number of </w:t>
        </w:r>
      </w:ins>
      <w:ins w:id="918" w:author="Matthew Kay" w:date="2016-01-04T16:21:00Z">
        <w:r w:rsidR="00957F47">
          <w:t>participants)</w:t>
        </w:r>
      </w:ins>
      <w:r>
        <w:t>.</w:t>
      </w:r>
      <w:ins w:id="919"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20" w:author="Eric Hekler" w:date="2015-12-30T09:52:00Z">
        <w:r>
          <w:t>Overall, Bayesian</w:t>
        </w:r>
      </w:ins>
      <w:ins w:id="921" w:author="Eric Hekler" w:date="2015-12-30T11:09:00Z">
        <w:r w:rsidR="00BA0753">
          <w:t xml:space="preserve"> analyses</w:t>
        </w:r>
      </w:ins>
      <w:ins w:id="922" w:author="Eric Hekler" w:date="2015-12-30T09:52:00Z">
        <w:r w:rsidR="00BA0753">
          <w:t xml:space="preserve"> allow</w:t>
        </w:r>
        <w:r w:rsidR="00EE6FF4">
          <w:t xml:space="preserve"> for </w:t>
        </w:r>
      </w:ins>
      <w:ins w:id="923" w:author="Eric Hekler" w:date="2015-12-30T11:39:00Z">
        <w:r w:rsidR="00EE6FF4">
          <w:t>information</w:t>
        </w:r>
      </w:ins>
      <w:ins w:id="924" w:author="Eric Hekler" w:date="2015-12-30T09:52:00Z">
        <w:r>
          <w:t xml:space="preserve"> to be </w:t>
        </w:r>
      </w:ins>
      <w:ins w:id="925" w:author="Eric Hekler" w:date="2015-12-30T11:39:00Z">
        <w:r w:rsidR="00EE6FF4">
          <w:t>gleaned</w:t>
        </w:r>
      </w:ins>
      <w:ins w:id="926" w:author="Eric Hekler" w:date="2015-12-30T09:52:00Z">
        <w:r>
          <w:t xml:space="preserve"> </w:t>
        </w:r>
      </w:ins>
      <w:ins w:id="927" w:author="Eric Hekler" w:date="2015-12-30T09:55:00Z">
        <w:del w:id="928" w:author="Matthew Kay" w:date="2016-01-04T16:24:00Z">
          <w:r w:rsidDel="004E55EC">
            <w:delText xml:space="preserve">that </w:delText>
          </w:r>
        </w:del>
      </w:ins>
      <w:ins w:id="929" w:author="Matthew Kay" w:date="2016-01-04T16:22:00Z">
        <w:r w:rsidR="004E55EC">
          <w:t xml:space="preserve">in </w:t>
        </w:r>
      </w:ins>
      <w:ins w:id="930" w:author="Eric Hekler" w:date="2015-12-30T09:55:00Z">
        <w:del w:id="931" w:author="Matthew Kay" w:date="2016-01-04T16:22:00Z">
          <w:r w:rsidDel="004E55EC">
            <w:delText xml:space="preserve">is </w:delText>
          </w:r>
        </w:del>
        <w:r>
          <w:t>proportion</w:t>
        </w:r>
        <w:del w:id="932" w:author="Matthew Kay" w:date="2016-01-04T16:22:00Z">
          <w:r w:rsidDel="004E55EC">
            <w:delText>al</w:delText>
          </w:r>
        </w:del>
        <w:r>
          <w:t xml:space="preserve"> to the </w:t>
        </w:r>
      </w:ins>
      <w:ins w:id="933" w:author="Matthew Kay" w:date="2016-01-04T16:22:00Z">
        <w:r w:rsidR="004E55EC">
          <w:t xml:space="preserve">strength of </w:t>
        </w:r>
      </w:ins>
      <w:ins w:id="934" w:author="Eric Hekler" w:date="2015-12-30T09:55:00Z">
        <w:del w:id="935" w:author="Matthew Kay" w:date="2016-01-04T16:22:00Z">
          <w:r w:rsidDel="004E55EC">
            <w:delText xml:space="preserve">amount of </w:delText>
          </w:r>
        </w:del>
        <w:r>
          <w:t>available</w:t>
        </w:r>
      </w:ins>
      <w:ins w:id="936" w:author="Eric Hekler" w:date="2015-12-30T11:39:00Z">
        <w:r w:rsidR="00EE6FF4">
          <w:t xml:space="preserve"> evidence</w:t>
        </w:r>
      </w:ins>
      <w:ins w:id="937" w:author="Eric Hekler" w:date="2015-12-30T09:52:00Z">
        <w:r>
          <w:t>. In contrast,</w:t>
        </w:r>
      </w:ins>
      <w:ins w:id="938" w:author="Eric Hekler" w:date="2015-12-30T11:38:00Z">
        <w:r w:rsidR="00EE6FF4">
          <w:t xml:space="preserve"> estimates from individual small sample studies </w:t>
        </w:r>
      </w:ins>
      <w:ins w:id="939" w:author="Matthew Kay" w:date="2016-01-04T16:23:00Z">
        <w:r w:rsidR="004E55EC">
          <w:t xml:space="preserve">in the frequentist world </w:t>
        </w:r>
      </w:ins>
      <w:ins w:id="940" w:author="Eric Hekler" w:date="2015-12-30T11:38:00Z">
        <w:del w:id="941" w:author="Matthew Kay" w:date="2016-01-04T16:23:00Z">
          <w:r w:rsidR="00EE6FF4" w:rsidDel="004E55EC">
            <w:delText xml:space="preserve">will </w:delText>
          </w:r>
        </w:del>
      </w:ins>
      <w:ins w:id="942" w:author="Matthew Kay" w:date="2016-01-04T16:23:00Z">
        <w:r w:rsidR="004E55EC">
          <w:t xml:space="preserve">are </w:t>
        </w:r>
      </w:ins>
      <w:ins w:id="943" w:author="Eric Hekler" w:date="2015-12-30T11:38:00Z">
        <w:r w:rsidR="00EE6FF4">
          <w:t xml:space="preserve">only </w:t>
        </w:r>
        <w:del w:id="944" w:author="Matthew Kay" w:date="2016-01-04T16:23:00Z">
          <w:r w:rsidR="00EE6FF4" w:rsidDel="004E55EC">
            <w:delText xml:space="preserve">be </w:delText>
          </w:r>
        </w:del>
        <w:r w:rsidR="00EE6FF4">
          <w:t xml:space="preserve">corrected via meta-analysis. </w:t>
        </w:r>
      </w:ins>
      <w:del w:id="945" w:author="Eric Hekler" w:date="2015-12-30T09:54:00Z">
        <w:r w:rsidR="0002541C" w:rsidDel="00E020A4">
          <w:delText xml:space="preserve"> This posterior still advances the knowledge of the field such that subsequent studies will be more precise</w:delText>
        </w:r>
      </w:del>
      <w:ins w:id="946" w:author="Matthew Kay" w:date="2015-12-27T13:57:00Z">
        <w:del w:id="947" w:author="Eric Hekler" w:date="2015-12-30T09:54:00Z">
          <w:r w:rsidR="00466059" w:rsidDel="00E020A4">
            <w:delText>—</w:delText>
          </w:r>
        </w:del>
      </w:ins>
      <w:del w:id="948" w:author="Eric Hekler" w:date="2015-12-30T09:54:00Z">
        <w:r w:rsidR="0002541C" w:rsidDel="00E020A4">
          <w:delText xml:space="preserve"> --- even if it doesn’t reach a</w:delText>
        </w:r>
      </w:del>
      <w:ins w:id="949" w:author="Eric Hekler" w:date="2015-12-30T11:38:00Z">
        <w:r w:rsidR="00EE6FF4">
          <w:t>P</w:t>
        </w:r>
      </w:ins>
      <w:del w:id="950" w:author="Eric Hekler" w:date="2015-12-30T11:38:00Z">
        <w:r w:rsidR="0002541C" w:rsidDel="00EE6FF4">
          <w:delText xml:space="preserve"> frequentist notion of significance</w:delText>
        </w:r>
      </w:del>
      <w:ins w:id="951" w:author="Eric Hekler" w:date="2015-12-30T09:59:00Z">
        <w:r w:rsidR="00C434DD">
          <w:t xml:space="preserve">rior to </w:t>
        </w:r>
      </w:ins>
      <w:ins w:id="952" w:author="Matthew Kay" w:date="2016-01-04T16:26:00Z">
        <w:r w:rsidR="004E55EC">
          <w:t>a</w:t>
        </w:r>
      </w:ins>
      <w:ins w:id="953" w:author="Eric Hekler" w:date="2015-12-30T09:59:00Z">
        <w:del w:id="954" w:author="Matthew Kay" w:date="2016-01-04T16:26:00Z">
          <w:r w:rsidR="00C434DD" w:rsidDel="004E55EC">
            <w:delText>the</w:delText>
          </w:r>
        </w:del>
        <w:r w:rsidR="00C434DD">
          <w:t xml:space="preserve"> meta-analysis, however, </w:t>
        </w:r>
        <w:del w:id="955" w:author="Matthew Kay" w:date="2016-01-04T16:25:00Z">
          <w:r w:rsidR="00C434DD" w:rsidDel="004E55EC">
            <w:delText xml:space="preserve">it is quite plausible </w:delText>
          </w:r>
        </w:del>
      </w:ins>
      <w:ins w:id="956" w:author="Eric Hekler" w:date="2015-12-30T10:26:00Z">
        <w:del w:id="957" w:author="Matthew Kay" w:date="2016-01-04T16:25:00Z">
          <w:r w:rsidR="00C434DD" w:rsidDel="004E55EC">
            <w:delText xml:space="preserve">that </w:delText>
          </w:r>
        </w:del>
        <w:r w:rsidR="00C434DD">
          <w:t xml:space="preserve">NHST </w:t>
        </w:r>
        <w:del w:id="958" w:author="Matthew Kay" w:date="2016-01-04T16:25:00Z">
          <w:r w:rsidR="00C434DD" w:rsidDel="004E55EC">
            <w:delText xml:space="preserve">will </w:delText>
          </w:r>
        </w:del>
      </w:ins>
      <w:ins w:id="959" w:author="Matthew Kay" w:date="2016-01-04T16:25:00Z">
        <w:r w:rsidR="004E55EC">
          <w:t xml:space="preserve">can </w:t>
        </w:r>
      </w:ins>
      <w:ins w:id="960" w:author="Eric Hekler" w:date="2015-12-30T10:26:00Z">
        <w:r w:rsidR="00C434DD">
          <w:t xml:space="preserve">create more confusion </w:t>
        </w:r>
      </w:ins>
      <w:ins w:id="961" w:author="Matthew Kay" w:date="2016-01-04T16:26:00Z">
        <w:r w:rsidR="004E55EC">
          <w:t>i</w:t>
        </w:r>
      </w:ins>
      <w:ins w:id="962" w:author="Eric Hekler" w:date="2015-12-30T10:26:00Z">
        <w:del w:id="963" w:author="Matthew Kay" w:date="2016-01-04T16:26:00Z">
          <w:r w:rsidR="00C434DD" w:rsidDel="004E55EC">
            <w:delText>o</w:delText>
          </w:r>
        </w:del>
        <w:r w:rsidR="00C434DD">
          <w:t xml:space="preserve">n </w:t>
        </w:r>
      </w:ins>
      <w:ins w:id="964" w:author="Eric Hekler" w:date="2015-12-30T09:59:00Z">
        <w:r w:rsidR="00C434DD">
          <w:t xml:space="preserve">effect size estimates </w:t>
        </w:r>
      </w:ins>
      <w:ins w:id="965" w:author="Matthew Kay" w:date="2016-01-04T16:26:00Z">
        <w:r w:rsidR="004E55EC">
          <w:t>if only significant results are published (</w:t>
        </w:r>
      </w:ins>
      <w:ins w:id="966" w:author="Eric Hekler" w:date="2015-12-30T09:59:00Z">
        <w:del w:id="967" w:author="Matthew Kay" w:date="2016-01-04T16:26:00Z">
          <w:r w:rsidR="00C434DD" w:rsidRPr="004E55EC" w:rsidDel="004E55EC">
            <w:rPr>
              <w:i/>
              <w:rPrChange w:id="968" w:author="Matthew Kay" w:date="2016-01-04T16:26:00Z">
                <w:rPr/>
              </w:rPrChange>
            </w:rPr>
            <w:delText xml:space="preserve">based on </w:delText>
          </w:r>
        </w:del>
        <w:r w:rsidR="00C434DD" w:rsidRPr="004E55EC">
          <w:rPr>
            <w:i/>
            <w:rPrChange w:id="969" w:author="Matthew Kay" w:date="2016-01-04T16:26:00Z">
              <w:rPr/>
            </w:rPrChange>
          </w:rPr>
          <w:t>publication bias</w:t>
        </w:r>
      </w:ins>
      <w:ins w:id="970" w:author="Matthew Kay" w:date="2016-01-04T16:26:00Z">
        <w:r w:rsidR="004E55EC">
          <w:t>)</w:t>
        </w:r>
      </w:ins>
      <w:ins w:id="971" w:author="Eric Hekler" w:date="2015-12-30T09:59:00Z">
        <w:del w:id="972" w:author="Matthew Kay" w:date="2016-01-04T16:26:00Z">
          <w:r w:rsidR="00C434DD" w:rsidDel="004E55EC">
            <w:delText xml:space="preserve">es whereby only </w:delText>
          </w:r>
        </w:del>
      </w:ins>
      <w:ins w:id="973" w:author="Eric Hekler" w:date="2015-12-30T10:26:00Z">
        <w:del w:id="974" w:author="Matthew Kay" w:date="2016-01-04T16:26:00Z">
          <w:r w:rsidR="00C434DD" w:rsidDel="004E55EC">
            <w:delText xml:space="preserve">significant </w:delText>
          </w:r>
        </w:del>
      </w:ins>
      <w:ins w:id="975" w:author="Eric Hekler" w:date="2015-12-30T11:40:00Z">
        <w:del w:id="976" w:author="Matthew Kay" w:date="2016-01-04T16:26:00Z">
          <w:r w:rsidR="00EE6FF4" w:rsidDel="004E55EC">
            <w:delText xml:space="preserve">results </w:delText>
          </w:r>
        </w:del>
      </w:ins>
      <w:ins w:id="977" w:author="Eric Hekler" w:date="2015-12-30T10:26:00Z">
        <w:del w:id="978" w:author="Matthew Kay" w:date="2016-01-04T16:26:00Z">
          <w:r w:rsidR="00C434DD" w:rsidDel="004E55EC">
            <w:delText>are published</w:delText>
          </w:r>
        </w:del>
        <w:r w:rsidR="00C434DD">
          <w:t xml:space="preserve">. </w:t>
        </w:r>
      </w:ins>
      <w:ins w:id="979" w:author="Matthew Kay" w:date="2016-01-04T16:27:00Z">
        <w:r w:rsidR="004E55EC">
          <w:t xml:space="preserve">In the above example, </w:t>
        </w:r>
      </w:ins>
      <w:ins w:id="980" w:author="Eric Hekler" w:date="2015-12-30T10:27:00Z">
        <w:del w:id="981" w:author="Matthew Kay" w:date="2016-01-04T16:27:00Z">
          <w:r w:rsidR="00C434DD" w:rsidDel="004E55EC">
            <w:delText xml:space="preserve">Within our example here, </w:delText>
          </w:r>
        </w:del>
        <w:r w:rsidR="00C434DD">
          <w:t xml:space="preserve">this would mean that </w:t>
        </w:r>
      </w:ins>
      <w:ins w:id="982" w:author="Eric Hekler" w:date="2015-12-30T10:28:00Z">
        <w:r w:rsidR="00C434DD">
          <w:t>the effe</w:t>
        </w:r>
      </w:ins>
      <w:ins w:id="983" w:author="Eric Hekler" w:date="2015-12-30T11:09:00Z">
        <w:r w:rsidR="00BA0753">
          <w:t>c</w:t>
        </w:r>
      </w:ins>
      <w:ins w:id="984" w:author="Eric Hekler" w:date="2015-12-30T10:28:00Z">
        <w:r w:rsidR="00C434DD">
          <w:t xml:space="preserve">t size estimate </w:t>
        </w:r>
      </w:ins>
      <w:del w:id="985" w:author="Eric Hekler" w:date="2015-12-30T09:54:00Z">
        <w:r w:rsidR="0002541C" w:rsidDel="00E020A4">
          <w:delText xml:space="preserve"> (note that to</w:delText>
        </w:r>
      </w:del>
      <w:del w:id="986" w:author="Eric Hekler" w:date="2015-12-30T10:27:00Z">
        <w:r w:rsidR="0002541C" w:rsidDel="00C434DD">
          <w:delText xml:space="preserve"> </w:delText>
        </w:r>
      </w:del>
      <w:ins w:id="987" w:author="Eric Hekler" w:date="2015-12-30T09:54:00Z">
        <w:r>
          <w:t xml:space="preserve">would need to be nearly 3 times the actual </w:t>
        </w:r>
      </w:ins>
      <w:ins w:id="988" w:author="Eric Hekler" w:date="2015-12-30T09:55:00Z">
        <w:r>
          <w:t>effect</w:t>
        </w:r>
      </w:ins>
      <w:ins w:id="989" w:author="Eric Hekler" w:date="2015-12-30T11:09:00Z">
        <w:r w:rsidR="00BA0753">
          <w:t xml:space="preserve"> with</w:t>
        </w:r>
      </w:ins>
      <w:ins w:id="990" w:author="Eric Hekler" w:date="2015-12-30T11:10:00Z">
        <w:r w:rsidR="00BA0753">
          <w:t>in a</w:t>
        </w:r>
      </w:ins>
      <w:ins w:id="991" w:author="Eric Hekler" w:date="2015-12-30T11:40:00Z">
        <w:r w:rsidR="00EE6FF4">
          <w:t xml:space="preserve"> single small sample study.</w:t>
        </w:r>
      </w:ins>
      <w:ins w:id="992" w:author="Eric Hekler" w:date="2015-12-30T09:55:00Z">
        <w:r>
          <w:t xml:space="preserve"> If, by chance, this</w:t>
        </w:r>
      </w:ins>
      <w:del w:id="993"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994" w:author="Eric Hekler" w:date="2015-12-30T09:55:00Z">
        <w:r w:rsidR="00234397">
          <w:t xml:space="preserve">large effect were </w:t>
        </w:r>
        <w:r>
          <w:t>found</w:t>
        </w:r>
      </w:ins>
      <w:ins w:id="995" w:author="Eric Hekler" w:date="2015-12-30T11:40:00Z">
        <w:r w:rsidR="00EE6FF4">
          <w:t xml:space="preserve"> (as was the case with our hypothetical scenario)</w:t>
        </w:r>
      </w:ins>
      <w:ins w:id="996" w:author="Eric Hekler" w:date="2015-12-30T09:55:00Z">
        <w:r>
          <w:t xml:space="preserve">, it would create </w:t>
        </w:r>
      </w:ins>
      <w:ins w:id="997" w:author="Eric Hekler" w:date="2015-12-30T11:10:00Z">
        <w:r w:rsidR="00BA0753">
          <w:t xml:space="preserve">an inflated effect size estimate in the literature that </w:t>
        </w:r>
      </w:ins>
      <w:ins w:id="998" w:author="Matthew Kay" w:date="2016-01-04T17:26:00Z">
        <w:r w:rsidR="00EC0AB7">
          <w:t xml:space="preserve">is unlikely </w:t>
        </w:r>
      </w:ins>
      <w:ins w:id="999" w:author="Eric Hekler" w:date="2015-12-30T11:10:00Z">
        <w:del w:id="1000" w:author="Matthew Kay" w:date="2016-01-04T17:26:00Z">
          <w:r w:rsidR="00BA0753" w:rsidDel="00EC0AB7">
            <w:delText xml:space="preserve">would not </w:delText>
          </w:r>
        </w:del>
      </w:ins>
      <w:ins w:id="1001" w:author="Matthew Kay" w:date="2016-01-04T17:26:00Z">
        <w:r w:rsidR="00EC0AB7">
          <w:t xml:space="preserve">to </w:t>
        </w:r>
      </w:ins>
      <w:ins w:id="1002" w:author="Eric Hekler" w:date="2015-12-30T11:10:00Z">
        <w:r w:rsidR="00BA0753">
          <w:t xml:space="preserve">be corrected </w:t>
        </w:r>
        <w:del w:id="1003" w:author="Matthew Kay" w:date="2016-01-04T17:26:00Z">
          <w:r w:rsidR="00BA0753" w:rsidDel="00EC0AB7">
            <w:delText xml:space="preserve">based </w:delText>
          </w:r>
        </w:del>
      </w:ins>
      <w:ins w:id="1004" w:author="Matthew Kay" w:date="2016-01-04T17:26:00Z">
        <w:r w:rsidR="00EC0AB7">
          <w:t xml:space="preserve">due to </w:t>
        </w:r>
      </w:ins>
      <w:ins w:id="1005" w:author="Eric Hekler" w:date="2015-12-30T11:10:00Z">
        <w:del w:id="1006" w:author="Matthew Kay" w:date="2016-01-04T17:26:00Z">
          <w:r w:rsidR="00BA0753" w:rsidDel="00EC0AB7">
            <w:delText xml:space="preserve">on </w:delText>
          </w:r>
        </w:del>
        <w:r w:rsidR="00BA0753">
          <w:t>the lack meta-analyses</w:t>
        </w:r>
      </w:ins>
      <w:ins w:id="1007" w:author="Eric Hekler" w:date="2015-12-30T11:40:00Z">
        <w:r w:rsidR="00EE6FF4">
          <w:t xml:space="preserve"> in the HCI community</w:t>
        </w:r>
      </w:ins>
      <w:ins w:id="1008" w:author="Eric Hekler" w:date="2015-12-30T11:10:00Z">
        <w:r w:rsidR="00BA0753">
          <w:t>.</w:t>
        </w:r>
        <w:del w:id="1009" w:author="Matthew Kay" w:date="2016-01-04T17:26:00Z">
          <w:r w:rsidR="00BA0753" w:rsidDel="00EC0AB7">
            <w:delText xml:space="preserve"> </w:delText>
          </w:r>
        </w:del>
      </w:ins>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10" w:name="h.n45cddxwr11g" w:colFirst="0" w:colLast="0"/>
      <w:bookmarkEnd w:id="1010"/>
      <w:r>
        <w:rPr>
          <w:noProof/>
        </w:rPr>
        <mc:AlternateContent>
          <mc:Choice Requires="wps">
            <w:drawing>
              <wp:anchor distT="45720" distB="45720" distL="114300" distR="114300" simplePos="0" relativeHeight="251657216" behindDoc="0" locked="0" layoutInCell="1" allowOverlap="1" wp14:anchorId="1B7E6505" wp14:editId="396BC9D2">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5D12A5AF"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11"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12"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13"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14"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687E40" w:rsidRDefault="00687E40" w:rsidP="00B333C0">
                            <w:pPr>
                              <w:pStyle w:val="Caption"/>
                            </w:pPr>
                            <w:bookmarkStart w:id="1015" w:name="_Ref430912138"/>
                            <w:r>
                              <w:t xml:space="preserve">Figure </w:t>
                            </w:r>
                            <w:fldSimple w:instr=" SEQ Figure \* ARABIC ">
                              <w:r w:rsidR="00ED2FC1">
                                <w:rPr>
                                  <w:noProof/>
                                </w:rPr>
                                <w:t>4</w:t>
                              </w:r>
                            </w:fldSimple>
                            <w:bookmarkEnd w:id="1015"/>
                            <w:r>
                              <w:t xml:space="preserve">. Results of the </w:t>
                            </w:r>
                            <w:ins w:id="1016" w:author="Matthew Kay" w:date="2016-01-07T22:08:00Z">
                              <w:r>
                                <w:t>f</w:t>
                              </w:r>
                            </w:ins>
                            <w:del w:id="1017" w:author="Matthew Kay" w:date="2016-01-07T22:08:00Z">
                              <w:r w:rsidDel="00416CDB">
                                <w:delText>F</w:delText>
                              </w:r>
                            </w:del>
                            <w:r>
                              <w:t>requentist (A) and Bayesian (B) analyses of all simulated worlds</w:t>
                            </w:r>
                            <w:ins w:id="1018" w:author="Matthew Kay" w:date="2016-01-07T22:09:00Z">
                              <w:r>
                                <w:t xml:space="preserve">, </w:t>
                              </w:r>
                            </w:ins>
                            <w:del w:id="1019" w:author="Matthew Kay" w:date="2016-01-07T22:09:00Z">
                              <w:r w:rsidDel="00416CDB">
                                <w:delText xml:space="preserve"> with </w:delText>
                              </w:r>
                            </w:del>
                            <w:r>
                              <w:t>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25pt;margin-top:0;width:240.45pt;height:595.25pt;z-index:251657216;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5D12A5AF"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20"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21"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22"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23"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687E40" w:rsidRDefault="00687E40" w:rsidP="00B333C0">
                      <w:pPr>
                        <w:pStyle w:val="Caption"/>
                      </w:pPr>
                      <w:bookmarkStart w:id="1024" w:name="_Ref430912138"/>
                      <w:r>
                        <w:t xml:space="preserve">Figure </w:t>
                      </w:r>
                      <w:fldSimple w:instr=" SEQ Figure \* ARABIC ">
                        <w:r w:rsidR="00ED2FC1">
                          <w:rPr>
                            <w:noProof/>
                          </w:rPr>
                          <w:t>4</w:t>
                        </w:r>
                      </w:fldSimple>
                      <w:bookmarkEnd w:id="1024"/>
                      <w:r>
                        <w:t xml:space="preserve">. Results of the </w:t>
                      </w:r>
                      <w:ins w:id="1025" w:author="Matthew Kay" w:date="2016-01-07T22:08:00Z">
                        <w:r>
                          <w:t>f</w:t>
                        </w:r>
                      </w:ins>
                      <w:del w:id="1026" w:author="Matthew Kay" w:date="2016-01-07T22:08:00Z">
                        <w:r w:rsidDel="00416CDB">
                          <w:delText>F</w:delText>
                        </w:r>
                      </w:del>
                      <w:r>
                        <w:t>requentist (A) and Bayesian (B) analyses of all simulated worlds</w:t>
                      </w:r>
                      <w:ins w:id="1027" w:author="Matthew Kay" w:date="2016-01-07T22:09:00Z">
                        <w:r>
                          <w:t xml:space="preserve">, </w:t>
                        </w:r>
                      </w:ins>
                      <w:del w:id="1028" w:author="Matthew Kay" w:date="2016-01-07T22:09:00Z">
                        <w:r w:rsidDel="00416CDB">
                          <w:delText xml:space="preserve"> with </w:delText>
                        </w:r>
                      </w:del>
                      <w:r>
                        <w:t>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1029" w:author="Matthew Kay" w:date="2016-01-04T16:24:00Z">
        <w:r w:rsidR="004E55EC">
          <w:t>i</w:t>
        </w:r>
      </w:ins>
      <w:del w:id="1030"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ED2FC1">
        <w:t xml:space="preserve">Figure </w:t>
      </w:r>
      <w:r w:rsidR="00ED2FC1">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antSplit/>
        </w:trPr>
        <w:tc>
          <w:tcPr>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31" w:author="Matthew Kay" w:date="2015-12-27T13:29:00Z">
                  <w:rPr>
                    <w:rFonts w:ascii="Arial" w:hAnsi="Arial" w:cs="Arial"/>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32" w:author="Matthew Kay" w:date="2015-12-27T13:29:00Z">
                  <w:rPr>
                    <w:rFonts w:ascii="Arial" w:hAnsi="Arial" w:cs="Arial"/>
                  </w:rPr>
                </w:rPrChange>
              </w:rPr>
            </w:pPr>
            <w:r w:rsidRPr="004E423F">
              <w:rPr>
                <w:rFonts w:ascii="Arial" w:hAnsi="Arial" w:cs="Arial"/>
                <w:sz w:val="17"/>
                <w:szCs w:val="17"/>
                <w:rPrChange w:id="1033"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34" w:author="Matthew Kay" w:date="2015-12-27T13:29:00Z">
                  <w:rPr>
                    <w:rFonts w:ascii="Arial" w:hAnsi="Arial" w:cs="Arial"/>
                  </w:rPr>
                </w:rPrChange>
              </w:rPr>
            </w:pPr>
            <w:r w:rsidRPr="004E423F">
              <w:rPr>
                <w:rFonts w:ascii="Arial" w:hAnsi="Arial" w:cs="Arial"/>
                <w:sz w:val="17"/>
                <w:szCs w:val="17"/>
                <w:rPrChange w:id="1035" w:author="Matthew Kay" w:date="2015-12-27T13:29:00Z">
                  <w:rPr>
                    <w:rFonts w:ascii="Arial" w:hAnsi="Arial" w:cs="Arial"/>
                  </w:rPr>
                </w:rPrChange>
              </w:rPr>
              <w:t>Bayesian</w:t>
            </w:r>
          </w:p>
        </w:tc>
      </w:tr>
      <w:tr w:rsidR="009A2467" w14:paraId="1A96E32A" w14:textId="77777777" w:rsidTr="00137B62">
        <w:trPr>
          <w:cantSplit/>
        </w:trPr>
        <w:tc>
          <w:tcPr>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36" w:author="Matthew Kay" w:date="2015-12-27T13:29:00Z">
                  <w:rPr>
                    <w:rFonts w:ascii="Arial" w:hAnsi="Arial" w:cs="Arial"/>
                  </w:rPr>
                </w:rPrChange>
              </w:rPr>
            </w:pPr>
            <w:r w:rsidRPr="004E423F">
              <w:rPr>
                <w:rFonts w:ascii="Arial" w:hAnsi="Arial" w:cs="Arial"/>
                <w:sz w:val="17"/>
                <w:szCs w:val="17"/>
                <w:rPrChange w:id="1037"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38" w:author="Matthew Kay" w:date="2015-12-27T13:29:00Z">
                  <w:rPr>
                    <w:rFonts w:ascii="Arial" w:hAnsi="Arial" w:cs="Arial"/>
                  </w:rPr>
                </w:rPrChange>
              </w:rPr>
            </w:pPr>
            <w:r w:rsidRPr="004E423F">
              <w:rPr>
                <w:rFonts w:ascii="Arial" w:hAnsi="Arial" w:cs="Arial"/>
                <w:sz w:val="17"/>
                <w:szCs w:val="17"/>
                <w:rPrChange w:id="1039"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40" w:author="Matthew Kay" w:date="2015-12-27T13:29:00Z">
                  <w:rPr>
                    <w:rFonts w:ascii="Arial" w:hAnsi="Arial" w:cs="Arial"/>
                  </w:rPr>
                </w:rPrChange>
              </w:rPr>
            </w:pPr>
            <w:r w:rsidRPr="004E423F">
              <w:rPr>
                <w:rFonts w:ascii="Arial" w:hAnsi="Arial" w:cs="Arial"/>
                <w:sz w:val="17"/>
                <w:szCs w:val="17"/>
                <w:rPrChange w:id="1041"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fldSimple w:instr=" SEQ Table \* ARABIC ">
        <w:r w:rsidR="00ED2FC1">
          <w:rPr>
            <w:noProof/>
          </w:rPr>
          <w:t>2</w:t>
        </w:r>
      </w:fldSimple>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1BD39EA8"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042"/>
      <w:ins w:id="1043" w:author="Matthew Kay" w:date="2016-01-04T16:30:00Z">
        <w:r>
          <w:t xml:space="preserve">Compared to the frequentist world, </w:t>
        </w:r>
      </w:ins>
      <w:ins w:id="1044" w:author="Eric Hekler" w:date="2015-12-30T11:30:00Z">
        <w:del w:id="1045" w:author="Matthew Kay" w:date="2016-01-04T16:29:00Z">
          <w:r w:rsidR="00234397" w:rsidDel="004E55EC">
            <w:delText xml:space="preserve">Likely most important is the improvement in effect size estimations </w:delText>
          </w:r>
        </w:del>
      </w:ins>
      <w:del w:id="1046" w:author="Matthew Kay" w:date="2016-01-04T16:29:00Z">
        <w:r w:rsidR="0002541C" w:rsidDel="004E55EC">
          <w:delText>We also see the same narrowing of precision in successive studies in t</w:delText>
        </w:r>
      </w:del>
      <w:ins w:id="1047" w:author="Matthew Kay" w:date="2016-01-04T16:29:00Z">
        <w:r>
          <w:t>t</w:t>
        </w:r>
      </w:ins>
      <w:r w:rsidR="0002541C">
        <w:t>he Bayesian world</w:t>
      </w:r>
      <w:ins w:id="1048" w:author="Matthew Kay" w:date="2016-01-04T16:29:00Z">
        <w:r>
          <w:t xml:space="preserve"> also offer</w:t>
        </w:r>
      </w:ins>
      <w:ins w:id="1049" w:author="Eric Hekler" w:date="2015-12-30T11:31:00Z">
        <w:r w:rsidR="00234397">
          <w:t>s</w:t>
        </w:r>
      </w:ins>
      <w:ins w:id="1050" w:author="Matthew Kay" w:date="2016-01-04T16:29:00Z">
        <w:r>
          <w:t xml:space="preserve"> </w:t>
        </w:r>
        <w:commentRangeStart w:id="1051"/>
        <w:commentRangeStart w:id="1052"/>
        <w:r>
          <w:t>more precise</w:t>
        </w:r>
      </w:ins>
      <w:ins w:id="1053" w:author="Matthew Kay" w:date="2016-01-04T16:30:00Z">
        <w:r>
          <w:t xml:space="preserve"> and accurate estimates</w:t>
        </w:r>
      </w:ins>
      <w:ins w:id="1054" w:author="Eric Hekler" w:date="2015-12-30T11:31:00Z">
        <w:r w:rsidR="00234397">
          <w:t xml:space="preserve"> </w:t>
        </w:r>
        <w:del w:id="1055" w:author="Matthew Kay" w:date="2016-01-04T16:30:00Z">
          <w:r w:rsidR="00234397" w:rsidDel="004E55EC">
            <w:delText>compared to frequintis</w:delText>
          </w:r>
        </w:del>
      </w:ins>
      <w:ins w:id="1056" w:author="Eric Hekler" w:date="2015-12-30T11:33:00Z">
        <w:del w:id="1057" w:author="Matthew Kay" w:date="2016-01-04T16:30:00Z">
          <w:r w:rsidR="00234397" w:rsidDel="004E55EC">
            <w:delText>t</w:delText>
          </w:r>
        </w:del>
      </w:ins>
      <w:ins w:id="1058" w:author="Eric Hekler" w:date="2015-12-30T11:41:00Z">
        <w:del w:id="1059" w:author="Matthew Kay" w:date="2016-01-04T16:30:00Z">
          <w:r w:rsidR="00EE6FF4" w:rsidDel="004E55EC">
            <w:delText xml:space="preserve"> </w:delText>
          </w:r>
        </w:del>
        <w:r w:rsidR="00EE6FF4">
          <w:t>across studies</w:t>
        </w:r>
      </w:ins>
      <w:ins w:id="1060" w:author="Eric Hekler" w:date="2016-01-06T13:11:00Z">
        <w:r w:rsidR="00824531">
          <w:t xml:space="preserve"> (as represented in the root mean square error</w:t>
        </w:r>
      </w:ins>
      <w:commentRangeEnd w:id="1051"/>
      <w:r w:rsidR="0065371A">
        <w:rPr>
          <w:rStyle w:val="CommentReference"/>
        </w:rPr>
        <w:commentReference w:id="1051"/>
      </w:r>
      <w:commentRangeEnd w:id="1052"/>
      <w:r w:rsidR="00CE7743">
        <w:rPr>
          <w:rStyle w:val="CommentReference"/>
        </w:rPr>
        <w:commentReference w:id="1052"/>
      </w:r>
      <w:ins w:id="1061" w:author="Eric Hekler" w:date="2016-01-06T13:11:00Z">
        <w:r w:rsidR="00824531">
          <w:t>)</w:t>
        </w:r>
      </w:ins>
      <w:ins w:id="1062" w:author="Eric Hekler" w:date="2015-12-30T11:31:00Z">
        <w:r w:rsidR="00234397">
          <w:t>.</w:t>
        </w:r>
      </w:ins>
      <w:del w:id="1063" w:author="Eric Hekler" w:date="2015-12-30T11:31:00Z">
        <w:r w:rsidR="0002541C" w:rsidDel="00234397">
          <w:delText xml:space="preserve"> as we did with the 100-participant simulations.</w:delText>
        </w:r>
      </w:del>
      <w:r w:rsidR="0002541C">
        <w:t xml:space="preserve"> </w:t>
      </w:r>
      <w:commentRangeEnd w:id="1042"/>
      <w:r w:rsidR="00824531">
        <w:rPr>
          <w:rStyle w:val="CommentReference"/>
        </w:rPr>
        <w:commentReference w:id="1042"/>
      </w:r>
      <w:r w:rsidR="0002541C">
        <w:t xml:space="preserve">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1064" w:author="Eric Hekler" w:date="2015-12-30T11:31:00Z">
        <w:r w:rsidR="00EE6FF4">
          <w:t xml:space="preserve"> (see Table 3</w:t>
        </w:r>
      </w:ins>
      <w:ins w:id="1065" w:author="Greg Nelson" w:date="2016-01-06T15:32:00Z">
        <w:r w:rsidR="000E4C69">
          <w:t xml:space="preserve"> below</w:t>
        </w:r>
      </w:ins>
      <w:ins w:id="1066" w:author="Eric Hekler" w:date="2015-12-30T11:31:00Z">
        <w:r w:rsidR="00EE6FF4">
          <w:t xml:space="preserve">). In contrast, effect size estimates </w:t>
        </w:r>
      </w:ins>
      <w:ins w:id="1067" w:author="Eric Hekler" w:date="2015-12-30T11:43:00Z">
        <w:r w:rsidR="00EE6FF4">
          <w:t xml:space="preserve">are only corrected with </w:t>
        </w:r>
        <w:del w:id="1068" w:author="Matthew Kay" w:date="2016-01-04T16:32:00Z">
          <w:r w:rsidR="00EE6FF4" w:rsidDel="004E55EC">
            <w:delText xml:space="preserve">the </w:delText>
          </w:r>
        </w:del>
        <w:r w:rsidR="00EE6FF4">
          <w:t>meta-analysis</w:t>
        </w:r>
      </w:ins>
      <w:ins w:id="1069" w:author="Eric Hekler" w:date="2015-12-30T11:44:00Z">
        <w:r w:rsidR="00EE6FF4">
          <w:t xml:space="preserve"> in the </w:t>
        </w:r>
        <w:del w:id="1070" w:author="Matthew Kay" w:date="2016-01-04T16:30:00Z">
          <w:r w:rsidR="00EE6FF4" w:rsidDel="004E55EC">
            <w:delText>frequintist</w:delText>
          </w:r>
        </w:del>
      </w:ins>
      <w:ins w:id="1071" w:author="Matthew Kay" w:date="2016-01-04T16:30:00Z">
        <w:r>
          <w:t>frequentist</w:t>
        </w:r>
      </w:ins>
      <w:ins w:id="1072" w:author="Eric Hekler" w:date="2015-12-30T11:44:00Z">
        <w:r w:rsidR="00EE6FF4">
          <w:t xml:space="preserve"> world</w:t>
        </w:r>
      </w:ins>
      <w:ins w:id="1073" w:author="Eric Hekler" w:date="2016-01-06T13:13:00Z">
        <w:r w:rsidR="00AD09DB">
          <w:t>, thus the correction is unlikely in HCI because of a lack of meta-analyses</w:t>
        </w:r>
      </w:ins>
      <w:ins w:id="1074" w:author="Matthew Kay" w:date="2016-01-04T16:30:00Z">
        <w:del w:id="1075" w:author="Eric Hekler" w:date="2016-01-06T13:13:00Z">
          <w:r w:rsidDel="00AD09DB">
            <w:delText xml:space="preserve"> (as we hav</w:delText>
          </w:r>
          <w:r w:rsidR="00EC0AB7" w:rsidDel="00AD09DB">
            <w:delText xml:space="preserve">e seen, a rare practice in the </w:delText>
          </w:r>
          <w:r w:rsidDel="00AD09DB">
            <w:delText>H</w:delText>
          </w:r>
        </w:del>
      </w:ins>
      <w:ins w:id="1076" w:author="Matthew Kay" w:date="2016-01-04T17:30:00Z">
        <w:del w:id="1077" w:author="Eric Hekler" w:date="2016-01-06T13:13:00Z">
          <w:r w:rsidR="00EC0AB7" w:rsidDel="00AD09DB">
            <w:delText>C</w:delText>
          </w:r>
        </w:del>
      </w:ins>
      <w:ins w:id="1078" w:author="Matthew Kay" w:date="2016-01-04T16:30:00Z">
        <w:del w:id="1079" w:author="Eric Hekler" w:date="2016-01-06T13:13:00Z">
          <w:r w:rsidDel="00AD09DB">
            <w:delText>I community</w:delText>
          </w:r>
        </w:del>
      </w:ins>
      <w:ins w:id="1080" w:author="Matthew Kay" w:date="2016-01-04T16:32:00Z">
        <w:del w:id="1081" w:author="Eric Hekler" w:date="2016-01-06T13:13:00Z">
          <w:r w:rsidDel="00AD09DB">
            <w:delText>)</w:delText>
          </w:r>
        </w:del>
      </w:ins>
      <w:ins w:id="1082" w:author="Eric Hekler" w:date="2015-12-30T11:43:00Z">
        <w:r w:rsidR="00EE6FF4">
          <w:t>.</w:t>
        </w:r>
        <w:del w:id="1083" w:author="Matthew Kay" w:date="2016-01-04T16:31:00Z">
          <w:r w:rsidR="00EE6FF4" w:rsidDel="004E55EC">
            <w:delText xml:space="preserve"> This suggests self-correction </w:delText>
          </w:r>
        </w:del>
      </w:ins>
      <w:ins w:id="1084" w:author="Eric Hekler" w:date="2015-12-30T11:44:00Z">
        <w:del w:id="1085" w:author="Matthew Kay" w:date="2016-01-04T16:31:00Z">
          <w:r w:rsidR="00EE6FF4" w:rsidDel="004E55EC">
            <w:delText xml:space="preserve">of effect sizes </w:delText>
          </w:r>
        </w:del>
      </w:ins>
      <w:ins w:id="1086" w:author="Eric Hekler" w:date="2015-12-30T11:43:00Z">
        <w:del w:id="1087" w:author="Matthew Kay" w:date="2016-01-04T16:31:00Z">
          <w:r w:rsidR="00EE6FF4" w:rsidDel="004E55EC">
            <w:delText>in a Bayesian world and no correction (because of the lack of meta-analys</w:delText>
          </w:r>
        </w:del>
      </w:ins>
      <w:ins w:id="1088" w:author="Eric Hekler" w:date="2015-12-30T11:44:00Z">
        <w:del w:id="1089" w:author="Matthew Kay" w:date="2016-01-04T16:31:00Z">
          <w:r w:rsidR="00EE6FF4" w:rsidDel="004E55EC">
            <w:delText>e</w:delText>
          </w:r>
        </w:del>
      </w:ins>
      <w:ins w:id="1090" w:author="Eric Hekler" w:date="2015-12-30T11:43:00Z">
        <w:del w:id="1091" w:author="Matthew Kay" w:date="2016-01-04T16:31:00Z">
          <w:r w:rsidR="00EE6FF4" w:rsidDel="004E55EC">
            <w:delText>s) in a frequintist world within the CHI community</w:delText>
          </w:r>
        </w:del>
      </w:ins>
      <w:ins w:id="1092" w:author="Eric Hekler" w:date="2015-12-30T11:50:00Z">
        <w:del w:id="1093" w:author="Matthew Kay" w:date="2016-01-04T16:31:00Z">
          <w:r w:rsidR="007D1966" w:rsidDel="004E55EC">
            <w:delText xml:space="preserve"> for small sample studies</w:delText>
          </w:r>
        </w:del>
      </w:ins>
      <w:ins w:id="1094" w:author="Eric Hekler" w:date="2015-12-30T11:43:00Z">
        <w:del w:id="1095" w:author="Matthew Kay" w:date="2016-01-04T16:31:00Z">
          <w:r w:rsidR="00EE6FF4" w:rsidDel="004E55EC">
            <w:delText>.</w:delText>
          </w:r>
        </w:del>
        <w:r w:rsidR="00EE6FF4">
          <w:t xml:space="preserve"> </w:t>
        </w:r>
      </w:ins>
      <w:ins w:id="1096" w:author="Eric Hekler" w:date="2015-12-30T11:32:00Z">
        <w:r w:rsidR="00234397">
          <w:t xml:space="preserve"> </w:t>
        </w:r>
      </w:ins>
      <w:del w:id="1097" w:author="Eric Hekler" w:date="2015-12-30T11:31:00Z">
        <w:r w:rsidR="009A2467" w:rsidDel="00234397">
          <w:delText>:</w:delText>
        </w:r>
      </w:del>
    </w:p>
    <w:tbl>
      <w:tblPr>
        <w:tblW w:w="0" w:type="auto"/>
        <w:tblCellMar>
          <w:top w:w="115" w:type="dxa"/>
          <w:left w:w="0" w:type="dxa"/>
          <w:right w:w="0" w:type="dxa"/>
        </w:tblCellMar>
        <w:tblLook w:val="04A0" w:firstRow="1" w:lastRow="0" w:firstColumn="1" w:lastColumn="0" w:noHBand="0" w:noVBand="1"/>
      </w:tblPr>
      <w:tblGrid>
        <w:gridCol w:w="2475"/>
        <w:gridCol w:w="1283"/>
        <w:gridCol w:w="1066"/>
        <w:tblGridChange w:id="1098">
          <w:tblGrid>
            <w:gridCol w:w="2463"/>
            <w:gridCol w:w="12"/>
            <w:gridCol w:w="1278"/>
            <w:gridCol w:w="5"/>
            <w:gridCol w:w="1066"/>
          </w:tblGrid>
        </w:tblGridChange>
      </w:tblGrid>
      <w:tr w:rsidR="009A2467" w:rsidRPr="00773D13" w14:paraId="3660413F" w14:textId="77777777" w:rsidTr="00C61C18">
        <w:tc>
          <w:tcPr>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99"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100" w:author="Matthew Kay" w:date="2015-12-27T13:29:00Z">
                  <w:rPr>
                    <w:rFonts w:ascii="Arial" w:hAnsi="Arial" w:cs="Arial"/>
                  </w:rPr>
                </w:rPrChange>
              </w:rPr>
            </w:pPr>
            <w:r w:rsidRPr="004E423F">
              <w:rPr>
                <w:rFonts w:ascii="Arial" w:hAnsi="Arial" w:cs="Arial"/>
                <w:sz w:val="17"/>
                <w:szCs w:val="17"/>
                <w:rPrChange w:id="1101"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102" w:author="Matthew Kay" w:date="2015-12-27T13:29:00Z">
                  <w:rPr>
                    <w:rFonts w:ascii="Arial" w:hAnsi="Arial" w:cs="Arial"/>
                  </w:rPr>
                </w:rPrChange>
              </w:rPr>
            </w:pPr>
            <w:r w:rsidRPr="004E423F">
              <w:rPr>
                <w:rFonts w:ascii="Arial" w:hAnsi="Arial" w:cs="Arial"/>
                <w:sz w:val="17"/>
                <w:szCs w:val="17"/>
                <w:rPrChange w:id="1103" w:author="Matthew Kay" w:date="2015-12-27T13:29:00Z">
                  <w:rPr>
                    <w:rFonts w:ascii="Arial" w:hAnsi="Arial" w:cs="Arial"/>
                  </w:rPr>
                </w:rPrChange>
              </w:rPr>
              <w:t>Bayesian</w:t>
            </w:r>
          </w:p>
        </w:tc>
      </w:tr>
      <w:tr w:rsidR="009A2467" w:rsidRPr="00773D13" w14:paraId="6F2A240A" w14:textId="77777777" w:rsidTr="00C61C18">
        <w:tc>
          <w:tcPr>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1104" w:author="Matthew Kay" w:date="2015-12-27T13:29:00Z">
                  <w:rPr>
                    <w:rFonts w:ascii="Arial" w:hAnsi="Arial" w:cs="Arial"/>
                  </w:rPr>
                </w:rPrChange>
              </w:rPr>
            </w:pPr>
            <w:r w:rsidRPr="004E423F">
              <w:rPr>
                <w:rFonts w:ascii="Arial" w:hAnsi="Arial" w:cs="Arial"/>
                <w:sz w:val="17"/>
                <w:szCs w:val="17"/>
                <w:rPrChange w:id="1105"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106" w:author="Matthew Kay" w:date="2015-12-27T13:29:00Z">
                  <w:rPr>
                    <w:rFonts w:ascii="Arial" w:hAnsi="Arial" w:cs="Arial"/>
                  </w:rPr>
                </w:rPrChange>
              </w:rPr>
            </w:pPr>
            <w:r w:rsidRPr="004E423F">
              <w:rPr>
                <w:rFonts w:ascii="Arial" w:hAnsi="Arial" w:cs="Arial"/>
                <w:sz w:val="17"/>
                <w:szCs w:val="17"/>
                <w:rPrChange w:id="1107"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108" w:author="Matthew Kay" w:date="2015-12-27T13:29:00Z">
                  <w:rPr>
                    <w:rFonts w:ascii="Arial" w:hAnsi="Arial" w:cs="Arial"/>
                  </w:rPr>
                </w:rPrChange>
              </w:rPr>
            </w:pPr>
            <w:r w:rsidRPr="004E423F">
              <w:rPr>
                <w:rFonts w:ascii="Arial" w:hAnsi="Arial" w:cs="Arial"/>
                <w:sz w:val="17"/>
                <w:szCs w:val="17"/>
                <w:rPrChange w:id="1109"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1110" w:author="Matthew Kay" w:date="2015-12-27T13:23:00Z">
            <w:tblPrEx>
              <w:tblW w:w="0" w:type="auto"/>
              <w:tblCellMar>
                <w:top w:w="115" w:type="dxa"/>
                <w:left w:w="0" w:type="dxa"/>
                <w:right w:w="0" w:type="dxa"/>
              </w:tblCellMar>
            </w:tblPrEx>
          </w:tblPrExChange>
        </w:tblPrEx>
        <w:tc>
          <w:tcPr>
            <w:tcW w:w="2628" w:type="dxa"/>
            <w:tcBorders>
              <w:top w:val="nil"/>
              <w:bottom w:val="nil"/>
            </w:tcBorders>
            <w:tcMar>
              <w:top w:w="0" w:type="dxa"/>
            </w:tcMar>
            <w:tcPrChange w:id="1111"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112" w:author="Matthew Kay" w:date="2015-12-27T13:29:00Z">
                  <w:rPr>
                    <w:rFonts w:ascii="Arial" w:hAnsi="Arial" w:cs="Arial"/>
                  </w:rPr>
                </w:rPrChange>
              </w:rPr>
            </w:pPr>
            <w:r w:rsidRPr="004E423F">
              <w:rPr>
                <w:rFonts w:ascii="Arial" w:hAnsi="Arial" w:cs="Arial"/>
                <w:sz w:val="17"/>
                <w:szCs w:val="17"/>
                <w:rPrChange w:id="1113" w:author="Matthew Kay" w:date="2015-12-27T13:29:00Z">
                  <w:rPr>
                    <w:rFonts w:ascii="Arial" w:hAnsi="Arial" w:cs="Arial"/>
                  </w:rPr>
                </w:rPrChange>
              </w:rPr>
              <w:t>slow-to-fast − control</w:t>
            </w:r>
          </w:p>
        </w:tc>
        <w:tc>
          <w:tcPr>
            <w:tcW w:w="1317" w:type="dxa"/>
            <w:tcBorders>
              <w:top w:val="nil"/>
              <w:bottom w:val="nil"/>
            </w:tcBorders>
            <w:tcMar>
              <w:top w:w="0" w:type="dxa"/>
            </w:tcMar>
            <w:tcPrChange w:id="1114"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15" w:author="Matthew Kay" w:date="2015-12-27T13:29:00Z">
                  <w:rPr>
                    <w:rFonts w:ascii="Arial" w:hAnsi="Arial" w:cs="Arial"/>
                  </w:rPr>
                </w:rPrChange>
              </w:rPr>
            </w:pPr>
            <w:r w:rsidRPr="004E423F">
              <w:rPr>
                <w:rFonts w:ascii="Arial" w:hAnsi="Arial" w:cs="Arial"/>
                <w:sz w:val="17"/>
                <w:szCs w:val="17"/>
                <w:rPrChange w:id="1116" w:author="Matthew Kay" w:date="2015-12-27T13:29:00Z">
                  <w:rPr>
                    <w:rFonts w:ascii="Arial" w:hAnsi="Arial" w:cs="Arial"/>
                  </w:rPr>
                </w:rPrChange>
              </w:rPr>
              <w:t>0.68</w:t>
            </w:r>
          </w:p>
        </w:tc>
        <w:tc>
          <w:tcPr>
            <w:tcW w:w="1095" w:type="dxa"/>
            <w:tcBorders>
              <w:top w:val="nil"/>
              <w:bottom w:val="nil"/>
            </w:tcBorders>
            <w:tcMar>
              <w:top w:w="0" w:type="dxa"/>
            </w:tcMar>
            <w:tcPrChange w:id="1117"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18" w:author="Matthew Kay" w:date="2015-12-27T13:29:00Z">
                  <w:rPr>
                    <w:rFonts w:ascii="Arial" w:hAnsi="Arial" w:cs="Arial"/>
                  </w:rPr>
                </w:rPrChange>
              </w:rPr>
            </w:pPr>
            <w:r w:rsidRPr="004E423F">
              <w:rPr>
                <w:rFonts w:ascii="Arial" w:hAnsi="Arial" w:cs="Arial"/>
                <w:sz w:val="17"/>
                <w:szCs w:val="17"/>
                <w:rPrChange w:id="1119"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1120" w:author="Matthew Kay" w:date="2015-12-27T13:23:00Z">
            <w:tblPrEx>
              <w:tblW w:w="0" w:type="auto"/>
              <w:tblCellMar>
                <w:top w:w="115" w:type="dxa"/>
                <w:left w:w="0" w:type="dxa"/>
                <w:right w:w="0" w:type="dxa"/>
              </w:tblCellMar>
            </w:tblPrEx>
          </w:tblPrExChange>
        </w:tblPrEx>
        <w:tc>
          <w:tcPr>
            <w:tcW w:w="2628" w:type="dxa"/>
            <w:tcBorders>
              <w:top w:val="nil"/>
              <w:bottom w:val="single" w:sz="4" w:space="0" w:color="auto"/>
            </w:tcBorders>
            <w:tcMar>
              <w:top w:w="0" w:type="dxa"/>
            </w:tcMar>
            <w:tcPrChange w:id="1121"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122" w:author="Matthew Kay" w:date="2015-12-27T13:29:00Z">
                  <w:rPr>
                    <w:rFonts w:ascii="Arial" w:hAnsi="Arial" w:cs="Arial"/>
                  </w:rPr>
                </w:rPrChange>
              </w:rPr>
            </w:pPr>
            <w:r w:rsidRPr="004E423F">
              <w:rPr>
                <w:rFonts w:ascii="Arial" w:hAnsi="Arial" w:cs="Arial"/>
                <w:sz w:val="17"/>
                <w:szCs w:val="17"/>
                <w:rPrChange w:id="1123"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1124"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25" w:author="Matthew Kay" w:date="2015-12-27T13:29:00Z">
                  <w:rPr>
                    <w:rFonts w:ascii="Arial" w:hAnsi="Arial" w:cs="Arial"/>
                  </w:rPr>
                </w:rPrChange>
              </w:rPr>
            </w:pPr>
            <w:r w:rsidRPr="004E423F">
              <w:rPr>
                <w:rFonts w:ascii="Arial" w:hAnsi="Arial" w:cs="Arial"/>
                <w:sz w:val="17"/>
                <w:szCs w:val="17"/>
                <w:rPrChange w:id="1126"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1127"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28" w:author="Matthew Kay" w:date="2015-12-27T13:29:00Z">
                  <w:rPr>
                    <w:rFonts w:ascii="Arial" w:hAnsi="Arial" w:cs="Arial"/>
                  </w:rPr>
                </w:rPrChange>
              </w:rPr>
            </w:pPr>
            <w:r w:rsidRPr="004E423F">
              <w:rPr>
                <w:rFonts w:ascii="Arial" w:hAnsi="Arial" w:cs="Arial"/>
                <w:sz w:val="17"/>
                <w:szCs w:val="17"/>
                <w:rPrChange w:id="1129"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1130" w:author="Eric Hekler" w:date="2015-12-30T11:31:00Z"/>
        </w:rPr>
      </w:pPr>
      <w:r>
        <w:t xml:space="preserve">Table </w:t>
      </w:r>
      <w:r w:rsidR="004E55EC">
        <w:fldChar w:fldCharType="begin"/>
      </w:r>
      <w:r w:rsidR="004E55EC">
        <w:rPr>
          <w:b w:val="0"/>
        </w:rPr>
        <w:instrText xml:space="preserve"> SEQ Table \* ARABIC </w:instrText>
      </w:r>
      <w:r w:rsidR="004E55EC">
        <w:fldChar w:fldCharType="separate"/>
      </w:r>
      <w:ins w:id="1131" w:author="Matthew Kay" w:date="2016-01-19T16:00:00Z">
        <w:r w:rsidR="00ED2FC1">
          <w:rPr>
            <w:b w:val="0"/>
            <w:noProof/>
          </w:rPr>
          <w:t>3</w:t>
        </w:r>
      </w:ins>
      <w:del w:id="1132" w:author="Matthew Kay" w:date="2016-01-08T00:23:00Z">
        <w:r w:rsidR="00E5148B" w:rsidDel="00F159D7">
          <w:rPr>
            <w:noProof/>
          </w:rPr>
          <w:delText>3</w:delText>
        </w:r>
      </w:del>
      <w:r w:rsidR="004E55EC">
        <w:rPr>
          <w:noProof/>
        </w:rPr>
        <w:fldChar w:fldCharType="end"/>
      </w:r>
      <w:r>
        <w:t>. Root mean-squared error of estimates in experiment 4 with 20 participants per condition</w:t>
      </w:r>
      <w:del w:id="1133" w:author="Eric Hekler" w:date="2015-12-30T11:31:00Z">
        <w:r w:rsidDel="00234397">
          <w:delText>.</w:delText>
        </w:r>
      </w:del>
    </w:p>
    <w:p w14:paraId="5D1DA80D" w14:textId="77777777" w:rsidR="00234397" w:rsidRDefault="00234397">
      <w:pPr>
        <w:pStyle w:val="Caption"/>
        <w:rPr>
          <w:ins w:id="1134" w:author="Eric Hekler" w:date="2015-12-30T11:31:00Z"/>
        </w:rPr>
        <w:pPrChange w:id="1135"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36" w:author="Matthew Kay" w:date="2016-01-04T16:33:00Z"/>
        </w:rPr>
      </w:pPr>
      <w:del w:id="1137" w:author="Matthew Kay" w:date="2016-01-04T16:33:00Z">
        <w:r w:rsidDel="006C6E3F">
          <w:delText>In this section we discuss several implications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38" w:name="h.4n5olmckscb1" w:colFirst="0" w:colLast="0"/>
      <w:bookmarkEnd w:id="1138"/>
      <w:r>
        <w:t xml:space="preserve">Bayesian analysis increases the </w:t>
      </w:r>
      <w:r w:rsidR="005E4BEB">
        <w:br/>
      </w:r>
      <w:r>
        <w:t>value of small-</w:t>
      </w:r>
      <w:r w:rsidRPr="00137B62">
        <w:rPr>
          <w:i/>
        </w:rPr>
        <w:t>n</w:t>
      </w:r>
      <w:r>
        <w:t xml:space="preserve"> studies of novel work</w:t>
      </w:r>
    </w:p>
    <w:p w14:paraId="3154A3AE" w14:textId="4FA1D3F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del w:id="1139" w:author="Eric Hekler" w:date="2016-01-06T13:14:00Z">
        <w:r w:rsidDel="00AD09DB">
          <w:rPr>
            <w:i/>
          </w:rPr>
          <w:delText>n</w:delText>
        </w:r>
      </w:del>
      <w:ins w:id="1140" w:author="Eric Hekler" w:date="2016-01-06T13:14:00Z">
        <w:r w:rsidR="00AD09DB">
          <w:rPr>
            <w:i/>
          </w:rPr>
          <w:t>n</w:t>
        </w:r>
      </w:ins>
      <w:r>
        <w:rPr>
          <w:i/>
        </w:rPr>
        <w:t>ot to run low-powered studies</w:t>
      </w:r>
      <w:r>
        <w:t>.</w:t>
      </w:r>
    </w:p>
    <w:p w14:paraId="17182A7F" w14:textId="655A22C2"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resources for that type of work</w:t>
      </w:r>
      <w:ins w:id="1141" w:author="Matthew Kay" w:date="2016-01-04T16:33:00Z">
        <w:r w:rsidR="006C6E3F">
          <w:t>;</w:t>
        </w:r>
      </w:ins>
      <w:del w:id="1142" w:author="Matthew Kay" w:date="2016-01-04T16:33:00Z">
        <w:r w:rsidDel="006C6E3F">
          <w:delText>;</w:delText>
        </w:r>
      </w:del>
      <w:r>
        <w:t xml:space="preserve"> </w:t>
      </w:r>
      <w:ins w:id="1143" w:author="Matthew Kay" w:date="2016-01-04T16:33:00Z">
        <w:r w:rsidR="006C6E3F">
          <w:t>s</w:t>
        </w:r>
      </w:ins>
      <w:del w:id="1144" w:author="Matthew Kay" w:date="2016-01-04T16:33:00Z">
        <w:r w:rsidDel="006C6E3F">
          <w:delText>s</w:delText>
        </w:r>
      </w:del>
      <w:r>
        <w:t>pending their limited resources on running larger studies may be a poor allocation of work across the research community</w:t>
      </w:r>
      <w:ins w:id="1145" w:author="Eric Hekler" w:date="2016-01-06T13:14:00Z">
        <w:r w:rsidR="00AD09DB">
          <w:t xml:space="preserve"> as an accurate effect size might not be their first priority</w:t>
        </w:r>
      </w:ins>
      <w:r>
        <w:t>.</w:t>
      </w:r>
      <w:ins w:id="1146" w:author="Eric Hekler" w:date="2016-01-06T13:14:00Z">
        <w:r w:rsidR="00AD09DB">
          <w:t xml:space="preserve"> </w:t>
        </w:r>
      </w:ins>
      <w:del w:id="1147" w:author="Eric Hekler" w:date="2016-01-06T13:14:00Z">
        <w:r w:rsidDel="00AD09DB">
          <w:delText xml:space="preserve"> </w:delText>
        </w:r>
      </w:del>
      <w:r>
        <w:t xml:space="preserve">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85577F">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"[12]", "plainTextFormattedCitation" : "[12]", "previouslyFormattedCitation" : "[11]" }, "properties" : { "noteIndex" : 0 }, "schema" : "https://github.com/citation-style-language/schema/raw/master/csl-citation.json" }</w:instrText>
      </w:r>
      <w:r w:rsidR="00D67EE2">
        <w:fldChar w:fldCharType="separate"/>
      </w:r>
      <w:r w:rsidR="0085577F" w:rsidRPr="0085577F">
        <w:rPr>
          <w:noProof/>
        </w:rPr>
        <w:t>[12]</w:t>
      </w:r>
      <w:r w:rsidR="00D67EE2">
        <w:fldChar w:fldCharType="end"/>
      </w:r>
      <w:r>
        <w:t xml:space="preserve">); telling them not only to run evaluations but to recruit more participants amounts to blaming the users. </w:t>
      </w:r>
    </w:p>
    <w:p w14:paraId="15230D47" w14:textId="698835A0"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w:t>
      </w:r>
      <w:ins w:id="1148" w:author="Eric Hekler" w:date="2016-01-06T13:15:00Z">
        <w:r w:rsidR="00AD09DB">
          <w:t xml:space="preserve">can feasibly </w:t>
        </w:r>
      </w:ins>
      <w:del w:id="1149" w:author="Eric Hekler" w:date="2016-01-06T13:15:00Z">
        <w:r w:rsidDel="00AD09DB">
          <w:delText xml:space="preserve">better </w:delText>
        </w:r>
      </w:del>
      <w:r>
        <w:t>support</w:t>
      </w:r>
      <w:ins w:id="1150" w:author="Eric Hekler" w:date="2016-01-06T13:15:00Z">
        <w:r w:rsidR="00AD09DB">
          <w:t xml:space="preserve"> </w:t>
        </w:r>
      </w:ins>
      <w:del w:id="1151" w:author="Eric Hekler" w:date="2016-01-06T13:15:00Z">
        <w:r w:rsidDel="00AD09DB">
          <w:delText xml:space="preserve">s new kinds of </w:delText>
        </w:r>
      </w:del>
      <w:r>
        <w:t>collaborations tha</w:t>
      </w:r>
      <w:r w:rsidR="00D67EE2">
        <w:t>t</w:t>
      </w:r>
      <w:r>
        <w:t xml:space="preserve"> </w:t>
      </w:r>
      <w:r w:rsidR="00D67EE2">
        <w:t xml:space="preserve">take </w:t>
      </w:r>
      <w:del w:id="1152" w:author="Eric Hekler" w:date="2016-01-06T13:15:00Z">
        <w:r w:rsidR="00D67EE2" w:rsidDel="00AD09DB">
          <w:delText xml:space="preserve">better </w:delText>
        </w:r>
      </w:del>
      <w:r w:rsidR="00D67EE2">
        <w:t xml:space="preserve">advantage of </w:t>
      </w:r>
      <w:r>
        <w:t xml:space="preserve">specialization. </w:t>
      </w:r>
      <w:r w:rsidR="0002541C">
        <w:t>We see researchers that produce novel systems and interaction work as having a symbiotic relationship with others who have the resources and expertise for larger quantitative work</w:t>
      </w:r>
      <w:ins w:id="1153" w:author="Matthew Kay" w:date="2016-01-04T16:37:00Z">
        <w:r w:rsidR="006C6E3F">
          <w:t xml:space="preserve">, </w:t>
        </w:r>
      </w:ins>
      <w:del w:id="1154" w:author="Matthew Kay" w:date="2016-01-04T16:37:00Z">
        <w:r w:rsidR="0002541C" w:rsidDel="006C6E3F">
          <w:delText xml:space="preserve"> (</w:delText>
        </w:r>
      </w:del>
      <w:r w:rsidR="0002541C">
        <w:t>but perhaps not the expertise for novel engineering</w:t>
      </w:r>
      <w:del w:id="1155" w:author="Matthew Kay" w:date="2016-01-04T16:37:00Z">
        <w:r w:rsidR="0002541C" w:rsidDel="006C6E3F">
          <w:delText>)</w:delText>
        </w:r>
      </w:del>
      <w:ins w:id="1156" w:author="Greg Nelson" w:date="2016-01-06T15:34:00Z">
        <w:r w:rsidR="00CA6239">
          <w:t>. T</w:t>
        </w:r>
      </w:ins>
      <w:del w:id="1157" w:author="Greg Nelson" w:date="2016-01-06T15:34:00Z">
        <w:r w:rsidR="0002541C" w:rsidDel="00CA6239">
          <w:delText>: t</w:delText>
        </w:r>
      </w:del>
      <w:r w:rsidR="0002541C">
        <w:t>he latter researchers might find a novel technique in the literature, adapt it to some domain based on users’ needs</w:t>
      </w:r>
      <w:ins w:id="1158" w:author="Matthew Kay" w:date="2016-01-04T16:38:00Z">
        <w:r w:rsidR="006C6E3F">
          <w:t xml:space="preserve"> (or collaborate directly with its inventors, as often happens in novel health sensing work)</w:t>
        </w:r>
      </w:ins>
      <w:r w:rsidR="0002541C">
        <w:t>,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322CA14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ins w:id="1159" w:author="Greg Nelson" w:date="2016-01-07T16:51:00Z">
        <w:r w:rsidR="00C15359">
          <w:t>-</w:t>
        </w:r>
      </w:ins>
      <w:del w:id="1160" w:author="Greg Nelson" w:date="2016-01-07T16:51:00Z">
        <w:r w:rsidDel="00C15359">
          <w:delText xml:space="preserve"> </w:delText>
        </w:r>
      </w:del>
      <w:r>
        <w:t>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w:t>
      </w:r>
      <w:ins w:id="1161" w:author="Greg Nelson" w:date="2016-01-07T14:48:00Z">
        <w:r w:rsidR="00F80681">
          <w:rPr>
            <w:i/>
          </w:rPr>
          <w:t>p</w:t>
        </w:r>
      </w:ins>
      <w:del w:id="1162" w:author="Greg Nelson" w:date="2016-01-07T14:48:00Z">
        <w:r w:rsidR="00FC3F3B" w:rsidDel="00F80681">
          <w:delText>p</w:delText>
        </w:r>
      </w:del>
      <w:r w:rsidR="00FC3F3B">
        <w:t>-values</w:t>
      </w:r>
      <w:r>
        <w:t xml:space="preserve"> should not be a barrier to publication of novel design work when we know that any effect that is found in a small study </w:t>
      </w:r>
      <w:r>
        <w:lastRenderedPageBreak/>
        <w:t xml:space="preserve">is </w:t>
      </w:r>
      <w:del w:id="1163" w:author="Eric Hekler" w:date="2016-01-06T13:17:00Z">
        <w:r w:rsidDel="00AD09DB">
          <w:delText xml:space="preserve">likely </w:delText>
        </w:r>
      </w:del>
      <w:ins w:id="1164" w:author="Eric Hekler" w:date="2016-01-06T13:17:00Z">
        <w:r w:rsidR="00AD09DB">
          <w:t>suspect</w:t>
        </w:r>
      </w:ins>
      <w:del w:id="1165" w:author="Eric Hekler" w:date="2016-01-06T13:17:00Z">
        <w:r w:rsidDel="00AD09DB">
          <w:delText xml:space="preserve">overestimated or </w:delText>
        </w:r>
      </w:del>
      <w:del w:id="1166" w:author="Eric Hekler" w:date="2016-01-06T13:16:00Z">
        <w:r w:rsidDel="00AD09DB">
          <w:delText xml:space="preserve">simply </w:delText>
        </w:r>
      </w:del>
      <w:del w:id="1167" w:author="Eric Hekler" w:date="2016-01-06T13:17:00Z">
        <w:r w:rsidDel="00AD09DB">
          <w:delText>due to chance</w:delText>
        </w:r>
      </w:del>
      <w:r>
        <w:t xml:space="preserv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w:t>
      </w:r>
      <w:del w:id="1168" w:author="Eric Hekler" w:date="2016-01-06T13:17:00Z">
        <w:r w:rsidR="00FC3F3B" w:rsidDel="00AD09DB">
          <w:delText xml:space="preserve">in this domain </w:delText>
        </w:r>
      </w:del>
      <w:r w:rsidR="00FC3F3B">
        <w:t>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69" w:name="h.615trgjvtu9p" w:colFirst="0" w:colLast="0"/>
      <w:bookmarkEnd w:id="1169"/>
      <w:r>
        <w:t xml:space="preserve">Bayesian analysis fits into how </w:t>
      </w:r>
      <w:ins w:id="1170" w:author="Matthew Kay" w:date="2016-01-04T16:31:00Z">
        <w:r w:rsidR="004E55EC">
          <w:br/>
        </w:r>
      </w:ins>
      <w:r>
        <w:t xml:space="preserve">statistical practice is shaped </w:t>
      </w:r>
      <w:ins w:id="1171" w:author="Matthew Kay" w:date="2016-01-04T17:30:00Z">
        <w:r w:rsidR="00EC0AB7">
          <w:t>in</w:t>
        </w:r>
      </w:ins>
      <w:del w:id="1172" w:author="Matthew Kay" w:date="2016-01-04T17:30:00Z">
        <w:r w:rsidDel="00EC0AB7">
          <w:delText>at</w:delText>
        </w:r>
      </w:del>
      <w:r>
        <w:t xml:space="preserve"> </w:t>
      </w:r>
      <w:del w:id="1173" w:author="Matthew Kay" w:date="2016-01-04T17:30:00Z">
        <w:r w:rsidDel="00EC0AB7">
          <w:delText>C</w:delText>
        </w:r>
      </w:del>
      <w:r>
        <w:t>H</w:t>
      </w:r>
      <w:ins w:id="1174" w:author="Matthew Kay" w:date="2016-01-04T17:30:00Z">
        <w:r w:rsidR="00EC0AB7">
          <w:t>C</w:t>
        </w:r>
      </w:ins>
      <w:r>
        <w:t>I</w:t>
      </w:r>
    </w:p>
    <w:p w14:paraId="2BB35232" w14:textId="011FD47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w:t>
      </w:r>
      <w:ins w:id="1175" w:author="Matthew Kay" w:date="2016-01-04T17:30:00Z">
        <w:r w:rsidR="00EC0AB7">
          <w:t>in</w:t>
        </w:r>
      </w:ins>
      <w:del w:id="1176" w:author="Matthew Kay" w:date="2016-01-04T17:30:00Z">
        <w:r w:rsidDel="00EC0AB7">
          <w:delText>at</w:delText>
        </w:r>
      </w:del>
      <w:r>
        <w:t xml:space="preserve"> </w:t>
      </w:r>
      <w:del w:id="1177" w:author="Matthew Kay" w:date="2016-01-04T17:30:00Z">
        <w:r w:rsidDel="00EC0AB7">
          <w:delText>C</w:delText>
        </w:r>
      </w:del>
      <w:r>
        <w:t>H</w:t>
      </w:r>
      <w:ins w:id="1178" w:author="Matthew Kay" w:date="2016-01-04T17:30:00Z">
        <w:r w:rsidR="00EC0AB7">
          <w:t>C</w:t>
        </w:r>
      </w:ins>
      <w:r>
        <w:t xml:space="preserve">I is best shifted in a bottom-up fashion. For example, </w:t>
      </w:r>
      <w:proofErr w:type="spellStart"/>
      <w:r>
        <w:t>Wobbrock</w:t>
      </w:r>
      <w:proofErr w:type="spellEnd"/>
      <w:r>
        <w:t xml:space="preserve"> </w:t>
      </w:r>
      <w:r>
        <w:rPr>
          <w:i/>
        </w:rPr>
        <w:t>et al.</w:t>
      </w:r>
      <w:r w:rsidR="00D67EE2">
        <w:rPr>
          <w:i/>
        </w:rPr>
        <w:t xml:space="preserve"> </w:t>
      </w:r>
      <w:r w:rsidR="00D67EE2">
        <w:rPr>
          <w:i/>
        </w:rPr>
        <w:fldChar w:fldCharType="begin" w:fldLock="1"/>
      </w:r>
      <w:r w:rsidR="0085577F">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"[27]", "plainTextFormattedCitation" : "[27]", "previouslyFormattedCitation" : "[26]" }, "properties" : { "noteIndex" : 0 }, "schema" : "https://github.com/citation-style-language/schema/raw/master/csl-citation.json" }</w:instrText>
      </w:r>
      <w:r w:rsidR="00D67EE2">
        <w:rPr>
          <w:i/>
        </w:rPr>
        <w:fldChar w:fldCharType="separate"/>
      </w:r>
      <w:r w:rsidR="0085577F" w:rsidRPr="0085577F">
        <w:rPr>
          <w:noProof/>
        </w:rPr>
        <w:t>[27]</w:t>
      </w:r>
      <w:r w:rsidR="00D67EE2">
        <w:rPr>
          <w:i/>
        </w:rPr>
        <w:fldChar w:fldCharType="end"/>
      </w:r>
      <w:r>
        <w:t xml:space="preserve"> at CHI 2011 introduced a nonparametric analysis technique to the community</w:t>
      </w:r>
      <w:ins w:id="1179" w:author="Matthew Kay" w:date="2015-12-27T13:57:00Z">
        <w:r w:rsidR="00466059">
          <w:t>—</w:t>
        </w:r>
      </w:ins>
      <w:del w:id="1180" w:author="Matthew Kay" w:date="2015-12-27T13:57:00Z">
        <w:r w:rsidDel="00466059">
          <w:delText xml:space="preserve"> --- </w:delText>
        </w:r>
      </w:del>
      <w:r>
        <w:t>the aligned rank transform (ART)</w:t>
      </w:r>
      <w:ins w:id="1181" w:author="Matthew Kay" w:date="2015-12-27T13:58:00Z">
        <w:r w:rsidR="00466059">
          <w:t>—</w:t>
        </w:r>
      </w:ins>
      <w:del w:id="1182" w:author="Matthew Kay" w:date="2015-12-27T13:58:00Z">
        <w:r w:rsidDel="00466059">
          <w:delText xml:space="preserve"> --- </w:delText>
        </w:r>
      </w:del>
      <w:r>
        <w:t xml:space="preserve">applicable to various forms of data, including Likert scales. Since then, this approach </w:t>
      </w:r>
      <w:commentRangeStart w:id="1183"/>
      <w:commentRangeStart w:id="1184"/>
      <w:r>
        <w:t xml:space="preserve">has been </w:t>
      </w:r>
      <w:del w:id="1185" w:author="Eric Hekler" w:date="2016-01-06T13:18:00Z">
        <w:r w:rsidDel="00AD09DB">
          <w:delText xml:space="preserve">widely adopted, and has been </w:delText>
        </w:r>
      </w:del>
      <w:r>
        <w:t>cited 1</w:t>
      </w:r>
      <w:ins w:id="1186" w:author="Matthew Kay" w:date="2016-01-07T00:18:00Z">
        <w:r w:rsidR="0083560D">
          <w:t>70</w:t>
        </w:r>
      </w:ins>
      <w:del w:id="1187" w:author="Matthew Kay" w:date="2016-01-07T00:18:00Z">
        <w:r w:rsidDel="0083560D">
          <w:delText>48</w:delText>
        </w:r>
      </w:del>
      <w:r>
        <w:t xml:space="preserve"> times.</w:t>
      </w:r>
      <w:r>
        <w:rPr>
          <w:vertAlign w:val="superscript"/>
        </w:rPr>
        <w:footnoteReference w:id="9"/>
      </w:r>
      <w:r>
        <w:t xml:space="preserve"> </w:t>
      </w:r>
      <w:commentRangeEnd w:id="1183"/>
      <w:r w:rsidR="00AD09DB">
        <w:rPr>
          <w:rStyle w:val="CommentReference"/>
        </w:rPr>
        <w:commentReference w:id="1183"/>
      </w:r>
      <w:commentRangeEnd w:id="1184"/>
      <w:r w:rsidR="00CE7743">
        <w:rPr>
          <w:rStyle w:val="CommentReference"/>
        </w:rPr>
        <w:commentReference w:id="1184"/>
      </w:r>
      <w:r>
        <w:t>This adoption did not require new top-down incentives for improved analysis, but spread study-to-study and researcher-to-</w:t>
      </w:r>
      <w:commentRangeStart w:id="1194"/>
      <w:commentRangeStart w:id="1195"/>
      <w:r>
        <w:t>researcher</w:t>
      </w:r>
      <w:commentRangeEnd w:id="1194"/>
      <w:r w:rsidR="00AD09DB">
        <w:rPr>
          <w:rStyle w:val="CommentReference"/>
        </w:rPr>
        <w:commentReference w:id="1194"/>
      </w:r>
      <w:commentRangeEnd w:id="1195"/>
      <w:r w:rsidR="00363A46">
        <w:rPr>
          <w:rStyle w:val="CommentReference"/>
        </w:rPr>
        <w:commentReference w:id="1195"/>
      </w:r>
      <w:r>
        <w:t>.</w:t>
      </w:r>
    </w:p>
    <w:p w14:paraId="19651ABD" w14:textId="77952189"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196" w:author="Eric Hekler" w:date="2016-01-06T13:18:00Z">
        <w:r w:rsidDel="00AD09DB">
          <w:delText xml:space="preserve">Following the model of ART, </w:delText>
        </w:r>
      </w:del>
      <w:ins w:id="1197" w:author="Eric Hekler" w:date="2016-01-06T13:18:00Z">
        <w:r w:rsidR="00AD09DB">
          <w:t>W</w:t>
        </w:r>
      </w:ins>
      <w:del w:id="1198" w:author="Eric Hekler" w:date="2016-01-06T13:18:00Z">
        <w:r w:rsidDel="00AD09DB">
          <w:delText>w</w:delText>
        </w:r>
      </w:del>
      <w:r>
        <w:t xml:space="preserve">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 xml:space="preserve">up work. This is </w:t>
      </w:r>
      <w:del w:id="1199" w:author="Matthew Kay" w:date="2016-01-07T00:28:00Z">
        <w:r w:rsidDel="00B67D45">
          <w:delText xml:space="preserve">the candidate </w:delText>
        </w:r>
      </w:del>
      <w:ins w:id="1200" w:author="Matthew Kay" w:date="2016-01-07T00:28:00Z">
        <w:r w:rsidR="00B67D45">
          <w:t xml:space="preserve">how </w:t>
        </w:r>
      </w:ins>
      <w:del w:id="1201" w:author="Matthew Kay" w:date="2016-01-07T00:28:00Z">
        <w:r w:rsidDel="00B67D45">
          <w:delText xml:space="preserve">way to introduce </w:delText>
        </w:r>
      </w:del>
      <w:r>
        <w:t>Bayesian analysis</w:t>
      </w:r>
      <w:ins w:id="1202" w:author="Matthew Kay" w:date="2016-01-07T00:28:00Z">
        <w:r w:rsidR="00B67D45">
          <w:t xml:space="preserve"> can spread</w:t>
        </w:r>
      </w:ins>
      <w:r>
        <w:t>: when readers see it used in a paper they wish to build upon, the analysis offers a direct way to do that</w:t>
      </w:r>
      <w:ins w:id="1203" w:author="Matthew Kay" w:date="2016-01-07T00:29:00Z">
        <w:r w:rsidR="00B67D45">
          <w:t>,</w:t>
        </w:r>
      </w:ins>
      <w:del w:id="1204" w:author="Matthew Kay" w:date="2016-01-07T00:29:00Z">
        <w:r w:rsidR="00C755E5" w:rsidDel="00B67D45">
          <w:delText>:</w:delText>
        </w:r>
      </w:del>
      <w:r w:rsidR="00FC3F3B">
        <w:t xml:space="preserve"> teaching </w:t>
      </w:r>
      <w:ins w:id="1205" w:author="Matthew Kay" w:date="2016-01-07T00:29:00Z">
        <w:r w:rsidR="00B67D45">
          <w:t xml:space="preserve">them </w:t>
        </w:r>
      </w:ins>
      <w:r w:rsidR="00FC3F3B">
        <w:t>by example</w:t>
      </w:r>
      <w:ins w:id="1206" w:author="Matthew Kay" w:date="2016-01-07T00:29:00Z">
        <w:r w:rsidR="00B67D45">
          <w:t xml:space="preserve"> </w:t>
        </w:r>
        <w:r w:rsidR="00B67D45">
          <w:fldChar w:fldCharType="begin" w:fldLock="1"/>
        </w:r>
      </w:ins>
      <w:r w:rsidR="00B67D45">
        <w:instrText>ADDIN CSL_CITATION { "citationItems" : [ { "id" : "ITEM-1", "itemData" : { "author" : [ { "dropping-particle" : "", "family" : "Brandt", "given" : "Joel", "non-dropping-particle" : "", "parse-names" : false, "suffix" : "" }, { "dropping-particle" : "", "family" : "Dontcheva", "given" : "Mira", "non-dropping-particle" : "", "parse-names" : false, "suffix" : "" }, { "dropping-particle" : "", "family" : "Weskamp", "given" : "Marcos", "non-dropping-particle" : "", "parse-names" : false, "suffix" : "" }, { "dropping-particle" : "", "family" : "Klemmer", "given" : "Scott R.", "non-dropping-particle" : "", "parse-names" : false, "suffix" : "" } ], "container-title" : "Proceedings of the 28th international conference on Human factors in computing systems - CHI '10", "id" : "ITEM-1", "issued" : { "date-parts" : [ [ "2010", "4", "10" ] ] }, "page" : "513", "publisher" : "ACM Press", "publisher-place" : "New York, New York, USA", "title" : "Example-centric programming", "type" : "paper-conference" }, "uris" : [ "http://www.mendeley.com/documents/?uuid=6e1e67b2-40ed-4872-ad04-8f587d35c630" ] } ], "mendeley" : { "formattedCitation" : "[1]", "plainTextFormattedCitation" : "[1]", "previouslyFormattedCitation" : "[1]" }, "properties" : { "noteIndex" : 0 }, "schema" : "https://github.com/citation-style-language/schema/raw/master/csl-citation.json" }</w:instrText>
      </w:r>
      <w:r w:rsidR="00B67D45">
        <w:fldChar w:fldCharType="separate"/>
      </w:r>
      <w:r w:rsidR="00B67D45" w:rsidRPr="00B67D45">
        <w:rPr>
          <w:noProof/>
        </w:rPr>
        <w:t>[1]</w:t>
      </w:r>
      <w:ins w:id="1207" w:author="Matthew Kay" w:date="2016-01-07T00:29:00Z">
        <w:r w:rsidR="00B67D45">
          <w:fldChar w:fldCharType="end"/>
        </w:r>
      </w:ins>
      <w:r>
        <w:t xml:space="preserve">. Such a paper also provides priors for the next researcher. In this manner such analyses </w:t>
      </w:r>
      <w:r w:rsidR="00FC3F3B">
        <w:t>can</w:t>
      </w:r>
      <w:r>
        <w:t xml:space="preserve"> spread in the community, slowly building a</w:t>
      </w:r>
      <w:r w:rsidR="008D7218">
        <w:t>nd</w:t>
      </w:r>
      <w:r>
        <w:t xml:space="preserve"> </w:t>
      </w:r>
      <w:ins w:id="1208" w:author="Eric Hekler" w:date="2016-01-06T13:20:00Z">
        <w:r w:rsidR="00AD09DB">
          <w:t>accumula</w:t>
        </w:r>
      </w:ins>
      <w:r w:rsidR="008D7218">
        <w:t xml:space="preserve">ting </w:t>
      </w:r>
      <w:ins w:id="1209" w:author="Eric Hekler" w:date="2016-01-06T13:20:00Z">
        <w:r w:rsidR="00AD09DB">
          <w:t>knowledge</w:t>
        </w:r>
      </w:ins>
      <w:del w:id="1210" w:author="Eric Hekler" w:date="2016-01-06T13:20:00Z">
        <w:r w:rsidDel="00AD09DB">
          <w:delText>body of work and a new standard of practice</w:delText>
        </w:r>
      </w:del>
      <w:r>
        <w:t>.</w:t>
      </w:r>
    </w:p>
    <w:p w14:paraId="56BF7E94" w14:textId="377576B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11" w:name="h.n525xakk8bhw" w:colFirst="0" w:colLast="0"/>
      <w:bookmarkEnd w:id="1211"/>
      <w:r>
        <w:t xml:space="preserve">Bayesian analysis is </w:t>
      </w:r>
      <w:ins w:id="1212" w:author="Eric Hekler" w:date="2016-01-06T13:43:00Z">
        <w:r w:rsidR="001246FE">
          <w:t xml:space="preserve">increasingly </w:t>
        </w:r>
      </w:ins>
      <w:r>
        <w:t>accessible</w:t>
      </w:r>
      <w:del w:id="1213" w:author="Eric Hekler" w:date="2016-01-06T13:43:00Z">
        <w:r w:rsidDel="001246FE">
          <w:delText xml:space="preserve"> to practitioners</w:delText>
        </w:r>
      </w:del>
    </w:p>
    <w:p w14:paraId="5E64AB4C" w14:textId="201858D9"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214" w:author="Greg Nelson" w:date="2015-12-29T22:41:00Z"/>
        </w:rPr>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85577F">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"[23]", "plainTextFormattedCitation" : "[23]", "previouslyFormattedCitation" : "[22]" }, "properties" : { "noteIndex" : 0 }, "schema" : "https://github.com/citation-style-language/schema/raw/master/csl-citation.json" }</w:instrText>
      </w:r>
      <w:r w:rsidR="00515362">
        <w:fldChar w:fldCharType="separate"/>
      </w:r>
      <w:r w:rsidR="0085577F" w:rsidRPr="0085577F">
        <w:rPr>
          <w:noProof/>
        </w:rPr>
        <w:t>[23]</w:t>
      </w:r>
      <w:r w:rsidR="00515362">
        <w:fldChar w:fldCharType="end"/>
      </w:r>
      <w:r>
        <w:t xml:space="preserve"> and Stan</w:t>
      </w:r>
      <w:r w:rsidR="00515362">
        <w:t xml:space="preserve"> </w:t>
      </w:r>
      <w:r w:rsidR="00515362">
        <w:fldChar w:fldCharType="begin" w:fldLock="1"/>
      </w:r>
      <w:r w:rsidR="00B67D45">
        <w:instrText>ADDIN CSL_CITATION { "citationItems" : [ { "id" : "ITEM-1", "itemData" : { "author" : [ { "dropping-particle" : "", "family" : "Carpenter", "given" : "Bob", "non-dropping-particle" : "", "parse-names" : false, "suffix" : "" }, { "dropping-particle" : "", "family" : "Gelman", "given" : "Andrew", "non-dropping-particle" : "", "parse-names" : false, "suffix" : "" }, { "dropping-particle" : "", "family" : "Hoffman", "given" : "Matt",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A.",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"ITEM-1", "issued" : { "date-parts" : [ [ "2015" ] ] }, "title" : "Stan: A Probabilistic Programming Language", "type" : "article-journal", "volume" : "In press" }, "uris" : [ "http://www.mendeley.com/documents/?uuid=7ca99fd5-7175-44aa-8450-029c4a815b12" ] } ], "mendeley" : { "formattedCitation" : "[2]", "plainTextFormattedCitation" : "[2]", "previouslyFormattedCitation" : "[2]" }, "properties" : { "noteIndex" : 0 }, "schema" : "https://github.com/citation-style-language/schema/raw/master/csl-citation.json" }</w:instrText>
      </w:r>
      <w:r w:rsidR="00515362">
        <w:fldChar w:fldCharType="separate"/>
      </w:r>
      <w:r w:rsidR="00B67D45" w:rsidRPr="00B67D45">
        <w:rPr>
          <w:noProof/>
        </w:rPr>
        <w:t>[2]</w:t>
      </w:r>
      <w:r w:rsidR="00515362">
        <w:fldChar w:fldCharType="end"/>
      </w:r>
      <w:r>
        <w:t xml:space="preserve"> (both with R packages, and Stan includes a Python interface), and Python-specific libraries like emcee</w:t>
      </w:r>
      <w:ins w:id="1215" w:author="Matthew Kay" w:date="2016-01-07T00:37:00Z">
        <w:r w:rsidR="00B67D45">
          <w:t xml:space="preserve"> </w:t>
        </w:r>
      </w:ins>
      <w:ins w:id="1216" w:author="Matthew Kay" w:date="2016-01-07T00:38:00Z">
        <w:r w:rsidR="00B67D45">
          <w:fldChar w:fldCharType="begin" w:fldLock="1"/>
        </w:r>
      </w:ins>
      <w:r w:rsidR="0085577F">
        <w:instrText>ADDIN CSL_CITATION { "citationItems" : [ { "id" : "ITEM-1", "itemData" : { "ISSN" : "00046280", "abstract" : "We introduce a stable, well tested Python implementation of the affine-invariant ensemble sampler for Markov chain Monte Carlo (MCMC) proposed by Goodman &amp; Weare (2010). The code is open source and has already been used in several published projects in the astrophysics literature. The algorithm behind emcee has several advantages over traditional MCMC sampling methods and it has excellent performance as measured by the autocorrelation time (or function calls per independent sample). One major advantage of the algorithm is that it requires hand-tuning of only 1 or 2 parameters compared to $\\sim N^2$ for a traditional algorithm in an N-dimensional parameter space. In this document, we describe the algorithm and the details of our implementation and API. Exploiting the parallelism of the ensemble method, emcee permits any user to take advantage of multiple CPU cores without extra effort. The code is available online at http://dan.iel.fm/emcee under the MIT License.", "author" : [ { "dropping-particle" : "", "family" : "Foreman-Mackey", "given" : "Daniel", "non-dropping-particle" : "", "parse-names" : false, "suffix" : "" }, { "dropping-particle" : "", "family" : "Hogg", "given" : "David W.", "non-dropping-particle" : "", "parse-names" : false, "suffix" : "" }, { "dropping-particle" : "", "family" : "Lang", "given" : "Dustin", "non-dropping-particle" : "", "parse-names" : false, "suffix" : "" }, { "dropping-particle" : "", "family" : "Goodman", "given" : "Jonathan", "non-dropping-particle" : "", "parse-names" : false, "suffix" : "" } ], "container-title" : "Publications of the Astronomical Society of the Pacific", "genre" : "Instrumentation and Methods for Astrophysics; Computational Physics; Computation", "id" : "ITEM-1", "issue" : "925", "issued" : { "date-parts" : [ [ "2013", "3", "16" ] ] }, "page" : "306-312", "title" : "emcee : The MCMC Hammer", "type" : "article-journal", "volume" : "125" }, "uris" : [ "http://www.mendeley.com/documents/?uuid=35dad646-74e9-45a8-b7fc-5a4a28cdce18" ] } ], "mendeley" : { "formattedCitation" : "[7]", "plainTextFormattedCitation" : "[7]", "previouslyFormattedCitation" : "[6]" }, "properties" : { "noteIndex" : 0 }, "schema" : "https://github.com/citation-style-language/schema/raw/master/csl-citation.json" }</w:instrText>
      </w:r>
      <w:r w:rsidR="00B67D45">
        <w:fldChar w:fldCharType="separate"/>
      </w:r>
      <w:r w:rsidR="0085577F" w:rsidRPr="0085577F">
        <w:rPr>
          <w:noProof/>
        </w:rPr>
        <w:t>[7]</w:t>
      </w:r>
      <w:ins w:id="1217" w:author="Matthew Kay" w:date="2016-01-07T00:38:00Z">
        <w:r w:rsidR="00B67D45">
          <w:fldChar w:fldCharType="end"/>
        </w:r>
      </w:ins>
      <w:ins w:id="1218" w:author="Matthew Kay" w:date="2016-01-07T00:37:00Z">
        <w:r w:rsidR="00B67D45">
          <w:t xml:space="preserve"> </w:t>
        </w:r>
      </w:ins>
      <w:del w:id="1219" w:author="Matthew Kay" w:date="2016-01-07T00:37:00Z">
        <w:r w:rsidR="00515362" w:rsidDel="00B67D45">
          <w:delText xml:space="preserve"> (</w:delText>
        </w:r>
        <w:r w:rsidR="00CE7743" w:rsidDel="00B67D45">
          <w:fldChar w:fldCharType="begin"/>
        </w:r>
        <w:r w:rsidR="00CE7743" w:rsidRPr="00B67D45" w:rsidDel="00B67D45">
          <w:delInstrText xml:space="preserve"> HYPERLINK "http://dan.iel.fm/emcee/current/" </w:delInstrText>
        </w:r>
        <w:r w:rsidR="00CE7743" w:rsidDel="00B67D45">
          <w:fldChar w:fldCharType="separate"/>
        </w:r>
        <w:r w:rsidR="00515362" w:rsidRPr="00B67D45" w:rsidDel="00B67D45">
          <w:rPr>
            <w:rStyle w:val="Hyperlink"/>
          </w:rPr>
          <w:delText>http://dan.iel.fm/emcee/current/</w:delText>
        </w:r>
        <w:r w:rsidR="00CE7743" w:rsidDel="00B67D45">
          <w:rPr>
            <w:rStyle w:val="Hyperlink"/>
          </w:rPr>
          <w:fldChar w:fldCharType="end"/>
        </w:r>
        <w:r w:rsidR="00515362" w:rsidDel="00B67D45">
          <w:delText>)</w:delText>
        </w:r>
        <w:r w:rsidDel="00B67D45">
          <w:delText xml:space="preserve"> </w:delText>
        </w:r>
      </w:del>
      <w:r>
        <w:t xml:space="preserve">and </w:t>
      </w:r>
      <w:proofErr w:type="spellStart"/>
      <w:r>
        <w:t>PyMC</w:t>
      </w:r>
      <w:proofErr w:type="spellEnd"/>
      <w:r>
        <w:t xml:space="preserve"> </w:t>
      </w:r>
      <w:ins w:id="1220" w:author="Matthew Kay" w:date="2016-01-07T00:36:00Z">
        <w:r w:rsidR="00B67D45">
          <w:fldChar w:fldCharType="begin" w:fldLock="1"/>
        </w:r>
      </w:ins>
      <w:r w:rsidR="0085577F">
        <w:instrText>ADDIN CSL_CITATION { "citationItems" : [ { "id" : "ITEM-1", "itemData" : { "ISSN" : "1548-7660", "abstract" : "This user guide describes a Python package, PyMC, that allows users to efficiently code a probabilistic model and draw samples from its posterior distribution using Markov chain Monte Carlo techniques.", "author" : [ { "dropping-particle" : "", "family" : "Patil", "given" : "Anand", "non-dropping-particle" : "", "parse-names" : false, "suffix" : "" }, { "dropping-particle" : "", "family" : "Huard", "given" : "David", "non-dropping-particle" : "", "parse-names" : false, "suffix" : "" }, { "dropping-particle" : "", "family" : "Fonnesbeck", "given" : "Christopher J", "non-dropping-particle" : "", "parse-names" : false, "suffix" : "" } ], "container-title" : "Journal of statistical software", "id" : "ITEM-1", "issue" : "4", "issued" : { "date-parts" : [ [ "2010", "7" ] ] }, "page" : "1-81", "title" : "PyMC: Bayesian Stochastic Modelling in Python.", "type" : "article-journal", "volume" : "35" }, "uris" : [ "http://www.mendeley.com/documents/?uuid=ba6c1e31-6d96-4ffa-a855-5a8bd5e54bc4" ] } ], "mendeley" : { "formattedCitation" : "[22]", "plainTextFormattedCitation" : "[22]", "previouslyFormattedCitation" : "[21]" }, "properties" : { "noteIndex" : 0 }, "schema" : "https://github.com/citation-style-language/schema/raw/master/csl-citation.json" }</w:instrText>
      </w:r>
      <w:r w:rsidR="00B67D45">
        <w:fldChar w:fldCharType="separate"/>
      </w:r>
      <w:r w:rsidR="0085577F" w:rsidRPr="0085577F">
        <w:rPr>
          <w:noProof/>
        </w:rPr>
        <w:t>[22]</w:t>
      </w:r>
      <w:ins w:id="1221" w:author="Matthew Kay" w:date="2016-01-07T00:36:00Z">
        <w:r w:rsidR="00B67D45">
          <w:fldChar w:fldCharType="end"/>
        </w:r>
      </w:ins>
      <w:del w:id="1222" w:author="Matthew Kay" w:date="2016-01-07T00:36:00Z">
        <w:r w:rsidR="00515362" w:rsidDel="00B67D45">
          <w:delText>(</w:delText>
        </w:r>
        <w:r w:rsidR="00CE7743" w:rsidDel="00B67D45">
          <w:fldChar w:fldCharType="begin"/>
        </w:r>
        <w:r w:rsidR="00CE7743" w:rsidRPr="00B67D45" w:rsidDel="00B67D45">
          <w:delInstrText xml:space="preserve"> HYPERLINK "https://pymc-devs.github.io/pymc/" </w:delInstrText>
        </w:r>
        <w:r w:rsidR="00CE7743" w:rsidDel="00B67D45">
          <w:fldChar w:fldCharType="separate"/>
        </w:r>
        <w:r w:rsidR="00515362" w:rsidRPr="00B67D45" w:rsidDel="00B67D45">
          <w:rPr>
            <w:rStyle w:val="Hyperlink"/>
          </w:rPr>
          <w:delText>https://pymc-devs.github.io/pymc/</w:delText>
        </w:r>
        <w:r w:rsidR="00CE7743" w:rsidDel="00B67D45">
          <w:rPr>
            <w:rStyle w:val="Hyperlink"/>
          </w:rPr>
          <w:fldChar w:fldCharType="end"/>
        </w:r>
        <w:r w:rsidR="00515362" w:rsidRPr="00137B62" w:rsidDel="00B67D45">
          <w:delText>)</w:delText>
        </w:r>
      </w:del>
      <w:r>
        <w:t>. In addition, literature aimed at practicing researchers has made Bayesian model</w:t>
      </w:r>
      <w:r w:rsidR="008D7218">
        <w:t>ling accessible;</w:t>
      </w:r>
      <w:r>
        <w:t xml:space="preserve"> we particularly recommend </w:t>
      </w:r>
      <w:proofErr w:type="spellStart"/>
      <w:r>
        <w:t>Kruschke’s</w:t>
      </w:r>
      <w:proofErr w:type="spellEnd"/>
      <w:r>
        <w:t xml:space="preserve"> </w:t>
      </w:r>
      <w:r>
        <w:rPr>
          <w:i/>
        </w:rPr>
        <w:t xml:space="preserve">Doing Bayesian Data Analysis </w:t>
      </w:r>
      <w:r w:rsidR="00515362" w:rsidRPr="00137B62">
        <w:fldChar w:fldCharType="begin" w:fldLock="1"/>
      </w:r>
      <w:r w:rsidR="0085577F">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"[21]", "plainTextFormattedCitation" : "[21]", "previouslyFormattedCitation" : "[20]" }, "properties" : { "noteIndex" : 0 }, "schema" : "https://github.com/citation-style-language/schema/raw/master/csl-citation.json" }</w:instrText>
      </w:r>
      <w:r w:rsidR="00515362" w:rsidRPr="00137B62">
        <w:fldChar w:fldCharType="separate"/>
      </w:r>
      <w:r w:rsidR="0085577F" w:rsidRPr="0085577F">
        <w:rPr>
          <w:noProof/>
        </w:rPr>
        <w:t>[21]</w:t>
      </w:r>
      <w:r w:rsidR="00515362" w:rsidRPr="00137B62">
        <w:fldChar w:fldCharType="end"/>
      </w:r>
      <w:r>
        <w:t xml:space="preserve"> (which includes a table of common frequentist analyses and their Bayesian equiva</w:t>
      </w:r>
      <w:r>
        <w:lastRenderedPageBreak/>
        <w:t>lents), as well as his proposed BEST test,</w:t>
      </w:r>
      <w:r>
        <w:rPr>
          <w:vertAlign w:val="superscript"/>
        </w:rPr>
        <w:footnoteReference w:id="10"/>
      </w:r>
      <w:r>
        <w:t xml:space="preserve"> a robust Bayesian alternative to the </w:t>
      </w:r>
      <w:r>
        <w:rPr>
          <w:i/>
        </w:rPr>
        <w:t>t</w:t>
      </w:r>
      <w:r>
        <w:t>-test</w:t>
      </w:r>
      <w:r w:rsidR="00515362">
        <w:t xml:space="preserve"> </w:t>
      </w:r>
      <w:r w:rsidR="00515362">
        <w:fldChar w:fldCharType="begin" w:fldLock="1"/>
      </w:r>
      <w:r w:rsidR="0085577F">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"[19]", "plainTextFormattedCitation" : "[19]", "previouslyFormattedCitation" : "[18]" }, "properties" : { "noteIndex" : 0 }, "schema" : "https://github.com/citation-style-language/schema/raw/master/csl-citation.json" }</w:instrText>
      </w:r>
      <w:r w:rsidR="00515362">
        <w:fldChar w:fldCharType="separate"/>
      </w:r>
      <w:r w:rsidR="0085577F" w:rsidRPr="0085577F">
        <w:rPr>
          <w:noProof/>
        </w:rPr>
        <w:t>[19]</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"[9,11]", "plainTextFormattedCitation" : "[9,11]", "previouslyFormattedCitation" : "[8,10]" }, "properties" : { "noteIndex" : 0 }, "schema" : "https://github.com/citation-style-language/schema/raw/master/csl-citation.json" }</w:instrText>
      </w:r>
      <w:r w:rsidR="00515362">
        <w:fldChar w:fldCharType="separate"/>
      </w:r>
      <w:r w:rsidR="0085577F" w:rsidRPr="0085577F">
        <w:rPr>
          <w:noProof/>
        </w:rPr>
        <w:t>[9,11]</w:t>
      </w:r>
      <w:r w:rsidR="00515362">
        <w:fldChar w:fldCharType="end"/>
      </w:r>
      <w:r>
        <w:t>.</w:t>
      </w:r>
      <w:ins w:id="1223" w:author="Greg Nelson" w:date="2015-12-29T22:42:00Z">
        <w:r w:rsidR="00BD56F5">
          <w:t xml:space="preserve"> </w:t>
        </w:r>
      </w:ins>
      <w:del w:id="1224"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1225" w:author="Greg Nelson" w:date="2015-12-29T22:48:00Z">
        <w:r w:rsidR="00BD56F5">
          <w:t xml:space="preserve"> </w:t>
        </w:r>
      </w:ins>
      <w:moveToRangeStart w:id="1226" w:author="Greg Nelson" w:date="2015-12-29T22:48:00Z" w:name="move313048612"/>
      <w:moveTo w:id="1227" w:author="Greg Nelson" w:date="2015-12-29T22:48:00Z">
        <w:r w:rsidR="00BD56F5">
          <w:t>We believe there is a fruitful area of work in designing better tools and interfaces for statistical methods.</w:t>
        </w:r>
      </w:moveTo>
      <w:moveToRangeEnd w:id="1226"/>
    </w:p>
    <w:p w14:paraId="59629D57" w14:textId="26EBB2F2" w:rsidR="00BD56F5" w:rsidRDefault="008E0CAD">
      <w:pPr>
        <w:pStyle w:val="Heading2"/>
        <w:rPr>
          <w:ins w:id="1228" w:author="Greg Nelson" w:date="2015-12-29T22:47:00Z"/>
        </w:rPr>
        <w:pPrChange w:id="1229"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230" w:author="Greg Nelson" w:date="2015-12-29T22:47:00Z">
        <w:r>
          <w:t>Challenges and o</w:t>
        </w:r>
        <w:r w:rsidR="00BD56F5">
          <w:t xml:space="preserve">pportunities in </w:t>
        </w:r>
      </w:ins>
      <w:ins w:id="1231" w:author="Greg Nelson" w:date="2015-12-29T22:49:00Z">
        <w:r>
          <w:t>setting</w:t>
        </w:r>
      </w:ins>
      <w:ins w:id="1232" w:author="Greg Nelson" w:date="2015-12-29T22:46:00Z">
        <w:r>
          <w:t xml:space="preserve"> prior</w:t>
        </w:r>
      </w:ins>
      <w:ins w:id="1233" w:author="Matthew Kay" w:date="2016-01-04T16:40:00Z">
        <w:r w:rsidR="006C6E3F">
          <w:t>s</w:t>
        </w:r>
      </w:ins>
      <w:ins w:id="1234" w:author="Greg Nelson" w:date="2015-12-29T22:46:00Z">
        <w:del w:id="1235"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236" w:author="Greg Nelson" w:date="2015-12-29T22:41:00Z">
        <w:r w:rsidDel="00BD56F5">
          <w:delText xml:space="preserve"> </w:delText>
        </w:r>
      </w:del>
      <w:moveFromRangeStart w:id="1237" w:author="Greg Nelson" w:date="2015-12-29T22:48:00Z" w:name="move313048612"/>
      <w:moveFrom w:id="1238"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1237"/>
      <w:r w:rsidR="00BD56F5" w:rsidRPr="00BD56F5">
        <w:t xml:space="preserve">A particular difficulty in Bayesian analysis, in contrast to frequentist analysis, lies in setting priors for novel conditions. Careful suggestions on prior-setting is an essential topic that requires further work but preliminary recommendations can be made. </w:t>
      </w:r>
      <w:del w:id="1239" w:author="Matthew Kay" w:date="2016-01-04T16:40:00Z">
        <w:r w:rsidR="00BD56F5" w:rsidRPr="00BD56F5" w:rsidDel="006C6E3F">
          <w:delText>For example</w:delText>
        </w:r>
      </w:del>
      <w:ins w:id="1240"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1241" w:author="Matthew Kay" w:date="2016-01-04T16:40:00Z">
            <w:rPr/>
          </w:rPrChange>
        </w:rPr>
        <w:t>n</w:t>
      </w:r>
      <w:r w:rsidR="00BD56F5" w:rsidRPr="00BD56F5">
        <w:t xml:space="preserve"> studies, making them well-suited for the HCI com</w:t>
      </w:r>
      <w:r w:rsidR="00BD56F5">
        <w:t xml:space="preserve">munity.   </w:t>
      </w:r>
    </w:p>
    <w:p w14:paraId="028BFC87" w14:textId="1A1CE8C0"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encompass many models in HCI, including linear and logistic regression), reasonable priors on coefficients can often be specified as a Student-t distribution. This symmetric, bell-shaped family is parameterized by degrees of freedom</w:t>
      </w:r>
      <w:ins w:id="1242" w:author="Matthew Kay" w:date="2016-01-04T16:41:00Z">
        <w:r w:rsidR="006C6E3F">
          <w:t xml:space="preserve"> (</w:t>
        </w:r>
      </w:ins>
      <m:oMath>
        <m:r>
          <w:ins w:id="1243" w:author="Matthew Kay" w:date="2016-01-04T16:43:00Z">
            <w:rPr>
              <w:rFonts w:ascii="Cambria Math" w:hAnsi="Cambria Math"/>
            </w:rPr>
            <m:t>df</m:t>
          </w:ins>
        </m:r>
      </m:oMath>
      <w:ins w:id="1244" w:author="Matthew Kay" w:date="2016-01-04T16:41:00Z">
        <w:r w:rsidR="006C6E3F">
          <w:t>)</w:t>
        </w:r>
      </w:ins>
      <w:r w:rsidRPr="00BD56F5">
        <w:t>, location, and scale. It includes the Normal (</w:t>
      </w:r>
      <w:proofErr w:type="gramStart"/>
      <w:r w:rsidRPr="00BD56F5">
        <w:t xml:space="preserve">as </w:t>
      </w:r>
      <w:proofErr w:type="gramEnd"/>
      <w:del w:id="1245" w:author="Matthew Kay" w:date="2016-01-04T16:43:00Z">
        <w:r w:rsidRPr="00BD56F5" w:rsidDel="006C6E3F">
          <w:delText xml:space="preserve">df </w:delText>
        </w:r>
      </w:del>
      <m:oMath>
        <m:r>
          <w:ins w:id="1246" w:author="Matthew Kay" w:date="2016-01-04T16:41:00Z">
            <w:rPr>
              <w:rFonts w:ascii="Cambria Math" w:hAnsi="Cambria Math"/>
            </w:rPr>
            <m:t>df</m:t>
          </w:ins>
        </m:r>
        <m:r>
          <w:ins w:id="1247" w:author="Matthew Kay" w:date="2016-01-04T16:42:00Z">
            <w:rPr>
              <w:rFonts w:ascii="Cambria Math" w:hAnsi="Cambria Math"/>
            </w:rPr>
            <m:t>→</m:t>
          </w:ins>
        </m:r>
        <m:r>
          <w:ins w:id="1248" w:author="Matthew Kay" w:date="2016-01-04T16:43:00Z">
            <w:rPr>
              <w:rFonts w:ascii="Cambria Math" w:hAnsi="Cambria Math"/>
            </w:rPr>
            <m:t>∞</m:t>
          </w:ins>
        </m:r>
        <m:r>
          <w:del w:id="1249" w:author="Matthew Kay" w:date="2016-01-04T16:43:00Z">
            <m:rPr>
              <m:sty m:val="p"/>
            </m:rPr>
            <w:rPr>
              <w:rFonts w:ascii="Cambria Math" w:hAnsi="Cambria Math"/>
            </w:rPr>
            <m:t>-&gt; infinity</m:t>
          </w:del>
        </m:r>
      </m:oMath>
      <w:r w:rsidRPr="00BD56F5">
        <w:t>) and Cauchy (</w:t>
      </w:r>
      <m:oMath>
        <m:r>
          <w:rPr>
            <w:rFonts w:ascii="Cambria Math" w:hAnsi="Cambria Math"/>
          </w:rPr>
          <m:t>df</m:t>
        </m:r>
        <m:r>
          <w:del w:id="1250" w:author="Matthew Kay" w:date="2016-01-04T16:43:00Z">
            <w:rPr>
              <w:rFonts w:ascii="Cambria Math" w:hAnsi="Cambria Math"/>
            </w:rPr>
            <m:t xml:space="preserve"> </m:t>
          </w:del>
        </m:r>
        <m:r>
          <w:rPr>
            <w:rFonts w:ascii="Cambria Math" w:hAnsi="Cambria Math"/>
          </w:rPr>
          <m:t>=</m:t>
        </m:r>
        <m:r>
          <w:del w:id="1251" w:author="Matthew Kay" w:date="2016-01-04T16:43:00Z">
            <w:rPr>
              <w:rFonts w:ascii="Cambria Math" w:hAnsi="Cambria Math"/>
            </w:rPr>
            <m:t xml:space="preserve"> </m:t>
          </w:del>
        </m:r>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prior’s lo</w:t>
      </w:r>
      <w:r>
        <w:t>cation to 0, the equivalent of "no effect</w:t>
      </w:r>
      <w:r w:rsidRPr="00BD56F5">
        <w:t>" here. The scale parameter expresses the range of reasonable effect sizes around 0. For example, one can set a small scale around 0 to express skepticism</w:t>
      </w:r>
      <w:del w:id="1252" w:author="Matthew Kay" w:date="2016-01-04T16:44:00Z">
        <w:r w:rsidRPr="00BD56F5" w:rsidDel="00E92B02">
          <w:delText xml:space="preserve"> in one’s prior beliefs</w:delText>
        </w:r>
      </w:del>
      <w:ins w:id="1253" w:author="Matthew Kay" w:date="2016-01-04T16:44:00Z">
        <w:r w:rsidR="00E92B02">
          <w:t xml:space="preserve"> in large effects</w:t>
        </w:r>
      </w:ins>
      <w:r w:rsidRPr="00BD56F5">
        <w:t xml:space="preserve">. This </w:t>
      </w:r>
      <w:del w:id="1254" w:author="Matthew Kay" w:date="2016-01-04T16:44:00Z">
        <w:r w:rsidRPr="00BD56F5" w:rsidDel="00E92B02">
          <w:delText xml:space="preserve">strategy </w:delText>
        </w:r>
      </w:del>
      <w:ins w:id="1255" w:author="Matthew Kay" w:date="2016-01-04T16:44:00Z">
        <w:r w:rsidR="00E92B02">
          <w:t xml:space="preserve">will </w:t>
        </w:r>
      </w:ins>
      <w:r w:rsidRPr="00BD56F5">
        <w:t>require</w:t>
      </w:r>
      <w:del w:id="1256" w:author="Matthew Kay" w:date="2016-01-04T16:44:00Z">
        <w:r w:rsidRPr="00BD56F5" w:rsidDel="00E92B02">
          <w:delText>s</w:delText>
        </w:r>
      </w:del>
      <w:r w:rsidRPr="00BD56F5">
        <w:t xml:space="preserve"> more robust evidence to shift these beliefs, thus making them less susceptible to inflated effect size estimates</w:t>
      </w:r>
      <w:del w:id="1257" w:author="Matthew Kay" w:date="2016-01-04T16:44:00Z">
        <w:r w:rsidRPr="00BD56F5" w:rsidDel="00E92B02">
          <w:delText>, which is</w:delText>
        </w:r>
      </w:del>
      <w:r w:rsidRPr="00BD56F5">
        <w:t xml:space="preserve"> common </w:t>
      </w:r>
      <w:del w:id="1258" w:author="Matthew Kay" w:date="2016-01-04T16:45:00Z">
        <w:r w:rsidRPr="00BD56F5" w:rsidDel="00E92B02">
          <w:delText xml:space="preserve">with </w:delText>
        </w:r>
      </w:del>
      <w:ins w:id="1259" w:author="Matthew Kay" w:date="2016-01-04T16:45:00Z">
        <w:r w:rsidR="00E92B02">
          <w:t xml:space="preserve">to </w:t>
        </w:r>
      </w:ins>
      <w:del w:id="1260" w:author="Matthew Kay" w:date="2016-01-04T16:45:00Z">
        <w:r w:rsidRPr="00BD56F5" w:rsidDel="00E92B02">
          <w:delText xml:space="preserve">a </w:delText>
        </w:r>
      </w:del>
      <w:r w:rsidRPr="00BD56F5">
        <w:t xml:space="preserve">frequentist </w:t>
      </w:r>
      <w:del w:id="1261" w:author="Matthew Kay" w:date="2016-01-04T16:45:00Z">
        <w:r w:rsidRPr="00BD56F5" w:rsidDel="00E92B02">
          <w:delText xml:space="preserve">approach </w:delText>
        </w:r>
      </w:del>
      <w:ins w:id="1262" w:author="Matthew Kay" w:date="2016-01-04T16:45:00Z">
        <w:r w:rsidR="00E92B02">
          <w:t xml:space="preserve">analysis </w:t>
        </w:r>
      </w:ins>
      <w:del w:id="1263" w:author="Matthew Kay" w:date="2016-01-04T16:45:00Z">
        <w:r w:rsidRPr="00BD56F5" w:rsidDel="00E92B02">
          <w:delText xml:space="preserve">using </w:delText>
        </w:r>
      </w:del>
      <w:ins w:id="1264" w:author="Matthew Kay" w:date="2016-01-04T16:45:00Z">
        <w:r w:rsidR="00E92B02">
          <w:t xml:space="preserve">of </w:t>
        </w:r>
      </w:ins>
      <w:r w:rsidRPr="00BD56F5">
        <w:t>small samples</w:t>
      </w:r>
      <w:ins w:id="1265" w:author="Matthew Kay" w:date="2016-01-04T16:45:00Z">
        <w:r w:rsidR="00E92B02">
          <w:t xml:space="preserve"> </w:t>
        </w:r>
        <w:r w:rsidR="00E92B02">
          <w:fldChar w:fldCharType="begin" w:fldLock="1"/>
        </w:r>
      </w:ins>
      <w:r w:rsidR="0085577F">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"[8]", "plainTextFormattedCitation" : "[8]", "previouslyFormattedCitation" : "[7]" }, "properties" : { "noteIndex" : 0 }, "schema" : "https://github.com/citation-style-language/schema/raw/master/csl-citation.json" }</w:instrText>
      </w:r>
      <w:r w:rsidR="00E92B02">
        <w:fldChar w:fldCharType="separate"/>
      </w:r>
      <w:r w:rsidR="0085577F" w:rsidRPr="0085577F">
        <w:rPr>
          <w:noProof/>
        </w:rPr>
        <w:t>[8]</w:t>
      </w:r>
      <w:ins w:id="1266" w:author="Matthew Kay" w:date="2016-01-04T16:45:00Z">
        <w:r w:rsidR="00E92B02">
          <w:fldChar w:fldCharType="end"/>
        </w:r>
      </w:ins>
      <w:r w:rsidRPr="00BD56F5">
        <w:t xml:space="preserve">. We saw the benefit of this strategy in the </w:t>
      </w:r>
      <w:del w:id="1267" w:author="Eric Hekler" w:date="2016-01-06T13:23:00Z">
        <w:r w:rsidRPr="00BD56F5" w:rsidDel="00BA38F2">
          <w:delText xml:space="preserve">large </w:delText>
        </w:r>
      </w:del>
      <w:r w:rsidRPr="00BD56F5">
        <w:t>reduction in error</w:t>
      </w:r>
      <w:r>
        <w:t xml:space="preserve"> in our small-</w:t>
      </w:r>
      <w:r w:rsidRPr="00DE133F">
        <w:rPr>
          <w:i/>
          <w:rPrChange w:id="1268" w:author="Matthew Kay" w:date="2016-01-07T00:51:00Z">
            <w:rPr/>
          </w:rPrChange>
        </w:rPr>
        <w:t>n</w:t>
      </w:r>
      <w:r>
        <w:t xml:space="preserve"> simulations.</w:t>
      </w:r>
      <w:del w:id="1269"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1270" w:author="Matthew Kay" w:date="2016-01-04T16:46:00Z">
        <w:r w:rsidRPr="00BD56F5" w:rsidDel="00E92B02">
          <w:delText xml:space="preserve">have the advantage of </w:delText>
        </w:r>
      </w:del>
      <w:r w:rsidRPr="00BD56F5">
        <w:t>acknowledg</w:t>
      </w:r>
      <w:ins w:id="1271" w:author="Matthew Kay" w:date="2016-01-04T16:46:00Z">
        <w:r w:rsidR="00E92B02">
          <w:t>e</w:t>
        </w:r>
      </w:ins>
      <w:del w:id="1272" w:author="Matthew Kay" w:date="2016-01-04T16:46:00Z">
        <w:r w:rsidRPr="00BD56F5" w:rsidDel="00E92B02">
          <w:delText>ing</w:delText>
        </w:r>
      </w:del>
      <w:r w:rsidRPr="00BD56F5">
        <w:t xml:space="preserve"> the known problem of inflated effect sizes in small samples, which makes them a good fit for HCI. However, </w:t>
      </w:r>
      <w:del w:id="1273"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Overall, Bayesian analysis puts a greater onus on the analyst to describe their priors, but this cost brings several benefits, </w:t>
      </w:r>
      <w:ins w:id="1274" w:author="Eric Hekler" w:date="2015-12-30T11:58:00Z">
        <w:r w:rsidR="00870F01">
          <w:t>particularly mathematical specification of skepticism</w:t>
        </w:r>
      </w:ins>
      <w:del w:id="1275" w:author="Eric Hekler" w:date="2015-12-30T11:59:00Z">
        <w:r w:rsidRPr="00BD56F5" w:rsidDel="00870F01">
          <w:delText>as we have shown</w:delText>
        </w:r>
      </w:del>
      <w:r w:rsidRPr="00BD56F5">
        <w:t xml:space="preserve">. Even for novel conditions, effect sizes of previously studied phenomena (e.g., </w:t>
      </w:r>
      <w:r w:rsidRPr="00C15359">
        <w:rPr>
          <w:i/>
          <w:rPrChange w:id="1276" w:author="Greg Nelson" w:date="2016-01-07T16:56:00Z">
            <w:rPr/>
          </w:rPrChange>
        </w:rPr>
        <w:t>fast-to-slow</w:t>
      </w:r>
      <w:r w:rsidRPr="00BD56F5">
        <w:t xml:space="preserve">) can be used to establish informed skeptical priors of an unknown, but related phenomena (e.g., </w:t>
      </w:r>
      <w:r w:rsidRPr="00C15359">
        <w:rPr>
          <w:i/>
          <w:rPrChange w:id="1277" w:author="Greg Nelson" w:date="2016-01-07T16:56:00Z">
            <w:rPr/>
          </w:rPrChange>
        </w:rPr>
        <w:t>slow-to-fast</w:t>
      </w:r>
      <w:r w:rsidRPr="00BD56F5">
        <w:t>). That said, prior-setting can be daunting for those new to Bayesian analysis. There is fruit</w:t>
      </w:r>
      <w:r w:rsidRPr="00BD56F5">
        <w:lastRenderedPageBreak/>
        <w:t xml:space="preserve">ful work to be done in guiding researchers in this process, perhaps </w:t>
      </w:r>
      <w:ins w:id="1278" w:author="Eric Hekler" w:date="2015-12-30T11:59:00Z">
        <w:r w:rsidR="00870F01">
          <w:t xml:space="preserve">via </w:t>
        </w:r>
      </w:ins>
      <w:del w:id="1279" w:author="Eric Hekler" w:date="2015-12-30T11:59:00Z">
        <w:r w:rsidRPr="00BD56F5" w:rsidDel="00870F01">
          <w:delText xml:space="preserve">by developing systems for </w:delText>
        </w:r>
      </w:del>
      <w:r w:rsidRPr="00BD56F5">
        <w:t xml:space="preserve">interactive </w:t>
      </w:r>
      <w:ins w:id="1280" w:author="Eric Hekler" w:date="2015-12-30T11:59:00Z">
        <w:r w:rsidR="00870F01">
          <w:t xml:space="preserve">systems for </w:t>
        </w:r>
      </w:ins>
      <w:del w:id="1281" w:author="Matthew Kay" w:date="2016-01-04T16:47:00Z">
        <w:r w:rsidRPr="00BD56F5" w:rsidDel="00E92B02">
          <w:delText>specifi</w:delText>
        </w:r>
        <w:r w:rsidDel="00E92B02">
          <w:delText xml:space="preserve">cation of </w:delText>
        </w:r>
      </w:del>
      <w:r>
        <w:t>prior</w:t>
      </w:r>
      <w:del w:id="1282" w:author="Matthew Kay" w:date="2016-01-04T16:47:00Z">
        <w:r w:rsidDel="00E92B02">
          <w:delText>s</w:delText>
        </w:r>
      </w:del>
      <w:ins w:id="1283"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84" w:name="h.bnla3bx3oh3v" w:colFirst="0" w:colLast="0"/>
      <w:bookmarkEnd w:id="1284"/>
      <w:r>
        <w:t xml:space="preserve">Practical impact of research </w:t>
      </w:r>
      <w:ins w:id="1285"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286"/>
      <w:commentRangeStart w:id="1287"/>
      <w:r>
        <w:t xml:space="preserve">Finally, we wish to address another common thread of discussion in the </w:t>
      </w:r>
      <w:del w:id="1288" w:author="Matthew Kay" w:date="2016-01-04T17:30:00Z">
        <w:r w:rsidDel="00EC0AB7">
          <w:delText>C</w:delText>
        </w:r>
      </w:del>
      <w:r>
        <w:t>H</w:t>
      </w:r>
      <w:ins w:id="1289" w:author="Matthew Kay" w:date="2016-01-04T17:30:00Z">
        <w:r w:rsidR="00EC0AB7">
          <w:t>C</w:t>
        </w:r>
      </w:ins>
      <w:r>
        <w:t xml:space="preserve">I community, a perhaps more existential one: how can we have practical effects on real-world deployed systems? How can practitioners derive value from results </w:t>
      </w:r>
      <w:ins w:id="1290" w:author="Matthew Kay" w:date="2016-01-04T17:30:00Z">
        <w:r w:rsidR="00EC0AB7">
          <w:t>in</w:t>
        </w:r>
      </w:ins>
      <w:del w:id="1291" w:author="Matthew Kay" w:date="2016-01-04T17:30:00Z">
        <w:r w:rsidDel="00EC0AB7">
          <w:delText>at</w:delText>
        </w:r>
      </w:del>
      <w:r>
        <w:t xml:space="preserve"> </w:t>
      </w:r>
      <w:ins w:id="1292" w:author="Matthew Kay" w:date="2016-01-04T17:30:00Z">
        <w:r w:rsidR="00EC0AB7">
          <w:t xml:space="preserve">the </w:t>
        </w:r>
      </w:ins>
      <w:del w:id="1293" w:author="Matthew Kay" w:date="2016-01-04T17:30:00Z">
        <w:r w:rsidDel="00EC0AB7">
          <w:delText>C</w:delText>
        </w:r>
      </w:del>
      <w:r>
        <w:t>H</w:t>
      </w:r>
      <w:ins w:id="1294" w:author="Matthew Kay" w:date="2016-01-04T17:30:00Z">
        <w:r w:rsidR="00EC0AB7">
          <w:t>C</w:t>
        </w:r>
      </w:ins>
      <w:r>
        <w:t>I</w:t>
      </w:r>
      <w:ins w:id="1295" w:author="Matthew Kay" w:date="2016-01-04T17:30:00Z">
        <w:r w:rsidR="00EC0AB7">
          <w:t xml:space="preserve"> literature</w:t>
        </w:r>
      </w:ins>
      <w:r>
        <w:t xml:space="preserve">?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1286"/>
      <w:r w:rsidR="00870F01">
        <w:rPr>
          <w:rStyle w:val="CommentReference"/>
        </w:rPr>
        <w:commentReference w:id="1286"/>
      </w:r>
      <w:commentRangeEnd w:id="1287"/>
      <w:r w:rsidR="00CE7743">
        <w:rPr>
          <w:rStyle w:val="CommentReference"/>
        </w:rPr>
        <w:commentReference w:id="1287"/>
      </w:r>
    </w:p>
    <w:p w14:paraId="13E3D202" w14:textId="0B014076"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w:t>
      </w:r>
      <w:ins w:id="1296" w:author="Eric Hekler" w:date="2016-01-06T13:41:00Z">
        <w:r w:rsidR="0021485B">
          <w:t>relative to the probable benefit</w:t>
        </w:r>
      </w:ins>
      <w:del w:id="1297" w:author="Eric Hekler" w:date="2016-01-06T13:41:00Z">
        <w:r w:rsidDel="0021485B">
          <w:delText>in each case</w:delText>
        </w:r>
      </w:del>
      <w:r>
        <w:t>,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98" w:name="h.iqeiheb4zrwr" w:colFirst="0" w:colLast="0"/>
      <w:bookmarkEnd w:id="1298"/>
      <w:r>
        <w:t>Conclusion</w:t>
      </w:r>
    </w:p>
    <w:p w14:paraId="3498E540" w14:textId="313CD024"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299" w:author="Matthew Kay" w:date="2015-12-29T00:03:00Z"/>
        </w:rPr>
      </w:pPr>
      <w:r>
        <w:t xml:space="preserve">Bayesian analysis allows us to learn more quickly by building on previous results. It also fits more effectively into the publication incentives of </w:t>
      </w:r>
      <w:del w:id="1300" w:author="Matthew Kay" w:date="2016-01-04T17:30:00Z">
        <w:r w:rsidDel="00EC0AB7">
          <w:delText>C</w:delText>
        </w:r>
      </w:del>
      <w:r>
        <w:t>H</w:t>
      </w:r>
      <w:ins w:id="1301" w:author="Matthew Kay" w:date="2016-01-04T17:30:00Z">
        <w:r w:rsidR="00EC0AB7">
          <w:t>C</w:t>
        </w:r>
      </w:ins>
      <w:r>
        <w:t>I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r w:rsidR="008A7CBD">
        <w:t xml:space="preserve">simply “significant” </w:t>
      </w:r>
      <w:r>
        <w:t xml:space="preserve">differences between conditions, will help free design and engineering researchers from the shackles of meaningless </w:t>
      </w:r>
      <w:ins w:id="1302" w:author="Greg Nelson" w:date="2016-01-07T16:57:00Z">
        <w:r w:rsidR="00C15359">
          <w:rPr>
            <w:i/>
          </w:rPr>
          <w:t>p</w:t>
        </w:r>
        <w:r w:rsidR="00C15359">
          <w:t>-</w:t>
        </w:r>
      </w:ins>
      <w:del w:id="1303" w:author="Greg Nelson" w:date="2016-01-07T16:57:00Z">
        <w:r w:rsidDel="00C15359">
          <w:delText xml:space="preserve">p </w:delText>
        </w:r>
      </w:del>
      <w:r>
        <w:t>value</w:t>
      </w:r>
      <w:r w:rsidR="0058001A">
        <w:t>s</w:t>
      </w:r>
      <w:r>
        <w:t xml:space="preserve"> in small-</w:t>
      </w:r>
      <w:r>
        <w:rPr>
          <w:i/>
        </w:rPr>
        <w:t>n</w:t>
      </w:r>
      <w:r>
        <w:t xml:space="preserve"> studies, while also allowing the field to make better use of the results of such studies. In short, Bayesian statistics are </w:t>
      </w:r>
      <w:ins w:id="1304" w:author="Greg Nelson" w:date="2016-01-06T15:51:00Z">
        <w:r w:rsidR="008D7218">
          <w:t xml:space="preserve">more </w:t>
        </w:r>
      </w:ins>
      <w:r>
        <w:t>user-centered statistics</w:t>
      </w:r>
      <w:r w:rsidR="002060AF">
        <w:t>.</w:t>
      </w:r>
    </w:p>
    <w:p w14:paraId="2C225D39" w14:textId="046F278C" w:rsidR="00663D15" w:rsidRDefault="00663D15">
      <w:pPr>
        <w:pStyle w:val="Heading1"/>
        <w:rPr>
          <w:ins w:id="1305" w:author="Matthew Kay" w:date="2015-12-29T00:03:00Z"/>
        </w:rPr>
        <w:pPrChange w:id="1306"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307" w:author="Matthew Kay" w:date="2015-12-29T00:03:00Z">
        <w:r>
          <w:t>Acknowledgements</w:t>
        </w:r>
      </w:ins>
    </w:p>
    <w:p w14:paraId="3D5F19D7" w14:textId="07551F4A" w:rsidR="00663D15" w:rsidRPr="008E0CAD" w:rsidRDefault="00A5780C">
      <w:pPr>
        <w:rPr>
          <w:rFonts w:ascii="Times" w:hAnsi="Times"/>
          <w:rPrChange w:id="1308" w:author="Greg Nelson" w:date="2015-12-29T22:56:00Z">
            <w:rPr/>
          </w:rPrChange>
        </w:rPr>
        <w:pPrChange w:id="1309"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310" w:author="Matthew Kay" w:date="2015-12-29T00:03:00Z">
        <w:r>
          <w:t xml:space="preserve">Matthew Kay was supported by the Intel Science and Technology Center for Pervasive Computing (ISTC-PC). </w:t>
        </w:r>
      </w:ins>
      <w:ins w:id="1311" w:author="Greg Nelson" w:date="2015-12-29T22:55:00Z">
        <w:r w:rsidR="008E0CAD">
          <w:t>Greg</w:t>
        </w:r>
      </w:ins>
      <w:ins w:id="1312" w:author="Greg Nelson" w:date="2015-12-29T22:56:00Z">
        <w:r w:rsidR="008E0CAD">
          <w:t>ory</w:t>
        </w:r>
      </w:ins>
      <w:ins w:id="1313" w:author="Greg Nelson" w:date="2015-12-29T22:55:00Z">
        <w:r w:rsidR="008E0CAD">
          <w:t xml:space="preserve"> Nelson</w:t>
        </w:r>
      </w:ins>
      <w:ins w:id="1314"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Foundation </w:t>
        </w:r>
      </w:ins>
      <w:ins w:id="1315" w:author="Matthew Kay" w:date="2016-01-19T15:59:00Z">
        <w:r w:rsidR="009E539C">
          <w:rPr>
            <w:rFonts w:ascii="Times" w:hAnsi="Times"/>
          </w:rPr>
          <w:t xml:space="preserve">(NSF) </w:t>
        </w:r>
      </w:ins>
      <w:ins w:id="1316" w:author="Greg Nelson" w:date="2015-12-29T22:56:00Z">
        <w:r w:rsidR="008E0CAD" w:rsidRPr="008E0CAD">
          <w:rPr>
            <w:rFonts w:ascii="Times" w:hAnsi="Times"/>
          </w:rPr>
          <w:t>Graduate Research Fellowship Program under Grant No.</w:t>
        </w:r>
      </w:ins>
      <w:ins w:id="1317" w:author="Greg Nelson" w:date="2016-01-06T15:52:00Z">
        <w:r w:rsidR="008D7218" w:rsidRPr="008D7218">
          <w:rPr>
            <w:rFonts w:ascii="Times" w:hAnsi="Times"/>
          </w:rPr>
          <w:t> DGE-1256082</w:t>
        </w:r>
      </w:ins>
      <w:ins w:id="1318" w:author="Matthew Kay" w:date="2016-01-19T15:59:00Z">
        <w:r w:rsidR="009E539C">
          <w:rPr>
            <w:rFonts w:ascii="Times" w:hAnsi="Times"/>
          </w:rPr>
          <w:t xml:space="preserve"> and under NSF grant </w:t>
        </w:r>
        <w:r w:rsidR="009E539C" w:rsidRPr="009E539C">
          <w:rPr>
            <w:rFonts w:ascii="Times" w:hAnsi="Times"/>
          </w:rPr>
          <w:t>SCH-1344613</w:t>
        </w:r>
      </w:ins>
      <w:ins w:id="1319" w:author="Greg Nelson" w:date="2015-12-29T22:56:00Z">
        <w:r w:rsidR="008E0CAD" w:rsidRPr="008E0CAD">
          <w:rPr>
            <w:rFonts w:ascii="Times" w:hAnsi="Times"/>
          </w:rPr>
          <w:t>.</w:t>
        </w:r>
        <w:r w:rsidR="008E0CAD">
          <w:rPr>
            <w:rFonts w:ascii="Times" w:hAnsi="Times"/>
          </w:rPr>
          <w:t xml:space="preserve"> </w:t>
        </w:r>
      </w:ins>
      <w:ins w:id="1320" w:author="Matthew Kay" w:date="2015-12-29T00:03:00Z">
        <w:r w:rsidR="00663D15" w:rsidRPr="00663D15">
          <w:t xml:space="preserve">Eric </w:t>
        </w:r>
        <w:proofErr w:type="spellStart"/>
        <w:r w:rsidR="00663D15" w:rsidRPr="00663D15">
          <w:t>Hekler's</w:t>
        </w:r>
        <w:proofErr w:type="spellEnd"/>
        <w:r w:rsidR="00663D15" w:rsidRPr="00663D15">
          <w:t xml:space="preserve"> work was supported, in part, by a grant from the Robert Wood Johnson Foundation (PI: </w:t>
        </w:r>
        <w:proofErr w:type="spellStart"/>
        <w:r w:rsidR="00663D15" w:rsidRPr="00663D15">
          <w:t>Hekler</w:t>
        </w:r>
        <w:proofErr w:type="spellEnd"/>
        <w:r w:rsidR="00663D15" w:rsidRPr="00663D15">
          <w:t>, 71995).</w:t>
        </w:r>
      </w:ins>
    </w:p>
    <w:p w14:paraId="689F8ED5" w14:textId="77777777" w:rsidR="006B3F1F" w:rsidRDefault="006B3F1F">
      <w:pPr>
        <w:pStyle w:val="Heading1"/>
      </w:pPr>
      <w:r>
        <w:lastRenderedPageBreak/>
        <w:t>REFERENCES</w:t>
      </w:r>
    </w:p>
    <w:p w14:paraId="552A4862" w14:textId="2CACA191" w:rsidR="0085577F" w:rsidRPr="0085577F" w:rsidRDefault="00FA6C57">
      <w:pPr>
        <w:pStyle w:val="Referencesnonumber"/>
        <w:pPrChange w:id="1321" w:author="Matthew Kay" w:date="2016-01-09T23:58: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85577F" w:rsidRPr="0085577F">
        <w:t>1.</w:t>
      </w:r>
      <w:r w:rsidR="0085577F" w:rsidRPr="0085577F">
        <w:tab/>
        <w:t xml:space="preserve">Joel Brandt, Mira Dontcheva, Marcos Weskamp, and Scott R. Klemmer. 2010. Example-centric programming. </w:t>
      </w:r>
      <w:r w:rsidR="0085577F" w:rsidRPr="0085577F">
        <w:rPr>
          <w:i/>
          <w:iCs/>
        </w:rPr>
        <w:t>Proceedings of the 28th international conference on Human factors in computing systems - CHI ’10</w:t>
      </w:r>
      <w:r w:rsidR="0085577F" w:rsidRPr="0085577F">
        <w:t>, ACM Press, 513. Retrieved January 7, 2016 from http://dl.acm.org/citation.cfm?id=1753326.1753402</w:t>
      </w:r>
    </w:p>
    <w:p w14:paraId="5227CCF0" w14:textId="77777777" w:rsidR="0085577F" w:rsidRPr="0085577F" w:rsidRDefault="0085577F">
      <w:pPr>
        <w:pStyle w:val="Referencesnonumber"/>
        <w:pPrChange w:id="1322" w:author="Matthew Kay" w:date="2016-01-09T23:58:00Z">
          <w:pPr>
            <w:widowControl w:val="0"/>
            <w:autoSpaceDE w:val="0"/>
            <w:autoSpaceDN w:val="0"/>
            <w:adjustRightInd w:val="0"/>
            <w:spacing w:after="80"/>
            <w:ind w:left="640" w:hanging="640"/>
          </w:pPr>
        </w:pPrChange>
      </w:pPr>
      <w:r w:rsidRPr="0085577F">
        <w:t>2.</w:t>
      </w:r>
      <w:r w:rsidRPr="0085577F">
        <w:tab/>
        <w:t xml:space="preserve">Bob Carpenter, Andrew Gelman, Matt Hoffman, et al. 2015. Stan: A Probabilistic Programming Language. </w:t>
      </w:r>
      <w:r w:rsidRPr="0085577F">
        <w:rPr>
          <w:i/>
          <w:iCs/>
        </w:rPr>
        <w:t>Journal of Statistical Software</w:t>
      </w:r>
      <w:r w:rsidRPr="0085577F">
        <w:t xml:space="preserve"> In press.</w:t>
      </w:r>
    </w:p>
    <w:p w14:paraId="5BEDFE42" w14:textId="77777777" w:rsidR="0085577F" w:rsidRPr="0085577F" w:rsidRDefault="0085577F">
      <w:pPr>
        <w:pStyle w:val="Referencesnonumber"/>
        <w:pPrChange w:id="1323" w:author="Matthew Kay" w:date="2016-01-09T23:58:00Z">
          <w:pPr>
            <w:widowControl w:val="0"/>
            <w:autoSpaceDE w:val="0"/>
            <w:autoSpaceDN w:val="0"/>
            <w:adjustRightInd w:val="0"/>
            <w:spacing w:after="80"/>
            <w:ind w:left="640" w:hanging="640"/>
          </w:pPr>
        </w:pPrChange>
      </w:pPr>
      <w:r w:rsidRPr="0085577F">
        <w:t>3.</w:t>
      </w:r>
      <w:r w:rsidRPr="0085577F">
        <w:tab/>
        <w:t xml:space="preserve">Geoff Cumming. 2014. The new statistics: why and how. </w:t>
      </w:r>
      <w:r w:rsidRPr="0085577F">
        <w:rPr>
          <w:i/>
          <w:iCs/>
        </w:rPr>
        <w:t>Psychological science</w:t>
      </w:r>
      <w:r w:rsidRPr="0085577F">
        <w:t xml:space="preserve"> 25, 1: 7–29. Retrieved July 9, 2014 from http://pss.sagepub.com/content/early/2013/11/07/0956797613504966.abstract</w:t>
      </w:r>
    </w:p>
    <w:p w14:paraId="54401978" w14:textId="77777777" w:rsidR="0085577F" w:rsidRPr="0085577F" w:rsidRDefault="0085577F">
      <w:pPr>
        <w:pStyle w:val="Referencesnonumber"/>
        <w:pPrChange w:id="1324" w:author="Matthew Kay" w:date="2016-01-09T23:58:00Z">
          <w:pPr>
            <w:widowControl w:val="0"/>
            <w:autoSpaceDE w:val="0"/>
            <w:autoSpaceDN w:val="0"/>
            <w:adjustRightInd w:val="0"/>
            <w:spacing w:after="80"/>
            <w:ind w:left="640" w:hanging="640"/>
          </w:pPr>
        </w:pPrChange>
      </w:pPr>
      <w:r w:rsidRPr="0085577F">
        <w:t>4.</w:t>
      </w:r>
      <w:r w:rsidRPr="0085577F">
        <w:tab/>
        <w:t xml:space="preserve">Zoltan Dienes. 2011. Bayesian Versus Orthodox Statistics: Which Side Are You On? </w:t>
      </w:r>
      <w:r w:rsidRPr="0085577F">
        <w:rPr>
          <w:i/>
          <w:iCs/>
        </w:rPr>
        <w:t>Perspectives on psychological science : a journal of the Association for Psychological Science</w:t>
      </w:r>
      <w:r w:rsidRPr="0085577F">
        <w:t xml:space="preserve"> 6, 3: 274–90. Retrieved January 7, 2016 from http://pps.sagepub.com/content/6/3/274.abstract</w:t>
      </w:r>
    </w:p>
    <w:p w14:paraId="3A1DF539" w14:textId="77777777" w:rsidR="0085577F" w:rsidRPr="0085577F" w:rsidRDefault="0085577F">
      <w:pPr>
        <w:pStyle w:val="Referencesnonumber"/>
        <w:pPrChange w:id="1325" w:author="Matthew Kay" w:date="2016-01-09T23:58:00Z">
          <w:pPr>
            <w:widowControl w:val="0"/>
            <w:autoSpaceDE w:val="0"/>
            <w:autoSpaceDN w:val="0"/>
            <w:adjustRightInd w:val="0"/>
            <w:spacing w:after="80"/>
            <w:ind w:left="640" w:hanging="640"/>
          </w:pPr>
        </w:pPrChange>
      </w:pPr>
      <w:r w:rsidRPr="0085577F">
        <w:t>5.</w:t>
      </w:r>
      <w:r w:rsidRPr="0085577F">
        <w:tab/>
        <w:t xml:space="preserve">Pierre Dragicevic. 2016. Fair Statistical Communication in HCI. In </w:t>
      </w:r>
      <w:r w:rsidRPr="0085577F">
        <w:rPr>
          <w:i/>
          <w:iCs/>
        </w:rPr>
        <w:t>Modern Statistical Methods for HCI</w:t>
      </w:r>
      <w:r w:rsidRPr="0085577F">
        <w:t>, Judy Robertson and Maurits Kaptein (eds.). Springer.</w:t>
      </w:r>
    </w:p>
    <w:p w14:paraId="2A556360" w14:textId="77777777" w:rsidR="0085577F" w:rsidRPr="0085577F" w:rsidRDefault="0085577F">
      <w:pPr>
        <w:pStyle w:val="Referencesnonumber"/>
        <w:pPrChange w:id="1326" w:author="Matthew Kay" w:date="2016-01-09T23:58:00Z">
          <w:pPr>
            <w:widowControl w:val="0"/>
            <w:autoSpaceDE w:val="0"/>
            <w:autoSpaceDN w:val="0"/>
            <w:adjustRightInd w:val="0"/>
            <w:spacing w:after="80"/>
            <w:ind w:left="640" w:hanging="640"/>
          </w:pPr>
        </w:pPrChange>
      </w:pPr>
      <w:r w:rsidRPr="0085577F">
        <w:t>6.</w:t>
      </w:r>
      <w:r w:rsidRPr="0085577F">
        <w:tab/>
        <w:t xml:space="preserve">Pierre Dragicevic. 2016. From Statistical Significance to Fair Statistical Communication in HCI. In </w:t>
      </w:r>
      <w:r w:rsidRPr="0085577F">
        <w:rPr>
          <w:i/>
          <w:iCs/>
        </w:rPr>
        <w:t>Modern Statistical Methods for HCI</w:t>
      </w:r>
      <w:r w:rsidRPr="0085577F">
        <w:t>, Judy Robertson and Maurits Kaptein (eds.). Springer.</w:t>
      </w:r>
    </w:p>
    <w:p w14:paraId="28D22149" w14:textId="77777777" w:rsidR="0085577F" w:rsidRPr="0085577F" w:rsidRDefault="0085577F">
      <w:pPr>
        <w:pStyle w:val="Referencesnonumber"/>
        <w:pPrChange w:id="1327" w:author="Matthew Kay" w:date="2016-01-09T23:58:00Z">
          <w:pPr>
            <w:widowControl w:val="0"/>
            <w:autoSpaceDE w:val="0"/>
            <w:autoSpaceDN w:val="0"/>
            <w:adjustRightInd w:val="0"/>
            <w:spacing w:after="80"/>
            <w:ind w:left="640" w:hanging="640"/>
          </w:pPr>
        </w:pPrChange>
      </w:pPr>
      <w:r w:rsidRPr="0085577F">
        <w:t>7.</w:t>
      </w:r>
      <w:r w:rsidRPr="0085577F">
        <w:tab/>
        <w:t xml:space="preserve">Daniel Foreman-Mackey, David W. Hogg, Dustin Lang, and Jonathan Goodman. 2013. emcee : The MCMC Hammer. </w:t>
      </w:r>
      <w:r w:rsidRPr="0085577F">
        <w:rPr>
          <w:i/>
          <w:iCs/>
        </w:rPr>
        <w:t>Publications of the Astronomical Society of the Pacific</w:t>
      </w:r>
      <w:r w:rsidRPr="0085577F">
        <w:t xml:space="preserve"> 125, 925: 306–312. Retrieved April 21, 2015 from http://arxiv.org/abs/1202.3665</w:t>
      </w:r>
    </w:p>
    <w:p w14:paraId="2053A4F8" w14:textId="77777777" w:rsidR="0085577F" w:rsidRPr="0085577F" w:rsidRDefault="0085577F">
      <w:pPr>
        <w:pStyle w:val="Referencesnonumber"/>
        <w:pPrChange w:id="1328" w:author="Matthew Kay" w:date="2016-01-09T23:58:00Z">
          <w:pPr>
            <w:widowControl w:val="0"/>
            <w:autoSpaceDE w:val="0"/>
            <w:autoSpaceDN w:val="0"/>
            <w:adjustRightInd w:val="0"/>
            <w:spacing w:after="80"/>
            <w:ind w:left="640" w:hanging="640"/>
          </w:pPr>
        </w:pPrChange>
      </w:pPr>
      <w:r w:rsidRPr="0085577F">
        <w:t>8.</w:t>
      </w:r>
      <w:r w:rsidRPr="0085577F">
        <w:tab/>
        <w:t xml:space="preserve">A. Gelman and J. Carlin. 2014. Beyond Power Calculations: Assessing Type S (Sign) and Type M (Magnitude) Errors. </w:t>
      </w:r>
      <w:r w:rsidRPr="0085577F">
        <w:rPr>
          <w:i/>
          <w:iCs/>
        </w:rPr>
        <w:t>Perspectives on Psychological Science</w:t>
      </w:r>
      <w:r w:rsidRPr="0085577F">
        <w:t xml:space="preserve"> 9, 6: 641–651. Retrieved November 17, 2014 from http://pps.sagepub.com/content/9/6/641.short</w:t>
      </w:r>
    </w:p>
    <w:p w14:paraId="43EC8174" w14:textId="77777777" w:rsidR="0085577F" w:rsidRPr="0085577F" w:rsidRDefault="0085577F">
      <w:pPr>
        <w:pStyle w:val="Referencesnonumber"/>
        <w:pPrChange w:id="1329" w:author="Matthew Kay" w:date="2016-01-09T23:58:00Z">
          <w:pPr>
            <w:widowControl w:val="0"/>
            <w:autoSpaceDE w:val="0"/>
            <w:autoSpaceDN w:val="0"/>
            <w:adjustRightInd w:val="0"/>
            <w:spacing w:after="80"/>
            <w:ind w:left="640" w:hanging="640"/>
          </w:pPr>
        </w:pPrChange>
      </w:pPr>
      <w:r w:rsidRPr="0085577F">
        <w:t>9.</w:t>
      </w:r>
      <w:r w:rsidRPr="0085577F">
        <w:tab/>
        <w:t xml:space="preserve">Andrew Gelman, Aleks Jakulin, Maria Grazia Pittau, and Yu-Sung Su. 2008. A Weakly Informative Default Prior Distribution for Logistic and Other Regression Models. </w:t>
      </w:r>
      <w:r w:rsidRPr="0085577F">
        <w:rPr>
          <w:i/>
          <w:iCs/>
        </w:rPr>
        <w:t>The Annals of Applied Statistics</w:t>
      </w:r>
      <w:r w:rsidRPr="0085577F">
        <w:t xml:space="preserve"> 2, 4: 1360–1383.</w:t>
      </w:r>
    </w:p>
    <w:p w14:paraId="632F244B" w14:textId="77777777" w:rsidR="0085577F" w:rsidRPr="0085577F" w:rsidRDefault="0085577F">
      <w:pPr>
        <w:pStyle w:val="Referencesnonumber"/>
        <w:pPrChange w:id="1330" w:author="Matthew Kay" w:date="2016-01-09T23:58:00Z">
          <w:pPr>
            <w:widowControl w:val="0"/>
            <w:autoSpaceDE w:val="0"/>
            <w:autoSpaceDN w:val="0"/>
            <w:adjustRightInd w:val="0"/>
            <w:spacing w:after="80"/>
            <w:ind w:left="640" w:hanging="640"/>
          </w:pPr>
        </w:pPrChange>
      </w:pPr>
      <w:r w:rsidRPr="0085577F">
        <w:t>10.</w:t>
      </w:r>
      <w:r w:rsidRPr="0085577F">
        <w:tab/>
        <w:t xml:space="preserve">Andrew Gelman and David Weakliem. 2009. Of Beauty, Sex and Power. </w:t>
      </w:r>
      <w:r w:rsidRPr="0085577F">
        <w:rPr>
          <w:i/>
          <w:iCs/>
        </w:rPr>
        <w:t>American Scientist</w:t>
      </w:r>
      <w:r w:rsidRPr="0085577F">
        <w:t xml:space="preserve"> 97, 4: 310–316.</w:t>
      </w:r>
    </w:p>
    <w:p w14:paraId="22903354" w14:textId="77777777" w:rsidR="0085577F" w:rsidRPr="0085577F" w:rsidRDefault="0085577F">
      <w:pPr>
        <w:pStyle w:val="Referencesnonumber"/>
        <w:pPrChange w:id="1331" w:author="Matthew Kay" w:date="2016-01-09T23:58:00Z">
          <w:pPr>
            <w:widowControl w:val="0"/>
            <w:autoSpaceDE w:val="0"/>
            <w:autoSpaceDN w:val="0"/>
            <w:adjustRightInd w:val="0"/>
            <w:spacing w:after="80"/>
            <w:ind w:left="640" w:hanging="640"/>
          </w:pPr>
        </w:pPrChange>
      </w:pPr>
      <w:r w:rsidRPr="0085577F">
        <w:t>11.</w:t>
      </w:r>
      <w:r w:rsidRPr="0085577F">
        <w:tab/>
        <w:t xml:space="preserve">Andrew Gelman. 2006. Prior distributions for variance parameters in hierarchical models. </w:t>
      </w:r>
      <w:r w:rsidRPr="0085577F">
        <w:rPr>
          <w:i/>
          <w:iCs/>
        </w:rPr>
        <w:t>Bayesian Analysis</w:t>
      </w:r>
      <w:r w:rsidRPr="0085577F">
        <w:t xml:space="preserve"> 1, 3: 515–533. http://doi.org/10.1214/06-BA117A</w:t>
      </w:r>
    </w:p>
    <w:p w14:paraId="110DEE71" w14:textId="77777777" w:rsidR="0085577F" w:rsidRPr="0085577F" w:rsidRDefault="0085577F">
      <w:pPr>
        <w:pStyle w:val="Referencesnonumber"/>
        <w:pPrChange w:id="1332" w:author="Matthew Kay" w:date="2016-01-09T23:58:00Z">
          <w:pPr>
            <w:widowControl w:val="0"/>
            <w:autoSpaceDE w:val="0"/>
            <w:autoSpaceDN w:val="0"/>
            <w:adjustRightInd w:val="0"/>
            <w:spacing w:after="80"/>
            <w:ind w:left="640" w:hanging="640"/>
          </w:pPr>
        </w:pPrChange>
      </w:pPr>
      <w:r w:rsidRPr="0085577F">
        <w:t>12.</w:t>
      </w:r>
      <w:r w:rsidRPr="0085577F">
        <w:tab/>
        <w:t xml:space="preserve">Saul Greenberg and Bill Buxton. 2008. Usability evaluation considered harmful (some of the time). </w:t>
      </w:r>
      <w:r w:rsidRPr="0085577F">
        <w:rPr>
          <w:i/>
          <w:iCs/>
        </w:rPr>
        <w:lastRenderedPageBreak/>
        <w:t>Proceeding of the twenty-sixth annual CHI conference on Human factors in computing systems - CHI ’08</w:t>
      </w:r>
      <w:r w:rsidRPr="0085577F">
        <w:t>, ACM Press, 111. Retrieved September 25, 2015 from http://dl.acm.org/citation.cfm?id=1357054.1357074</w:t>
      </w:r>
    </w:p>
    <w:p w14:paraId="5E811F1E" w14:textId="77777777" w:rsidR="0085577F" w:rsidRPr="0085577F" w:rsidRDefault="0085577F">
      <w:pPr>
        <w:pStyle w:val="Referencesnonumber"/>
        <w:pPrChange w:id="1333" w:author="Matthew Kay" w:date="2016-01-09T23:58:00Z">
          <w:pPr>
            <w:widowControl w:val="0"/>
            <w:autoSpaceDE w:val="0"/>
            <w:autoSpaceDN w:val="0"/>
            <w:adjustRightInd w:val="0"/>
            <w:spacing w:after="80"/>
            <w:ind w:left="640" w:hanging="640"/>
          </w:pPr>
        </w:pPrChange>
      </w:pPr>
      <w:r w:rsidRPr="0085577F">
        <w:t>13.</w:t>
      </w:r>
      <w:r w:rsidRPr="0085577F">
        <w:tab/>
        <w:t xml:space="preserve">Larry V. Hedges and Ingram Olkin. 1980. Vote-counting methods in research synthesis. </w:t>
      </w:r>
      <w:r w:rsidRPr="0085577F">
        <w:rPr>
          <w:i/>
          <w:iCs/>
        </w:rPr>
        <w:t>Psychological Bulletin</w:t>
      </w:r>
      <w:r w:rsidRPr="0085577F">
        <w:t xml:space="preserve"> 88, 2: 359–369.</w:t>
      </w:r>
    </w:p>
    <w:p w14:paraId="1A93B956" w14:textId="77777777" w:rsidR="0085577F" w:rsidRPr="0085577F" w:rsidRDefault="0085577F">
      <w:pPr>
        <w:pStyle w:val="Referencesnonumber"/>
        <w:pPrChange w:id="1334" w:author="Matthew Kay" w:date="2016-01-09T23:58:00Z">
          <w:pPr>
            <w:widowControl w:val="0"/>
            <w:autoSpaceDE w:val="0"/>
            <w:autoSpaceDN w:val="0"/>
            <w:adjustRightInd w:val="0"/>
            <w:spacing w:after="80"/>
            <w:ind w:left="640" w:hanging="640"/>
          </w:pPr>
        </w:pPrChange>
      </w:pPr>
      <w:r w:rsidRPr="0085577F">
        <w:t>14.</w:t>
      </w:r>
      <w:r w:rsidRPr="0085577F">
        <w:tab/>
        <w:t xml:space="preserve">Rink Hoekstra, Richard D. Morey, Jeffrey N. Rouder, and Eric-Jan Wagenmakers. 2014. Robust misinterpretation of confidence intervals. </w:t>
      </w:r>
      <w:r w:rsidRPr="0085577F">
        <w:rPr>
          <w:i/>
          <w:iCs/>
        </w:rPr>
        <w:t>Psychonomic Bulletin &amp; Review</w:t>
      </w:r>
      <w:r w:rsidRPr="0085577F">
        <w:t xml:space="preserve"> 21, 5: 1157–1164. Retrieved July 1, 2015 from http://www.ncbi.nlm.nih.gov/pubmed/24420726</w:t>
      </w:r>
    </w:p>
    <w:p w14:paraId="3039E040" w14:textId="77777777" w:rsidR="0085577F" w:rsidRPr="0085577F" w:rsidRDefault="0085577F">
      <w:pPr>
        <w:pStyle w:val="Referencesnonumber"/>
        <w:pPrChange w:id="1335" w:author="Matthew Kay" w:date="2016-01-09T23:58:00Z">
          <w:pPr>
            <w:widowControl w:val="0"/>
            <w:autoSpaceDE w:val="0"/>
            <w:autoSpaceDN w:val="0"/>
            <w:adjustRightInd w:val="0"/>
            <w:spacing w:after="80"/>
            <w:ind w:left="640" w:hanging="640"/>
          </w:pPr>
        </w:pPrChange>
      </w:pPr>
      <w:r w:rsidRPr="0085577F">
        <w:t>15.</w:t>
      </w:r>
      <w:r w:rsidRPr="0085577F">
        <w:tab/>
        <w:t xml:space="preserve">Kasper Hornbæk and Effie Lai-Chong Law. 2007. Meta-analysis of correlations among usability measures. </w:t>
      </w:r>
      <w:r w:rsidRPr="0085577F">
        <w:rPr>
          <w:i/>
          <w:iCs/>
        </w:rPr>
        <w:t>Proceedings of the SIGCHI conference on Human factors in computing systems - CHI ’07</w:t>
      </w:r>
      <w:r w:rsidRPr="0085577F">
        <w:t>: 617. http://doi.org/10.1145/1240624.1240722</w:t>
      </w:r>
    </w:p>
    <w:p w14:paraId="375CC015" w14:textId="77777777" w:rsidR="0085577F" w:rsidRPr="0085577F" w:rsidRDefault="0085577F">
      <w:pPr>
        <w:pStyle w:val="Referencesnonumber"/>
        <w:pPrChange w:id="1336" w:author="Matthew Kay" w:date="2016-01-09T23:58:00Z">
          <w:pPr>
            <w:widowControl w:val="0"/>
            <w:autoSpaceDE w:val="0"/>
            <w:autoSpaceDN w:val="0"/>
            <w:adjustRightInd w:val="0"/>
            <w:spacing w:after="80"/>
            <w:ind w:left="640" w:hanging="640"/>
          </w:pPr>
        </w:pPrChange>
      </w:pPr>
      <w:r w:rsidRPr="0085577F">
        <w:t>16.</w:t>
      </w:r>
      <w:r w:rsidRPr="0085577F">
        <w:tab/>
        <w:t xml:space="preserve">George S. Howard, Scott E. Maxwell, and Kevin J. Fleming. The proof of the pudding: An illustration of the relative strengths of null hypothesis, meta-analysis, and Bayesian analysis. </w:t>
      </w:r>
    </w:p>
    <w:p w14:paraId="7C41AE62" w14:textId="77777777" w:rsidR="0085577F" w:rsidRPr="0085577F" w:rsidRDefault="0085577F">
      <w:pPr>
        <w:pStyle w:val="Referencesnonumber"/>
        <w:pPrChange w:id="1337" w:author="Matthew Kay" w:date="2016-01-09T23:58:00Z">
          <w:pPr>
            <w:widowControl w:val="0"/>
            <w:autoSpaceDE w:val="0"/>
            <w:autoSpaceDN w:val="0"/>
            <w:adjustRightInd w:val="0"/>
            <w:spacing w:after="80"/>
            <w:ind w:left="640" w:hanging="640"/>
          </w:pPr>
        </w:pPrChange>
      </w:pPr>
      <w:r w:rsidRPr="0085577F">
        <w:t>17.</w:t>
      </w:r>
      <w:r w:rsidRPr="0085577F">
        <w:tab/>
        <w:t xml:space="preserve">John P A Ioannidis. 2005. Why most published research findings are false. </w:t>
      </w:r>
      <w:r w:rsidRPr="0085577F">
        <w:rPr>
          <w:i/>
          <w:iCs/>
        </w:rPr>
        <w:t>PLoS medicine</w:t>
      </w:r>
      <w:r w:rsidRPr="0085577F">
        <w:t xml:space="preserve"> 2, 8: e124. Retrieved July 9, 2014 from http://journals.plos.org/plosmedicine/article?id=10.1371/journal.pmed.0020124</w:t>
      </w:r>
    </w:p>
    <w:p w14:paraId="7ECBCDC0" w14:textId="77777777" w:rsidR="0085577F" w:rsidRPr="0085577F" w:rsidRDefault="0085577F">
      <w:pPr>
        <w:pStyle w:val="Referencesnonumber"/>
        <w:pPrChange w:id="1338" w:author="Matthew Kay" w:date="2016-01-09T23:58:00Z">
          <w:pPr>
            <w:widowControl w:val="0"/>
            <w:autoSpaceDE w:val="0"/>
            <w:autoSpaceDN w:val="0"/>
            <w:adjustRightInd w:val="0"/>
            <w:spacing w:after="80"/>
            <w:ind w:left="640" w:hanging="640"/>
          </w:pPr>
        </w:pPrChange>
      </w:pPr>
      <w:r w:rsidRPr="0085577F">
        <w:t>18.</w:t>
      </w:r>
      <w:r w:rsidRPr="0085577F">
        <w:tab/>
        <w:t xml:space="preserve">Maurits Kaptein and Judy Robertson. 2012. Rethinking statistical analysis methods for CHI. </w:t>
      </w:r>
      <w:r w:rsidRPr="0085577F">
        <w:rPr>
          <w:i/>
          <w:iCs/>
        </w:rPr>
        <w:t>Proceedings of the 2012 ACM annual conference on Human Factors in Computing Systems - CHI ’12</w:t>
      </w:r>
      <w:r w:rsidRPr="0085577F">
        <w:t>, ACM Press, 1105. Retrieved September 25, 2015 from http://dl.acm.org/citation.cfm?id=2207676.2208557</w:t>
      </w:r>
    </w:p>
    <w:p w14:paraId="6BA12B2B" w14:textId="77777777" w:rsidR="0085577F" w:rsidRPr="0085577F" w:rsidRDefault="0085577F">
      <w:pPr>
        <w:pStyle w:val="Referencesnonumber"/>
        <w:pPrChange w:id="1339" w:author="Matthew Kay" w:date="2016-01-09T23:58:00Z">
          <w:pPr>
            <w:widowControl w:val="0"/>
            <w:autoSpaceDE w:val="0"/>
            <w:autoSpaceDN w:val="0"/>
            <w:adjustRightInd w:val="0"/>
            <w:spacing w:after="80"/>
            <w:ind w:left="640" w:hanging="640"/>
          </w:pPr>
        </w:pPrChange>
      </w:pPr>
      <w:r w:rsidRPr="0085577F">
        <w:t>19.</w:t>
      </w:r>
      <w:r w:rsidRPr="0085577F">
        <w:tab/>
        <w:t xml:space="preserve">John K Kruschke. 2013. Bayesian estimation supersedes the t test. </w:t>
      </w:r>
      <w:r w:rsidRPr="0085577F">
        <w:rPr>
          <w:i/>
          <w:iCs/>
        </w:rPr>
        <w:t>Journal of experimental psychology. General</w:t>
      </w:r>
      <w:r w:rsidRPr="0085577F">
        <w:t xml:space="preserve"> 142, 2: 573–603. Retrieved September 25, 2015 from http://www.ncbi.nlm.nih.gov/pubmed/22774788</w:t>
      </w:r>
    </w:p>
    <w:p w14:paraId="21020A88" w14:textId="77777777" w:rsidR="0085577F" w:rsidRPr="0085577F" w:rsidRDefault="0085577F">
      <w:pPr>
        <w:pStyle w:val="Referencesnonumber"/>
        <w:pPrChange w:id="1340" w:author="Matthew Kay" w:date="2016-01-09T23:58:00Z">
          <w:pPr>
            <w:widowControl w:val="0"/>
            <w:autoSpaceDE w:val="0"/>
            <w:autoSpaceDN w:val="0"/>
            <w:adjustRightInd w:val="0"/>
            <w:spacing w:after="80"/>
            <w:ind w:left="640" w:hanging="640"/>
          </w:pPr>
        </w:pPrChange>
      </w:pPr>
      <w:r w:rsidRPr="0085577F">
        <w:t>20.</w:t>
      </w:r>
      <w:r w:rsidRPr="0085577F">
        <w:tab/>
        <w:t xml:space="preserve">John K. Kruschke. 2010. Bayesian data analysis. </w:t>
      </w:r>
      <w:r w:rsidRPr="0085577F">
        <w:rPr>
          <w:i/>
          <w:iCs/>
        </w:rPr>
        <w:t>Wiley Interdisciplinary Reviews: Cognitive Science</w:t>
      </w:r>
      <w:r w:rsidRPr="0085577F">
        <w:t xml:space="preserve"> 1, 5: 658–676. http://doi.org/10.1002/wcs.72</w:t>
      </w:r>
    </w:p>
    <w:p w14:paraId="665ACB43" w14:textId="77777777" w:rsidR="0085577F" w:rsidRPr="0085577F" w:rsidRDefault="0085577F">
      <w:pPr>
        <w:pStyle w:val="Referencesnonumber"/>
        <w:pPrChange w:id="1341" w:author="Matthew Kay" w:date="2016-01-09T23:58:00Z">
          <w:pPr>
            <w:widowControl w:val="0"/>
            <w:autoSpaceDE w:val="0"/>
            <w:autoSpaceDN w:val="0"/>
            <w:adjustRightInd w:val="0"/>
            <w:spacing w:after="80"/>
            <w:ind w:left="640" w:hanging="640"/>
          </w:pPr>
        </w:pPrChange>
      </w:pPr>
      <w:r w:rsidRPr="0085577F">
        <w:t>21.</w:t>
      </w:r>
      <w:r w:rsidRPr="0085577F">
        <w:tab/>
        <w:t xml:space="preserve">John K. Kruschke. 2011. </w:t>
      </w:r>
      <w:r w:rsidRPr="0085577F">
        <w:rPr>
          <w:i/>
          <w:iCs/>
        </w:rPr>
        <w:t>Doing Bayesian Data Analysis</w:t>
      </w:r>
      <w:r w:rsidRPr="0085577F">
        <w:t>. Elsevier Inc.</w:t>
      </w:r>
    </w:p>
    <w:p w14:paraId="4434AA99" w14:textId="77777777" w:rsidR="0085577F" w:rsidRPr="0085577F" w:rsidRDefault="0085577F">
      <w:pPr>
        <w:pStyle w:val="Referencesnonumber"/>
        <w:pPrChange w:id="1342" w:author="Matthew Kay" w:date="2016-01-09T23:58:00Z">
          <w:pPr>
            <w:widowControl w:val="0"/>
            <w:autoSpaceDE w:val="0"/>
            <w:autoSpaceDN w:val="0"/>
            <w:adjustRightInd w:val="0"/>
            <w:spacing w:after="80"/>
            <w:ind w:left="640" w:hanging="640"/>
          </w:pPr>
        </w:pPrChange>
      </w:pPr>
      <w:r w:rsidRPr="0085577F">
        <w:t>22.</w:t>
      </w:r>
      <w:r w:rsidRPr="0085577F">
        <w:tab/>
        <w:t xml:space="preserve">Anand Patil, David Huard, and Christopher J Fonnesbeck. 2010. PyMC: Bayesian Stochastic Modelling in Python. </w:t>
      </w:r>
      <w:r w:rsidRPr="0085577F">
        <w:rPr>
          <w:i/>
          <w:iCs/>
        </w:rPr>
        <w:t>Journal of statistical software</w:t>
      </w:r>
      <w:r w:rsidRPr="0085577F">
        <w:t xml:space="preserve"> 35, 4: 1–81. Retrieved December 2, 2015 from http://www.pubmedcentral.nih.gov/articlerender.fcgi?artid=3097064&amp;tool=pmcentrez&amp;rendertype=abstract</w:t>
      </w:r>
    </w:p>
    <w:p w14:paraId="33818095" w14:textId="77777777" w:rsidR="0085577F" w:rsidRPr="0085577F" w:rsidRDefault="0085577F">
      <w:pPr>
        <w:pStyle w:val="Referencesnonumber"/>
        <w:pPrChange w:id="1343" w:author="Matthew Kay" w:date="2016-01-09T23:58:00Z">
          <w:pPr>
            <w:widowControl w:val="0"/>
            <w:autoSpaceDE w:val="0"/>
            <w:autoSpaceDN w:val="0"/>
            <w:adjustRightInd w:val="0"/>
            <w:spacing w:after="80"/>
            <w:ind w:left="640" w:hanging="640"/>
          </w:pPr>
        </w:pPrChange>
      </w:pPr>
      <w:r w:rsidRPr="0085577F">
        <w:t>23.</w:t>
      </w:r>
      <w:r w:rsidRPr="0085577F">
        <w:tab/>
        <w:t xml:space="preserve">Martyn Plummer. 2003. JAGS: A Program for Analysis of Bayesian Graphical Models Using Gibbs Sampling. </w:t>
      </w:r>
      <w:r w:rsidRPr="0085577F">
        <w:rPr>
          <w:i/>
          <w:iCs/>
        </w:rPr>
        <w:t xml:space="preserve">Proceedings of the 3rd International </w:t>
      </w:r>
      <w:r w:rsidRPr="0085577F">
        <w:rPr>
          <w:i/>
          <w:iCs/>
        </w:rPr>
        <w:lastRenderedPageBreak/>
        <w:t>Workshop on Distributed Statistical Computing (DSC 2003)</w:t>
      </w:r>
      <w:r w:rsidRPr="0085577F">
        <w:t>. http://doi.org/10.1.1.13.3406</w:t>
      </w:r>
    </w:p>
    <w:p w14:paraId="0A2E952C" w14:textId="77777777" w:rsidR="0085577F" w:rsidRPr="0085577F" w:rsidRDefault="0085577F">
      <w:pPr>
        <w:pStyle w:val="Referencesnonumber"/>
        <w:pPrChange w:id="1344" w:author="Matthew Kay" w:date="2016-01-09T23:58:00Z">
          <w:pPr>
            <w:widowControl w:val="0"/>
            <w:autoSpaceDE w:val="0"/>
            <w:autoSpaceDN w:val="0"/>
            <w:adjustRightInd w:val="0"/>
            <w:spacing w:after="80"/>
            <w:ind w:left="640" w:hanging="640"/>
          </w:pPr>
        </w:pPrChange>
      </w:pPr>
      <w:r w:rsidRPr="0085577F">
        <w:t>24.</w:t>
      </w:r>
      <w:r w:rsidRPr="0085577F">
        <w:tab/>
        <w:t xml:space="preserve">Ana Villar, Mario Callegaro, and Yongwei Yang. 2013. Where Am I ? A Meta-Analysis of Experiments on the Effects of Progress Indicators for Web Surveys. </w:t>
      </w:r>
      <w:r w:rsidRPr="0085577F">
        <w:rPr>
          <w:i/>
          <w:iCs/>
        </w:rPr>
        <w:t>Social Science Computer Review</w:t>
      </w:r>
      <w:r w:rsidRPr="0085577F">
        <w:t xml:space="preserve"> 00, 0: 1–19. http://doi.org/10.1177/0894439313497468</w:t>
      </w:r>
    </w:p>
    <w:p w14:paraId="381D5F93" w14:textId="77777777" w:rsidR="0085577F" w:rsidRPr="0085577F" w:rsidRDefault="0085577F">
      <w:pPr>
        <w:pStyle w:val="Referencesnonumber"/>
        <w:pPrChange w:id="1345" w:author="Matthew Kay" w:date="2016-01-09T23:58:00Z">
          <w:pPr>
            <w:widowControl w:val="0"/>
            <w:autoSpaceDE w:val="0"/>
            <w:autoSpaceDN w:val="0"/>
            <w:adjustRightInd w:val="0"/>
            <w:spacing w:after="80"/>
            <w:ind w:left="640" w:hanging="640"/>
          </w:pPr>
        </w:pPrChange>
      </w:pPr>
      <w:r w:rsidRPr="0085577F">
        <w:t>25.</w:t>
      </w:r>
      <w:r w:rsidRPr="0085577F">
        <w:tab/>
        <w:t xml:space="preserve">Suzanne Weisband and S Kiesler. 1996. Self Disclosure on Computer Forms : Meta-Analysis and Implications. </w:t>
      </w:r>
      <w:r w:rsidRPr="0085577F">
        <w:rPr>
          <w:i/>
          <w:iCs/>
        </w:rPr>
        <w:t>ACM Digital Library</w:t>
      </w:r>
      <w:r w:rsidRPr="0085577F">
        <w:t xml:space="preserve"> CHI, 96: 3–10. http://doi.org/10.1145/238386.238387</w:t>
      </w:r>
    </w:p>
    <w:p w14:paraId="59E852C8" w14:textId="77777777" w:rsidR="0085577F" w:rsidRPr="0085577F" w:rsidRDefault="0085577F">
      <w:pPr>
        <w:pStyle w:val="Referencesnonumber"/>
        <w:pPrChange w:id="1346" w:author="Matthew Kay" w:date="2016-01-09T23:58:00Z">
          <w:pPr>
            <w:widowControl w:val="0"/>
            <w:autoSpaceDE w:val="0"/>
            <w:autoSpaceDN w:val="0"/>
            <w:adjustRightInd w:val="0"/>
            <w:spacing w:after="80"/>
            <w:ind w:left="640" w:hanging="640"/>
          </w:pPr>
        </w:pPrChange>
      </w:pPr>
      <w:r w:rsidRPr="0085577F">
        <w:t>26.</w:t>
      </w:r>
      <w:r w:rsidRPr="0085577F">
        <w:tab/>
        <w:t xml:space="preserve">Max Wilson, Wendy E. Mackay, Ed Chi, Michael Bernstein, and Dan Russell. RepliCHI - CHI should be replicating and validating results more: discuss. </w:t>
      </w:r>
      <w:r w:rsidRPr="0085577F">
        <w:rPr>
          <w:i/>
          <w:iCs/>
        </w:rPr>
        <w:t>CHI EA ’11: Proceedings of the 2011 annual conference extended abstracts on Human factors in computing systems</w:t>
      </w:r>
      <w:r w:rsidRPr="0085577F">
        <w:t>. http://doi.org/10.1145/1979742.1979491</w:t>
      </w:r>
    </w:p>
    <w:p w14:paraId="40BCAE54" w14:textId="77777777" w:rsidR="0085577F" w:rsidRPr="0085577F" w:rsidRDefault="0085577F">
      <w:pPr>
        <w:pStyle w:val="Referencesnonumber"/>
        <w:pPrChange w:id="1347" w:author="Matthew Kay" w:date="2016-01-09T23:58:00Z">
          <w:pPr>
            <w:widowControl w:val="0"/>
            <w:autoSpaceDE w:val="0"/>
            <w:autoSpaceDN w:val="0"/>
            <w:adjustRightInd w:val="0"/>
            <w:spacing w:after="80"/>
            <w:ind w:left="640" w:hanging="640"/>
          </w:pPr>
        </w:pPrChange>
      </w:pPr>
      <w:r w:rsidRPr="0085577F">
        <w:t>27.</w:t>
      </w:r>
      <w:r w:rsidRPr="0085577F">
        <w:tab/>
        <w:t xml:space="preserve">Jacob O Wobbrock, Leah Findlater, Darren Gergle, and James J Higgins. 2011. The Aligned Rank Transform for Nonparametric Factorial Analyses Using Only ANOVA Procedures. </w:t>
      </w:r>
      <w:r w:rsidRPr="0085577F">
        <w:rPr>
          <w:i/>
          <w:iCs/>
        </w:rPr>
        <w:t>CHI ’11</w:t>
      </w:r>
      <w:r w:rsidRPr="0085577F">
        <w:t>: 143–146.</w:t>
      </w:r>
    </w:p>
    <w:p w14:paraId="2178A708" w14:textId="77777777" w:rsidR="0085577F" w:rsidRPr="0085577F" w:rsidRDefault="0085577F">
      <w:pPr>
        <w:pStyle w:val="Referencesnonumber"/>
        <w:pPrChange w:id="1348" w:author="Matthew Kay" w:date="2016-01-09T23:58:00Z">
          <w:pPr>
            <w:widowControl w:val="0"/>
            <w:autoSpaceDE w:val="0"/>
            <w:autoSpaceDN w:val="0"/>
            <w:adjustRightInd w:val="0"/>
            <w:spacing w:after="80"/>
            <w:ind w:left="640" w:hanging="640"/>
          </w:pPr>
        </w:pPrChange>
      </w:pPr>
      <w:r w:rsidRPr="0085577F">
        <w:t>28.</w:t>
      </w:r>
      <w:r w:rsidRPr="0085577F">
        <w:tab/>
        <w:t xml:space="preserve">Nick Yee, Nick Yee, Jeremy N Bailenson, Jeremy N Bailenson, Kathryn Rickertsen, and Kathryn Rickertsen. 2007. A meta-analysis of the impact of the inclusion and realism of human-like faces on user experiences in interfaces. </w:t>
      </w:r>
      <w:r w:rsidRPr="0085577F">
        <w:rPr>
          <w:i/>
          <w:iCs/>
        </w:rPr>
        <w:t>Proceedings of the SIGCHI conference on Human factors in computing systems - CHI ’07</w:t>
      </w:r>
      <w:r w:rsidRPr="0085577F">
        <w:t>: 1. http://doi.org/10.1145/1240624.1240626</w:t>
      </w:r>
    </w:p>
    <w:p w14:paraId="7F627005" w14:textId="7B62CEA3" w:rsidR="00285470" w:rsidRPr="003F70AB" w:rsidRDefault="00FA6C57">
      <w:pPr>
        <w:pStyle w:val="Referencesnonumber"/>
        <w:pPrChange w:id="1349" w:author="Matthew Kay" w:date="2016-01-09T23:58:00Z">
          <w:pPr>
            <w:pStyle w:val="NormalWeb"/>
          </w:pPr>
        </w:pPrChange>
      </w:pPr>
      <w:r>
        <w:fldChar w:fldCharType="end"/>
      </w:r>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tthew Kay" w:date="2015-12-27T13:56:00Z" w:initials="MK">
    <w:p w14:paraId="05081A44" w14:textId="748BA7A0" w:rsidR="00687E40" w:rsidRDefault="00687E40">
      <w:pPr>
        <w:pStyle w:val="CommentText"/>
      </w:pPr>
      <w:r w:rsidRPr="00CE7743">
        <w:rPr>
          <w:rStyle w:val="CommentReference"/>
          <w:b/>
          <w:highlight w:val="yellow"/>
        </w:rPr>
        <w:annotationRef/>
      </w:r>
      <w:r w:rsidRPr="00CE7743">
        <w:rPr>
          <w:b/>
          <w:highlight w:val="yellow"/>
        </w:rPr>
        <w:t>TODO</w:t>
      </w:r>
      <w:r w:rsidRPr="00CE7743">
        <w:rPr>
          <w:highlight w:val="yellow"/>
        </w:rPr>
        <w:t xml:space="preserve"> at end: sweep for orphans and widows</w:t>
      </w:r>
    </w:p>
  </w:comment>
  <w:comment w:id="34" w:author="Matthew Kay" w:date="2015-12-27T13:38:00Z" w:initials="MK">
    <w:p w14:paraId="225CE9FE" w14:textId="749BB408" w:rsidR="00687E40" w:rsidRDefault="00687E40">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45" w:author="Eric Hekler" w:date="2015-12-30T10:20:00Z" w:initials="EH">
    <w:p w14:paraId="35AC6210" w14:textId="0F148310" w:rsidR="00687E40" w:rsidRDefault="00687E40">
      <w:pPr>
        <w:pStyle w:val="CommentText"/>
      </w:pPr>
      <w:r>
        <w:rPr>
          <w:rStyle w:val="CommentReference"/>
        </w:rPr>
        <w:annotationRef/>
      </w:r>
      <w:r>
        <w:t xml:space="preserve">If possible, can you check the meta-data and include my middle initial, if still possible? </w:t>
      </w:r>
    </w:p>
  </w:comment>
  <w:comment w:id="46" w:author="Matthew Kay" w:date="2016-01-04T15:53:00Z" w:initials="MK">
    <w:p w14:paraId="3A642D55" w14:textId="1F5925E0" w:rsidR="00687E40" w:rsidRDefault="00687E40">
      <w:pPr>
        <w:pStyle w:val="CommentText"/>
      </w:pPr>
      <w:r w:rsidRPr="00CE7743">
        <w:rPr>
          <w:rStyle w:val="CommentReference"/>
          <w:highlight w:val="yellow"/>
        </w:rPr>
        <w:annotationRef/>
      </w:r>
      <w:r w:rsidRPr="00CE7743">
        <w:rPr>
          <w:highlight w:val="yellow"/>
        </w:rPr>
        <w:t>Will do</w:t>
      </w:r>
    </w:p>
  </w:comment>
  <w:comment w:id="220" w:author="Matthew Kay" w:date="2015-12-27T13:46:00Z" w:initials="MK">
    <w:p w14:paraId="7F017411" w14:textId="5B26B173" w:rsidR="00687E40" w:rsidRDefault="00687E40">
      <w:pPr>
        <w:pStyle w:val="CommentText"/>
      </w:pPr>
      <w:r>
        <w:rPr>
          <w:rStyle w:val="CommentReference"/>
        </w:rPr>
        <w:annotationRef/>
      </w:r>
      <w:r>
        <w:t>Any other keywords we want?</w:t>
      </w:r>
    </w:p>
  </w:comment>
  <w:comment w:id="289" w:author="Eric Hekler" w:date="2015-09-25T09:23:00Z" w:initials="EH">
    <w:p w14:paraId="37FF24B7" w14:textId="65B1B5FC" w:rsidR="00687E40" w:rsidRDefault="00687E40">
      <w:pPr>
        <w:pStyle w:val="CommentText"/>
      </w:pPr>
      <w:r>
        <w:rPr>
          <w:rStyle w:val="CommentReference"/>
        </w:rPr>
        <w:annotationRef/>
      </w:r>
      <w:r>
        <w:t xml:space="preserve">While you did introduce both terms, it’s probably good to stay consistent. </w:t>
      </w:r>
    </w:p>
  </w:comment>
  <w:comment w:id="290" w:author="Matthew Kay" w:date="2015-12-27T13:43:00Z" w:initials="MK">
    <w:p w14:paraId="221C7892" w14:textId="4BA7A3D9" w:rsidR="00687E40" w:rsidRDefault="00687E40">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455" w:author="Greg Nelson" w:date="2016-01-06T14:31:00Z" w:initials="GN">
    <w:p w14:paraId="2F02CF0C" w14:textId="6EAE30F9" w:rsidR="00687E40" w:rsidRDefault="00687E40">
      <w:pPr>
        <w:pStyle w:val="CommentText"/>
      </w:pPr>
      <w:r>
        <w:rPr>
          <w:rStyle w:val="CommentReference"/>
        </w:rPr>
        <w:annotationRef/>
      </w:r>
      <w:r>
        <w:t>Should we cite that study here?</w:t>
      </w:r>
    </w:p>
  </w:comment>
  <w:comment w:id="456" w:author="Matthew Kay" w:date="2016-01-07T00:01:00Z" w:initials="MK">
    <w:p w14:paraId="2E64B0C9" w14:textId="0C4F771E" w:rsidR="00687E40" w:rsidRDefault="00687E40">
      <w:pPr>
        <w:pStyle w:val="CommentText"/>
      </w:pPr>
      <w:r>
        <w:rPr>
          <w:rStyle w:val="CommentReference"/>
        </w:rPr>
        <w:annotationRef/>
      </w:r>
      <w:proofErr w:type="gramStart"/>
      <w:r>
        <w:t>Which  study</w:t>
      </w:r>
      <w:proofErr w:type="gramEnd"/>
      <w:r>
        <w:t>?</w:t>
      </w:r>
    </w:p>
  </w:comment>
  <w:comment w:id="470" w:author="Matthew Kay" w:date="2016-01-07T00:00:00Z" w:initials="MK">
    <w:p w14:paraId="0FACC134" w14:textId="7C79FA6E" w:rsidR="00687E40" w:rsidRDefault="00687E40">
      <w:pPr>
        <w:pStyle w:val="CommentText"/>
      </w:pPr>
      <w:r>
        <w:rPr>
          <w:rStyle w:val="CommentReference"/>
        </w:rPr>
        <w:annotationRef/>
      </w:r>
      <w:r w:rsidRPr="00416CDB">
        <w:rPr>
          <w:b/>
        </w:rPr>
        <w:t>Greg</w:t>
      </w:r>
      <w:r w:rsidRPr="00416CDB">
        <w:t>: I added this to clarify these 56 papers are somehow HCI related. Is this correct?</w:t>
      </w:r>
    </w:p>
  </w:comment>
  <w:comment w:id="483" w:author="Greg Nelson" w:date="2016-01-06T14:39:00Z" w:initials="GN">
    <w:p w14:paraId="7884D0B0" w14:textId="4ED5C72E" w:rsidR="00687E40" w:rsidRDefault="00687E40">
      <w:pPr>
        <w:pStyle w:val="CommentText"/>
      </w:pPr>
      <w:r>
        <w:rPr>
          <w:rStyle w:val="CommentReference"/>
        </w:rPr>
        <w:annotationRef/>
      </w:r>
      <w:r>
        <w:t>I think we’d need to make a more nuanced argument to provide evidence for this point, since we found many meta-analyses. Our field doesn’t prioritize them, and relative to it’s size the number seems small. There was some questioning of the weaker original sentence on this point by reviewers, and I think this edit strengthens our claim without adding more evidence for it. I would argue to leave it out or change to “or frequently even conducted in the field overall).</w:t>
      </w:r>
    </w:p>
  </w:comment>
  <w:comment w:id="484" w:author="Matthew Kay" w:date="2016-01-07T00:08:00Z" w:initials="MK">
    <w:p w14:paraId="75781600" w14:textId="25E08B6A" w:rsidR="00687E40" w:rsidRDefault="00687E40">
      <w:pPr>
        <w:pStyle w:val="CommentText"/>
      </w:pPr>
      <w:r>
        <w:rPr>
          <w:rStyle w:val="CommentReference"/>
        </w:rPr>
        <w:annotationRef/>
      </w:r>
      <w:r>
        <w:t xml:space="preserve">Good point. I changed it to “or prioritized in the </w:t>
      </w:r>
      <w:proofErr w:type="gramStart"/>
      <w:r>
        <w:t>field  overall</w:t>
      </w:r>
      <w:proofErr w:type="gramEnd"/>
      <w:r>
        <w:t>”</w:t>
      </w:r>
    </w:p>
  </w:comment>
  <w:comment w:id="495" w:author="Matthew Kay" w:date="2016-01-06T12:53:00Z" w:initials="MK">
    <w:p w14:paraId="58B88610" w14:textId="0841A3FB" w:rsidR="00687E40" w:rsidRDefault="00687E40">
      <w:pPr>
        <w:pStyle w:val="CommentText"/>
      </w:pPr>
      <w:r>
        <w:rPr>
          <w:rStyle w:val="CommentReference"/>
        </w:rPr>
        <w:annotationRef/>
      </w:r>
      <w:r>
        <w:t>I have mixed feelings about this revision. I liked the construction better before (“another way” / “that other way is”) but I understand the need to soften the language here…</w:t>
      </w:r>
    </w:p>
    <w:p w14:paraId="09238F23" w14:textId="77777777" w:rsidR="00687E40" w:rsidRDefault="00687E40">
      <w:pPr>
        <w:pStyle w:val="CommentText"/>
      </w:pPr>
    </w:p>
    <w:p w14:paraId="3436F274" w14:textId="43310B04" w:rsidR="00687E40" w:rsidRDefault="00687E40">
      <w:pPr>
        <w:pStyle w:val="CommentText"/>
      </w:pPr>
      <w:r>
        <w:t xml:space="preserve">EH- I hear </w:t>
      </w:r>
      <w:proofErr w:type="spellStart"/>
      <w:r>
        <w:t>ya</w:t>
      </w:r>
      <w:proofErr w:type="spellEnd"/>
      <w:r>
        <w:t xml:space="preserve"> on this.  My goal was to soften the language.  I think this is a softer and thus more defensible statement. </w:t>
      </w:r>
    </w:p>
  </w:comment>
  <w:comment w:id="496" w:author="Matthew Kay" w:date="2016-01-07T00:09:00Z" w:initials="MK">
    <w:p w14:paraId="59146421" w14:textId="06AD6EF6" w:rsidR="00687E40" w:rsidRDefault="00687E40">
      <w:pPr>
        <w:pStyle w:val="CommentText"/>
      </w:pPr>
      <w:r>
        <w:t xml:space="preserve">I may have come up with a solution: </w:t>
      </w:r>
      <w:r>
        <w:rPr>
          <w:rStyle w:val="CommentReference"/>
        </w:rPr>
        <w:annotationRef/>
      </w:r>
      <w:r>
        <w:t xml:space="preserve">I changed this to “may be that other way” to parallel the previous sentence but stay less </w:t>
      </w:r>
      <w:proofErr w:type="spellStart"/>
      <w:r>
        <w:t>trong</w:t>
      </w:r>
      <w:proofErr w:type="spellEnd"/>
    </w:p>
  </w:comment>
  <w:comment w:id="581" w:author="Eric Hekler" w:date="2016-01-06T13:00:00Z" w:initials="EH">
    <w:p w14:paraId="6A81A8D0" w14:textId="7BF159A8" w:rsidR="00687E40" w:rsidRDefault="00687E40">
      <w:pPr>
        <w:pStyle w:val="CommentText"/>
      </w:pPr>
      <w:r>
        <w:rPr>
          <w:rStyle w:val="CommentReference"/>
        </w:rPr>
        <w:annotationRef/>
      </w:r>
      <w:r>
        <w:t xml:space="preserve">I took out the “strong” word as I could imagine someone arguing with us about this.  Again… focused on softening here.  </w:t>
      </w:r>
    </w:p>
  </w:comment>
  <w:comment w:id="582" w:author="Matthew Kay" w:date="2016-01-07T00:11:00Z" w:initials="MK">
    <w:p w14:paraId="5606DC1F" w14:textId="00458AA4" w:rsidR="00687E40" w:rsidRDefault="00687E40">
      <w:pPr>
        <w:pStyle w:val="CommentText"/>
      </w:pPr>
      <w:r>
        <w:rPr>
          <w:rStyle w:val="CommentReference"/>
        </w:rPr>
        <w:annotationRef/>
      </w:r>
      <w:r>
        <w:t>How about “explicit” instead? Because it’s not that we can’t come up with priors, it’s just that they aren’t quite the same type of prior…</w:t>
      </w:r>
    </w:p>
  </w:comment>
  <w:comment w:id="632" w:author="Greg Nelson" w:date="2016-01-06T15:30:00Z" w:initials="GN">
    <w:p w14:paraId="585E67D1" w14:textId="52E223C5" w:rsidR="00687E40" w:rsidRDefault="00687E40">
      <w:pPr>
        <w:pStyle w:val="CommentText"/>
      </w:pPr>
      <w:r>
        <w:rPr>
          <w:rStyle w:val="CommentReference"/>
        </w:rPr>
        <w:annotationRef/>
      </w:r>
      <w:r>
        <w:t>I added this for the tutorial framing of this section</w:t>
      </w:r>
    </w:p>
  </w:comment>
  <w:comment w:id="633" w:author="Matthew Kay" w:date="2016-01-07T00:12:00Z" w:initials="MK">
    <w:p w14:paraId="4AEDCFE6" w14:textId="31282F0B" w:rsidR="00687E40" w:rsidRDefault="00687E40">
      <w:pPr>
        <w:pStyle w:val="CommentText"/>
      </w:pPr>
      <w:r>
        <w:rPr>
          <w:rStyle w:val="CommentReference"/>
        </w:rPr>
        <w:annotationRef/>
      </w:r>
      <w:r>
        <w:t>Like it!</w:t>
      </w:r>
    </w:p>
  </w:comment>
  <w:comment w:id="650" w:author="Matthew Kay" w:date="2016-01-06T13:03:00Z" w:initials="MK">
    <w:p w14:paraId="37163CFD" w14:textId="6F8C2F87" w:rsidR="00687E40" w:rsidRDefault="00687E40">
      <w:pPr>
        <w:pStyle w:val="CommentText"/>
      </w:pPr>
      <w:r>
        <w:rPr>
          <w:rStyle w:val="CommentReference"/>
        </w:rPr>
        <w:annotationRef/>
      </w:r>
      <w:r>
        <w:t>I dropped the parenthetical defining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p w14:paraId="5CAD1013" w14:textId="77777777" w:rsidR="00687E40" w:rsidRDefault="00687E40">
      <w:pPr>
        <w:pStyle w:val="CommentText"/>
      </w:pPr>
    </w:p>
    <w:p w14:paraId="764E818B" w14:textId="03A6B798" w:rsidR="00687E40" w:rsidRDefault="00687E40">
      <w:pPr>
        <w:pStyle w:val="CommentText"/>
      </w:pPr>
      <w:r>
        <w:t xml:space="preserve">EH- This is a very good point.  As you picked up, I was trying to use the more colloquial phrasing but you are right. We probably don’t </w:t>
      </w:r>
      <w:proofErr w:type="spellStart"/>
      <w:r>
        <w:t>wnt</w:t>
      </w:r>
      <w:proofErr w:type="spellEnd"/>
      <w:r>
        <w:t xml:space="preserve"> to do that because we are really talking about the balance of accuracy and precision.   I’m not sure how to say this simply without some more detail and I don’t think we have the space. </w:t>
      </w:r>
    </w:p>
  </w:comment>
  <w:comment w:id="651" w:author="Matthew Kay" w:date="2016-01-07T00:13:00Z" w:initials="MK">
    <w:p w14:paraId="0909B482" w14:textId="6A01BA95" w:rsidR="00687E40" w:rsidRDefault="00687E40">
      <w:pPr>
        <w:pStyle w:val="CommentText"/>
      </w:pPr>
      <w:r>
        <w:rPr>
          <w:rStyle w:val="CommentReference"/>
        </w:rPr>
        <w:annotationRef/>
      </w:r>
      <w:r>
        <w:t>Looks like Greg solved this one. Thanks!</w:t>
      </w:r>
    </w:p>
  </w:comment>
  <w:comment w:id="641" w:author="Greg Nelson" w:date="2015-09-25T09:23:00Z" w:initials="GN">
    <w:p w14:paraId="56876C32" w14:textId="3C98AF82" w:rsidR="00687E40" w:rsidRDefault="00687E40">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642" w:author="Matthew Kay" w:date="2015-09-25T09:23:00Z" w:initials="MK">
    <w:p w14:paraId="1DB4F7F5" w14:textId="74843E36" w:rsidR="00687E40" w:rsidRDefault="00687E40">
      <w:pPr>
        <w:pStyle w:val="CommentText"/>
      </w:pPr>
      <w:r>
        <w:rPr>
          <w:rStyle w:val="CommentReference"/>
        </w:rPr>
        <w:annotationRef/>
      </w:r>
      <w:r>
        <w:t>RMSE is on the scale of the data, so I guess you could interpret this as a log-odds ratio. Will try to give an example if I have time.</w:t>
      </w:r>
    </w:p>
  </w:comment>
  <w:comment w:id="693" w:author="Eric Hekler" w:date="2015-12-30T09:38:00Z" w:initials="EH">
    <w:p w14:paraId="51242A05" w14:textId="00922D0A" w:rsidR="00687E40" w:rsidRDefault="00687E40">
      <w:pPr>
        <w:pStyle w:val="CommentText"/>
      </w:pPr>
      <w:r>
        <w:rPr>
          <w:rStyle w:val="CommentReference"/>
        </w:rPr>
        <w:annotationRef/>
      </w:r>
      <w:r>
        <w:t>I think Figure 3 might need a bit more labeling.  In particular</w:t>
      </w:r>
      <w:proofErr w:type="gramStart"/>
      <w:r>
        <w:t>,  the</w:t>
      </w:r>
      <w:proofErr w:type="gramEnd"/>
      <w:r>
        <w:t xml:space="preserve"> differences between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simulation, circle that the Bayes line passes 0 whereas the </w:t>
      </w:r>
      <w:proofErr w:type="spellStart"/>
      <w:r>
        <w:t>frequintist</w:t>
      </w:r>
      <w:proofErr w:type="spellEnd"/>
      <w:r>
        <w:t xml:space="preserve"> does not. </w:t>
      </w:r>
    </w:p>
  </w:comment>
  <w:comment w:id="694" w:author="Matthew Kay" w:date="2016-01-07T00:13:00Z" w:initials="MK">
    <w:p w14:paraId="280EDC4C" w14:textId="2C736276" w:rsidR="00687E40" w:rsidRDefault="00687E40">
      <w:pPr>
        <w:pStyle w:val="CommentText"/>
      </w:pPr>
      <w:r w:rsidRPr="00CE7743">
        <w:rPr>
          <w:rStyle w:val="CommentReference"/>
          <w:highlight w:val="yellow"/>
        </w:rPr>
        <w:annotationRef/>
      </w:r>
      <w:r>
        <w:rPr>
          <w:rStyle w:val="CommentReference"/>
        </w:rPr>
        <w:t>Added some labeling</w:t>
      </w:r>
    </w:p>
  </w:comment>
  <w:comment w:id="698" w:author="Greg Nelson" w:date="2016-01-06T15:09:00Z" w:initials="GN">
    <w:p w14:paraId="2CC8B058" w14:textId="5332EB1E" w:rsidR="00687E40" w:rsidRDefault="00687E40">
      <w:pPr>
        <w:pStyle w:val="CommentText"/>
      </w:pPr>
      <w:r>
        <w:rPr>
          <w:rStyle w:val="CommentReference"/>
        </w:rPr>
        <w:annotationRef/>
      </w:r>
      <w:r>
        <w:t>Can we cut help here?</w:t>
      </w:r>
    </w:p>
  </w:comment>
  <w:comment w:id="1051" w:author="Greg Nelson" w:date="2016-01-06T15:23:00Z" w:initials="GN">
    <w:p w14:paraId="74ECC5BC" w14:textId="48D011A4" w:rsidR="00687E40" w:rsidRDefault="00687E40">
      <w:pPr>
        <w:pStyle w:val="CommentText"/>
      </w:pPr>
      <w:r>
        <w:rPr>
          <w:rStyle w:val="CommentReference"/>
        </w:rPr>
        <w:annotationRef/>
      </w:r>
      <w:r>
        <w:t>I’ve added this line to the earlier RMSE result presentation</w:t>
      </w:r>
    </w:p>
  </w:comment>
  <w:comment w:id="1052" w:author="Matthew Kay" w:date="2016-01-07T00:13:00Z" w:initials="MK">
    <w:p w14:paraId="0CFDBB9C" w14:textId="7B81E0CF" w:rsidR="00687E40" w:rsidRDefault="00687E40">
      <w:pPr>
        <w:pStyle w:val="CommentText"/>
      </w:pPr>
      <w:r>
        <w:rPr>
          <w:rStyle w:val="CommentReference"/>
        </w:rPr>
        <w:annotationRef/>
      </w:r>
      <w:r>
        <w:t>Thanks! I’m happy with leaving it here for now for redundancy (because important) but we can cut it later if we need a line or two.</w:t>
      </w:r>
    </w:p>
  </w:comment>
  <w:comment w:id="1042" w:author="Eric Hekler" w:date="2016-01-06T13:12:00Z" w:initials="EH">
    <w:p w14:paraId="35449510" w14:textId="35FC8CAE" w:rsidR="00687E40" w:rsidRDefault="00687E40">
      <w:pPr>
        <w:pStyle w:val="CommentText"/>
      </w:pPr>
      <w:r>
        <w:rPr>
          <w:rStyle w:val="CommentReference"/>
        </w:rPr>
        <w:annotationRef/>
      </w:r>
      <w:r>
        <w:t xml:space="preserve">Perhaps this is the way to say it. Basically say accurate and precise estimates and then label it as represented via the RMSE?  If you think this works, perhaps add above and then you can take it out here. </w:t>
      </w:r>
    </w:p>
  </w:comment>
  <w:comment w:id="1183" w:author="Eric Hekler" w:date="2016-01-06T13:18:00Z" w:initials="EH">
    <w:p w14:paraId="01FF8901" w14:textId="1352AE29" w:rsidR="00687E40" w:rsidRDefault="00687E40">
      <w:pPr>
        <w:pStyle w:val="CommentText"/>
      </w:pPr>
      <w:r>
        <w:rPr>
          <w:rStyle w:val="CommentReference"/>
        </w:rPr>
        <w:annotationRef/>
      </w:r>
      <w:r>
        <w:t xml:space="preserve">We can let the citation number speak for itself on how “wide” the adoption is.  Again…. Softening as the reviewers were particularly skeptical about this claim. </w:t>
      </w:r>
    </w:p>
  </w:comment>
  <w:comment w:id="1184" w:author="Matthew Kay" w:date="2016-01-07T00:14:00Z" w:initials="MK">
    <w:p w14:paraId="12641019" w14:textId="31F71A3B" w:rsidR="00687E40" w:rsidRDefault="00687E40">
      <w:pPr>
        <w:pStyle w:val="CommentText"/>
      </w:pPr>
      <w:r>
        <w:rPr>
          <w:rStyle w:val="CommentReference"/>
        </w:rPr>
        <w:annotationRef/>
      </w:r>
      <w:r>
        <w:t>Agreed.</w:t>
      </w:r>
    </w:p>
  </w:comment>
  <w:comment w:id="1194" w:author="Eric Hekler" w:date="2016-01-06T13:19:00Z" w:initials="EH">
    <w:p w14:paraId="6191ED2C" w14:textId="3D083C0D" w:rsidR="00687E40" w:rsidRDefault="00687E40">
      <w:pPr>
        <w:pStyle w:val="CommentText"/>
      </w:pPr>
      <w:r>
        <w:rPr>
          <w:rStyle w:val="CommentReference"/>
        </w:rPr>
        <w:annotationRef/>
      </w:r>
      <w:r>
        <w:t xml:space="preserve">Since our reviewers were skeptical about how “wide” the adoption is, I don’t think we should use that to preface our discussion about bottom up adoption of Bayesian techniques. </w:t>
      </w:r>
    </w:p>
  </w:comment>
  <w:comment w:id="1195" w:author="Matthew Kay" w:date="2016-01-07T00:38:00Z" w:initials="MK">
    <w:p w14:paraId="3841007D" w14:textId="7A8D6D28" w:rsidR="00687E40" w:rsidRDefault="00687E40">
      <w:pPr>
        <w:pStyle w:val="CommentText"/>
      </w:pPr>
      <w:r>
        <w:rPr>
          <w:rStyle w:val="CommentReference"/>
        </w:rPr>
        <w:annotationRef/>
      </w:r>
      <w:r>
        <w:rPr>
          <w:rStyle w:val="CommentReference"/>
        </w:rPr>
        <w:t>Hmm. Should we move this around maybe? I’m kind of okay with just dropping the claim of wideness as already done above and leaving it at that…</w:t>
      </w:r>
    </w:p>
  </w:comment>
  <w:comment w:id="1286" w:author="Eric Hekler" w:date="2016-01-06T13:39:00Z" w:initials="EH">
    <w:p w14:paraId="54CD83DA" w14:textId="72D72CC7" w:rsidR="00687E40" w:rsidRDefault="00687E40">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something she’s really passionate about and has done some careful thinking.  I’ve emailed her for a suggested best paper to cite.  Will get back to you with it.</w:t>
      </w:r>
    </w:p>
    <w:p w14:paraId="7F4B9546" w14:textId="77777777" w:rsidR="00687E40" w:rsidRDefault="00687E40">
      <w:pPr>
        <w:pStyle w:val="CommentText"/>
      </w:pPr>
    </w:p>
    <w:p w14:paraId="11AA9D5D" w14:textId="31023350" w:rsidR="00687E40" w:rsidRDefault="00687E40">
      <w:pPr>
        <w:pStyle w:val="CommentText"/>
      </w:pPr>
      <w:r>
        <w:t xml:space="preserve">EH- Unfortunately, I haven’t heard from Holly and I dug through your google scholar page but didn’t see any paper that really hit this point. </w:t>
      </w:r>
    </w:p>
  </w:comment>
  <w:comment w:id="1287" w:author="Matthew Kay" w:date="2016-01-07T00:15:00Z" w:initials="MK">
    <w:p w14:paraId="13A1A9DA" w14:textId="32B365B6" w:rsidR="00687E40" w:rsidRDefault="00687E40">
      <w:pPr>
        <w:pStyle w:val="CommentText"/>
      </w:pPr>
      <w:r>
        <w:rPr>
          <w:rStyle w:val="CommentReference"/>
        </w:rPr>
        <w:annotationRef/>
      </w:r>
      <w:r>
        <w:t>Dang. Thanks for looking into it anyway.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35AC6210" w15:done="0"/>
  <w15:commentEx w15:paraId="3A642D55" w15:paraIdParent="35AC6210" w15:done="0"/>
  <w15:commentEx w15:paraId="7F017411" w15:done="0"/>
  <w15:commentEx w15:paraId="37FF24B7" w15:done="0"/>
  <w15:commentEx w15:paraId="221C7892" w15:paraIdParent="37FF24B7" w15:done="0"/>
  <w15:commentEx w15:paraId="2F02CF0C" w15:done="0"/>
  <w15:commentEx w15:paraId="2E64B0C9" w15:paraIdParent="2F02CF0C" w15:done="0"/>
  <w15:commentEx w15:paraId="0FACC134" w15:done="0"/>
  <w15:commentEx w15:paraId="7884D0B0" w15:done="0"/>
  <w15:commentEx w15:paraId="75781600" w15:paraIdParent="7884D0B0" w15:done="0"/>
  <w15:commentEx w15:paraId="3436F274" w15:done="0"/>
  <w15:commentEx w15:paraId="59146421" w15:paraIdParent="3436F274" w15:done="0"/>
  <w15:commentEx w15:paraId="6A81A8D0" w15:done="0"/>
  <w15:commentEx w15:paraId="5606DC1F" w15:paraIdParent="6A81A8D0" w15:done="0"/>
  <w15:commentEx w15:paraId="585E67D1" w15:done="0"/>
  <w15:commentEx w15:paraId="4AEDCFE6" w15:paraIdParent="585E67D1" w15:done="0"/>
  <w15:commentEx w15:paraId="764E818B" w15:done="0"/>
  <w15:commentEx w15:paraId="0909B482" w15:paraIdParent="764E818B" w15:done="0"/>
  <w15:commentEx w15:paraId="56876C32" w15:done="0"/>
  <w15:commentEx w15:paraId="1DB4F7F5" w15:paraIdParent="56876C32" w15:done="0"/>
  <w15:commentEx w15:paraId="51242A05" w15:done="0"/>
  <w15:commentEx w15:paraId="280EDC4C" w15:paraIdParent="51242A05" w15:done="0"/>
  <w15:commentEx w15:paraId="2CC8B058" w15:done="0"/>
  <w15:commentEx w15:paraId="74ECC5BC" w15:done="0"/>
  <w15:commentEx w15:paraId="0CFDBB9C" w15:paraIdParent="74ECC5BC" w15:done="0"/>
  <w15:commentEx w15:paraId="35449510" w15:done="0"/>
  <w15:commentEx w15:paraId="01FF8901" w15:done="0"/>
  <w15:commentEx w15:paraId="12641019" w15:paraIdParent="01FF8901" w15:done="0"/>
  <w15:commentEx w15:paraId="6191ED2C" w15:done="0"/>
  <w15:commentEx w15:paraId="3841007D" w15:paraIdParent="6191ED2C" w15:done="0"/>
  <w15:commentEx w15:paraId="11AA9D5D" w15:done="0"/>
  <w15:commentEx w15:paraId="13A1A9DA" w15:paraIdParent="11AA9D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005EAD" w14:textId="77777777" w:rsidR="00912752" w:rsidRDefault="00912752">
      <w:r>
        <w:separator/>
      </w:r>
    </w:p>
  </w:endnote>
  <w:endnote w:type="continuationSeparator" w:id="0">
    <w:p w14:paraId="0895EA82" w14:textId="77777777" w:rsidR="00912752" w:rsidRDefault="00912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D4002E" w14:textId="77777777" w:rsidR="00912752" w:rsidRDefault="00912752" w:rsidP="00443E9F">
      <w:pPr>
        <w:spacing w:after="0"/>
      </w:pPr>
      <w:r>
        <w:separator/>
      </w:r>
    </w:p>
  </w:footnote>
  <w:footnote w:type="continuationSeparator" w:id="0">
    <w:p w14:paraId="11C5F4A5" w14:textId="77777777" w:rsidR="00912752" w:rsidRDefault="00912752" w:rsidP="00443E9F">
      <w:pPr>
        <w:spacing w:after="0"/>
      </w:pPr>
      <w:r>
        <w:continuationSeparator/>
      </w:r>
    </w:p>
  </w:footnote>
  <w:footnote w:id="1">
    <w:p w14:paraId="616B3D28" w14:textId="3CACD1CC" w:rsidR="00687E40" w:rsidRDefault="00687E40">
      <w:pPr>
        <w:pStyle w:val="FootnoteText"/>
      </w:pPr>
      <w:r>
        <w:rPr>
          <w:rStyle w:val="FootnoteReference"/>
        </w:rPr>
        <w:footnoteRef/>
      </w:r>
      <w:r>
        <w:t xml:space="preserve"> We will use frequentist and NHST interchangeably.</w:t>
      </w:r>
    </w:p>
  </w:footnote>
  <w:footnote w:id="2">
    <w:p w14:paraId="619514C5" w14:textId="25D894CB" w:rsidR="00687E40" w:rsidRDefault="00687E40"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w:t>
      </w:r>
      <w:ins w:id="256" w:author="Matthew Kay" w:date="2016-01-07T00:19:00Z">
        <w:r>
          <w:t>/</w:t>
        </w:r>
      </w:ins>
      <w:del w:id="257" w:author="Matthew Kay" w:date="2016-01-07T00:19:00Z">
        <w:r w:rsidDel="0083560D">
          <w:delText>-</w:delText>
        </w:r>
      </w:del>
      <w:r>
        <w:t>benefit analysis; thus we do not consider them here.</w:t>
      </w:r>
    </w:p>
  </w:footnote>
  <w:footnote w:id="3">
    <w:p w14:paraId="462B43AB" w14:textId="77777777" w:rsidR="00687E40" w:rsidRDefault="00687E40"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w:t>
      </w:r>
      <w:del w:id="509" w:author="Eric Hekler" w:date="2016-01-06T12:54:00Z">
        <w:r w:rsidDel="006E5ABB">
          <w:delText>i</w:delText>
        </w:r>
      </w:del>
      <w:r>
        <w:t>tic regression can be interpreted as log odds ratios.</w:t>
      </w:r>
    </w:p>
  </w:footnote>
  <w:footnote w:id="4">
    <w:p w14:paraId="04CFD41D" w14:textId="77777777" w:rsidR="00687E40" w:rsidRDefault="00687E40" w:rsidP="0002541C">
      <w:r>
        <w:rPr>
          <w:vertAlign w:val="superscript"/>
        </w:rPr>
        <w:footnoteRef/>
      </w:r>
      <w:r>
        <w:t xml:space="preserve"> While their results use probability of drop-out, we use probability of completion.</w:t>
      </w:r>
    </w:p>
  </w:footnote>
  <w:footnote w:id="5">
    <w:p w14:paraId="3409109D" w14:textId="2875F265" w:rsidR="00687E40" w:rsidRDefault="00687E40" w:rsidP="0002541C">
      <w:r>
        <w:rPr>
          <w:vertAlign w:val="superscript"/>
        </w:rPr>
        <w:footnoteRef/>
      </w:r>
      <w:r>
        <w:t xml:space="preserve"> It is worth noting that this effect may be larger than the true effect in the real world, since Villar et al. </w:t>
      </w:r>
      <w:r>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Pr>
          <w:i/>
        </w:rPr>
        <w:fldChar w:fldCharType="separate"/>
      </w:r>
      <w:r w:rsidR="0085577F" w:rsidRPr="0085577F">
        <w:rPr>
          <w:noProof/>
        </w:rPr>
        <w:t>[24]</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44C089DB" w14:textId="56686712" w:rsidR="00687E40" w:rsidRDefault="00687E40">
      <w:pPr>
        <w:pStyle w:val="FootnoteText"/>
      </w:pPr>
      <w:ins w:id="513" w:author="Matthew Kay" w:date="2016-01-08T00:15:00Z">
        <w:r>
          <w:rPr>
            <w:rStyle w:val="FootnoteReference"/>
          </w:rPr>
          <w:footnoteRef/>
        </w:r>
        <w:r>
          <w:t xml:space="preserve"> </w:t>
        </w:r>
      </w:ins>
      <w:ins w:id="514" w:author="Matthew Kay" w:date="2016-01-08T00:19:00Z">
        <w:r>
          <w:t>See</w:t>
        </w:r>
      </w:ins>
      <w:ins w:id="515" w:author="Matthew Kay" w:date="2016-01-08T00:16:00Z">
        <w:r>
          <w:t xml:space="preserve"> </w:t>
        </w:r>
        <w:r>
          <w:fldChar w:fldCharType="begin"/>
        </w:r>
        <w:r>
          <w:instrText xml:space="preserve"> HYPERLINK "</w:instrText>
        </w:r>
        <w:r w:rsidRPr="00BA5DA8">
          <w:instrText>https://github.com/mjskay/bayes-for-chi</w:instrText>
        </w:r>
        <w:r>
          <w:instrText xml:space="preserve">" </w:instrText>
        </w:r>
        <w:r>
          <w:fldChar w:fldCharType="separate"/>
        </w:r>
        <w:r w:rsidRPr="00D72EC9">
          <w:rPr>
            <w:rStyle w:val="Hyperlink"/>
          </w:rPr>
          <w:t>https://github.com/mjskay/bayes-for-chi</w:t>
        </w:r>
        <w:r>
          <w:fldChar w:fldCharType="end"/>
        </w:r>
      </w:ins>
      <w:ins w:id="516" w:author="Matthew Kay" w:date="2016-01-08T00:18:00Z">
        <w:r>
          <w:t xml:space="preserve"> </w:t>
        </w:r>
      </w:ins>
      <w:ins w:id="517" w:author="Matthew Kay" w:date="2016-01-08T00:20:00Z">
        <w:r>
          <w:t xml:space="preserve">for simulation data and code </w:t>
        </w:r>
      </w:ins>
      <w:ins w:id="518" w:author="Matthew Kay" w:date="2016-01-08T00:16:00Z">
        <w:r>
          <w:t xml:space="preserve">(DOI: </w:t>
        </w:r>
      </w:ins>
      <w:ins w:id="519" w:author="Matthew Kay" w:date="2016-01-08T00:19:00Z">
        <w:r>
          <w:fldChar w:fldCharType="begin"/>
        </w:r>
        <w:r>
          <w:instrText xml:space="preserve"> HYPERLINK "https://dx.doi.org/10.6084/m9.figshare.2061669" </w:instrText>
        </w:r>
        <w:r>
          <w:fldChar w:fldCharType="separate"/>
        </w:r>
        <w:r w:rsidRPr="00BA5DA8">
          <w:rPr>
            <w:rStyle w:val="Hyperlink"/>
          </w:rPr>
          <w:t>10.6084/m9.figshare.2061669</w:t>
        </w:r>
        <w:r>
          <w:fldChar w:fldCharType="end"/>
        </w:r>
      </w:ins>
      <w:ins w:id="520" w:author="Matthew Kay" w:date="2016-01-08T00:17:00Z">
        <w:r>
          <w:t>)</w:t>
        </w:r>
      </w:ins>
    </w:p>
  </w:footnote>
  <w:footnote w:id="7">
    <w:p w14:paraId="5ACF13BA" w14:textId="2E85C7EB" w:rsidR="00687E40" w:rsidRDefault="00687E40" w:rsidP="0002541C">
      <w:r>
        <w:rPr>
          <w:vertAlign w:val="superscript"/>
        </w:rPr>
        <w:footnoteRef/>
      </w:r>
      <w:r>
        <w:t xml:space="preserve"> The Cauchy distribution is similar to the Normal distribution, but with fatter tails. Gelman recommends it for use as a weakly-informed prior because the fatter tails express less certainty in the location of the effect </w:t>
      </w:r>
      <w:r>
        <w:fldChar w:fldCharType="begin" w:fldLock="1"/>
      </w:r>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"[9]", "plainTextFormattedCitation" : "[9]", "previouslyFormattedCitation" : "[8]" }, "properties" : { "noteIndex" : 0 }, "schema" : "https://github.com/citation-style-language/schema/raw/master/csl-citation.json" }</w:instrText>
      </w:r>
      <w:r>
        <w:fldChar w:fldCharType="separate"/>
      </w:r>
      <w:r w:rsidR="0085577F" w:rsidRPr="0085577F">
        <w:rPr>
          <w:noProof/>
        </w:rPr>
        <w:t>[9]</w:t>
      </w:r>
      <w:r>
        <w:fldChar w:fldCharType="end"/>
      </w:r>
      <w:r>
        <w:t>.</w:t>
      </w:r>
    </w:p>
  </w:footnote>
  <w:footnote w:id="8">
    <w:p w14:paraId="6AFA1899" w14:textId="0504E34B" w:rsidR="00687E40" w:rsidRPr="00D456ED" w:rsidRDefault="00687E40">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rsidR="0085577F">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"[14]", "plainTextFormattedCitation" : "[14]", "previouslyFormattedCitation" : "[13]" }, "properties" : { "noteIndex" : 0 }, "schema" : "https://github.com/citation-style-language/schema/raw/master/csl-citation.json" }</w:instrText>
      </w:r>
      <w:r w:rsidRPr="00137B62">
        <w:fldChar w:fldCharType="separate"/>
      </w:r>
      <w:r w:rsidR="0085577F" w:rsidRPr="0085577F">
        <w:rPr>
          <w:noProof/>
        </w:rPr>
        <w:t>[14]</w:t>
      </w:r>
      <w:r w:rsidRPr="00137B62">
        <w:fldChar w:fldCharType="end"/>
      </w:r>
      <w:r>
        <w:t>; again a reason frequentist statistics are not user-friendly).</w:t>
      </w:r>
    </w:p>
  </w:footnote>
  <w:footnote w:id="9">
    <w:p w14:paraId="538876BA" w14:textId="3265E4A2" w:rsidR="00687E40" w:rsidRDefault="00687E40" w:rsidP="0002541C">
      <w:r>
        <w:rPr>
          <w:vertAlign w:val="superscript"/>
        </w:rPr>
        <w:footnoteRef/>
      </w:r>
      <w:r>
        <w:t xml:space="preserve"> According to Google Scholar, accessed 201</w:t>
      </w:r>
      <w:ins w:id="1188" w:author="Matthew Kay" w:date="2016-01-07T00:18:00Z">
        <w:r>
          <w:t>6</w:t>
        </w:r>
      </w:ins>
      <w:del w:id="1189" w:author="Matthew Kay" w:date="2016-01-07T00:18:00Z">
        <w:r w:rsidDel="0083560D">
          <w:delText>5</w:delText>
        </w:r>
      </w:del>
      <w:r>
        <w:t>-</w:t>
      </w:r>
      <w:ins w:id="1190" w:author="Matthew Kay" w:date="2016-01-07T00:18:00Z">
        <w:r>
          <w:t>01</w:t>
        </w:r>
      </w:ins>
      <w:del w:id="1191" w:author="Matthew Kay" w:date="2016-01-07T00:18:00Z">
        <w:r w:rsidDel="0083560D">
          <w:delText>09</w:delText>
        </w:r>
      </w:del>
      <w:r>
        <w:t>-</w:t>
      </w:r>
      <w:ins w:id="1192" w:author="Matthew Kay" w:date="2016-01-07T00:18:00Z">
        <w:r>
          <w:t>07</w:t>
        </w:r>
      </w:ins>
      <w:del w:id="1193" w:author="Matthew Kay" w:date="2016-01-07T00:18:00Z">
        <w:r w:rsidDel="0083560D">
          <w:delText>23</w:delText>
        </w:r>
      </w:del>
      <w:r>
        <w:t xml:space="preserve">: </w:t>
      </w:r>
      <w:hyperlink r:id="rId1">
        <w:r>
          <w:rPr>
            <w:color w:val="1155CC"/>
            <w:u w:val="single"/>
          </w:rPr>
          <w:t>https://scholar.google.com/scholar?cites=16254127723353600671&amp;as_sdt=5,48&amp;sciodt=0,48&amp;hl=en</w:t>
        </w:r>
      </w:hyperlink>
    </w:p>
  </w:footnote>
  <w:footnote w:id="10">
    <w:p w14:paraId="353F9098" w14:textId="77777777" w:rsidR="00687E40" w:rsidRDefault="00687E40"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687E40" w:rsidRDefault="00687E40"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C953AF"/>
    <w:multiLevelType w:val="hybridMultilevel"/>
    <w:tmpl w:val="B99C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32561F"/>
    <w:multiLevelType w:val="hybridMultilevel"/>
    <w:tmpl w:val="45542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9DC3564"/>
    <w:multiLevelType w:val="multilevel"/>
    <w:tmpl w:val="036229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00B7141"/>
    <w:multiLevelType w:val="multilevel"/>
    <w:tmpl w:val="442E1A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4241FB3"/>
    <w:multiLevelType w:val="multilevel"/>
    <w:tmpl w:val="9C18E7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DA672D2"/>
    <w:multiLevelType w:val="multilevel"/>
    <w:tmpl w:val="7A2696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57A25AB"/>
    <w:multiLevelType w:val="multilevel"/>
    <w:tmpl w:val="B728F6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9A66E6"/>
    <w:multiLevelType w:val="hybridMultilevel"/>
    <w:tmpl w:val="79E028BA"/>
    <w:lvl w:ilvl="0" w:tplc="E5EE9F30">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4F70EF"/>
    <w:multiLevelType w:val="hybridMultilevel"/>
    <w:tmpl w:val="BD2E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1A7772"/>
    <w:multiLevelType w:val="hybridMultilevel"/>
    <w:tmpl w:val="560C985C"/>
    <w:lvl w:ilvl="0" w:tplc="0409000F">
      <w:start w:val="1"/>
      <w:numFmt w:val="decimal"/>
      <w:lvlText w:val="%1."/>
      <w:lvlJc w:val="lef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0"/>
  </w:num>
  <w:num w:numId="13">
    <w:abstractNumId w:val="21"/>
  </w:num>
  <w:num w:numId="14">
    <w:abstractNumId w:val="19"/>
  </w:num>
  <w:num w:numId="15">
    <w:abstractNumId w:val="23"/>
  </w:num>
  <w:num w:numId="16">
    <w:abstractNumId w:val="8"/>
    <w:lvlOverride w:ilvl="0">
      <w:startOverride w:val="1"/>
    </w:lvlOverride>
  </w:num>
  <w:num w:numId="17">
    <w:abstractNumId w:val="16"/>
  </w:num>
  <w:num w:numId="18">
    <w:abstractNumId w:val="13"/>
  </w:num>
  <w:num w:numId="19">
    <w:abstractNumId w:val="18"/>
  </w:num>
  <w:num w:numId="20">
    <w:abstractNumId w:val="14"/>
  </w:num>
  <w:num w:numId="21">
    <w:abstractNumId w:val="11"/>
  </w:num>
  <w:num w:numId="22">
    <w:abstractNumId w:val="20"/>
  </w:num>
  <w:num w:numId="23">
    <w:abstractNumId w:val="22"/>
  </w:num>
  <w:num w:numId="24">
    <w:abstractNumId w:val="12"/>
  </w:num>
  <w:num w:numId="25">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46321"/>
    <w:rsid w:val="00055598"/>
    <w:rsid w:val="00060014"/>
    <w:rsid w:val="00061D6B"/>
    <w:rsid w:val="000728F3"/>
    <w:rsid w:val="00072B3A"/>
    <w:rsid w:val="00072D6D"/>
    <w:rsid w:val="00073DCD"/>
    <w:rsid w:val="00074CA3"/>
    <w:rsid w:val="00075787"/>
    <w:rsid w:val="00077C41"/>
    <w:rsid w:val="00083CA3"/>
    <w:rsid w:val="000A04DF"/>
    <w:rsid w:val="000A3852"/>
    <w:rsid w:val="000A6C14"/>
    <w:rsid w:val="000B0365"/>
    <w:rsid w:val="000B6A11"/>
    <w:rsid w:val="000B72DA"/>
    <w:rsid w:val="000E4445"/>
    <w:rsid w:val="000E4C69"/>
    <w:rsid w:val="000E5328"/>
    <w:rsid w:val="000F19BD"/>
    <w:rsid w:val="000F4B8F"/>
    <w:rsid w:val="0010082E"/>
    <w:rsid w:val="0010210D"/>
    <w:rsid w:val="00103A63"/>
    <w:rsid w:val="001105CA"/>
    <w:rsid w:val="00114577"/>
    <w:rsid w:val="0011786A"/>
    <w:rsid w:val="00121EE5"/>
    <w:rsid w:val="00123CFD"/>
    <w:rsid w:val="001246FE"/>
    <w:rsid w:val="0013374C"/>
    <w:rsid w:val="00137145"/>
    <w:rsid w:val="00137B62"/>
    <w:rsid w:val="001465AB"/>
    <w:rsid w:val="00147D65"/>
    <w:rsid w:val="00151FAA"/>
    <w:rsid w:val="00152A80"/>
    <w:rsid w:val="00161911"/>
    <w:rsid w:val="00162CDE"/>
    <w:rsid w:val="001655F6"/>
    <w:rsid w:val="00170CE7"/>
    <w:rsid w:val="0017799B"/>
    <w:rsid w:val="00181B64"/>
    <w:rsid w:val="00186236"/>
    <w:rsid w:val="00191462"/>
    <w:rsid w:val="00197B90"/>
    <w:rsid w:val="001C2A81"/>
    <w:rsid w:val="001C570F"/>
    <w:rsid w:val="001D29E1"/>
    <w:rsid w:val="001D440A"/>
    <w:rsid w:val="001E1F38"/>
    <w:rsid w:val="001E255D"/>
    <w:rsid w:val="001E5C50"/>
    <w:rsid w:val="001E634B"/>
    <w:rsid w:val="001E6B33"/>
    <w:rsid w:val="001F042A"/>
    <w:rsid w:val="001F062E"/>
    <w:rsid w:val="001F40BF"/>
    <w:rsid w:val="001F4B3C"/>
    <w:rsid w:val="00200F71"/>
    <w:rsid w:val="0020192F"/>
    <w:rsid w:val="00201ABD"/>
    <w:rsid w:val="002022E4"/>
    <w:rsid w:val="002028D3"/>
    <w:rsid w:val="002060AF"/>
    <w:rsid w:val="00210191"/>
    <w:rsid w:val="00214551"/>
    <w:rsid w:val="0021485B"/>
    <w:rsid w:val="00221FF5"/>
    <w:rsid w:val="002248A9"/>
    <w:rsid w:val="00224A3B"/>
    <w:rsid w:val="00227741"/>
    <w:rsid w:val="00234397"/>
    <w:rsid w:val="0024113A"/>
    <w:rsid w:val="00251B3D"/>
    <w:rsid w:val="0025707B"/>
    <w:rsid w:val="00263558"/>
    <w:rsid w:val="002639F6"/>
    <w:rsid w:val="002727A0"/>
    <w:rsid w:val="00272DB6"/>
    <w:rsid w:val="00285470"/>
    <w:rsid w:val="002862A4"/>
    <w:rsid w:val="002978A5"/>
    <w:rsid w:val="002C3318"/>
    <w:rsid w:val="002D41E8"/>
    <w:rsid w:val="002E55B4"/>
    <w:rsid w:val="002F61EC"/>
    <w:rsid w:val="002F7A09"/>
    <w:rsid w:val="00310376"/>
    <w:rsid w:val="00311723"/>
    <w:rsid w:val="003123C3"/>
    <w:rsid w:val="003230AF"/>
    <w:rsid w:val="00331AFF"/>
    <w:rsid w:val="00332E19"/>
    <w:rsid w:val="0033584A"/>
    <w:rsid w:val="003403B4"/>
    <w:rsid w:val="00340493"/>
    <w:rsid w:val="00347431"/>
    <w:rsid w:val="003500C6"/>
    <w:rsid w:val="003521DC"/>
    <w:rsid w:val="00354AC8"/>
    <w:rsid w:val="00354D90"/>
    <w:rsid w:val="00355923"/>
    <w:rsid w:val="00362821"/>
    <w:rsid w:val="00363A46"/>
    <w:rsid w:val="003644E7"/>
    <w:rsid w:val="00367A5B"/>
    <w:rsid w:val="00373F8D"/>
    <w:rsid w:val="0039156C"/>
    <w:rsid w:val="003948CB"/>
    <w:rsid w:val="00396BBA"/>
    <w:rsid w:val="003A4BEA"/>
    <w:rsid w:val="003A7DC7"/>
    <w:rsid w:val="003B07DF"/>
    <w:rsid w:val="003B1F3C"/>
    <w:rsid w:val="003B4851"/>
    <w:rsid w:val="003B4EB4"/>
    <w:rsid w:val="003C1676"/>
    <w:rsid w:val="003D5402"/>
    <w:rsid w:val="003D67E6"/>
    <w:rsid w:val="003D7F56"/>
    <w:rsid w:val="003E1FB5"/>
    <w:rsid w:val="003E3C69"/>
    <w:rsid w:val="003F70AB"/>
    <w:rsid w:val="003F749D"/>
    <w:rsid w:val="004110D7"/>
    <w:rsid w:val="0041136C"/>
    <w:rsid w:val="0041270E"/>
    <w:rsid w:val="00416CDB"/>
    <w:rsid w:val="00431B38"/>
    <w:rsid w:val="0043707C"/>
    <w:rsid w:val="00443E9F"/>
    <w:rsid w:val="00454A5E"/>
    <w:rsid w:val="0046080D"/>
    <w:rsid w:val="00463090"/>
    <w:rsid w:val="00466059"/>
    <w:rsid w:val="0046771C"/>
    <w:rsid w:val="00480565"/>
    <w:rsid w:val="0048068E"/>
    <w:rsid w:val="00480F98"/>
    <w:rsid w:val="004870B5"/>
    <w:rsid w:val="00493EDB"/>
    <w:rsid w:val="004B2328"/>
    <w:rsid w:val="004B241B"/>
    <w:rsid w:val="004B35DA"/>
    <w:rsid w:val="004B4E2C"/>
    <w:rsid w:val="004B5AF6"/>
    <w:rsid w:val="004B7D80"/>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2798C"/>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97AEF"/>
    <w:rsid w:val="005A1DB7"/>
    <w:rsid w:val="005A2C27"/>
    <w:rsid w:val="005B118E"/>
    <w:rsid w:val="005B1642"/>
    <w:rsid w:val="005B1C73"/>
    <w:rsid w:val="005B4601"/>
    <w:rsid w:val="005B4AFB"/>
    <w:rsid w:val="005C0FDD"/>
    <w:rsid w:val="005C216A"/>
    <w:rsid w:val="005C632C"/>
    <w:rsid w:val="005D144D"/>
    <w:rsid w:val="005D4A32"/>
    <w:rsid w:val="005E3A00"/>
    <w:rsid w:val="005E4BEB"/>
    <w:rsid w:val="006048E3"/>
    <w:rsid w:val="00605AF8"/>
    <w:rsid w:val="0060660C"/>
    <w:rsid w:val="0061007B"/>
    <w:rsid w:val="006127F1"/>
    <w:rsid w:val="00613D18"/>
    <w:rsid w:val="006269FF"/>
    <w:rsid w:val="00626F42"/>
    <w:rsid w:val="00627420"/>
    <w:rsid w:val="00632F1C"/>
    <w:rsid w:val="0065371A"/>
    <w:rsid w:val="006619D3"/>
    <w:rsid w:val="00663446"/>
    <w:rsid w:val="00663A28"/>
    <w:rsid w:val="00663D15"/>
    <w:rsid w:val="00672138"/>
    <w:rsid w:val="0067248E"/>
    <w:rsid w:val="00684747"/>
    <w:rsid w:val="00687E40"/>
    <w:rsid w:val="0069261B"/>
    <w:rsid w:val="00695F7C"/>
    <w:rsid w:val="006973A2"/>
    <w:rsid w:val="006A0290"/>
    <w:rsid w:val="006A620B"/>
    <w:rsid w:val="006B0C82"/>
    <w:rsid w:val="006B1D53"/>
    <w:rsid w:val="006B1D5B"/>
    <w:rsid w:val="006B30D8"/>
    <w:rsid w:val="006B3F1F"/>
    <w:rsid w:val="006B79DE"/>
    <w:rsid w:val="006C6E3F"/>
    <w:rsid w:val="006D66C6"/>
    <w:rsid w:val="006D6F59"/>
    <w:rsid w:val="006E401D"/>
    <w:rsid w:val="006E5ABB"/>
    <w:rsid w:val="006F61A5"/>
    <w:rsid w:val="006F7E70"/>
    <w:rsid w:val="007031CC"/>
    <w:rsid w:val="007078B9"/>
    <w:rsid w:val="00714B50"/>
    <w:rsid w:val="00725786"/>
    <w:rsid w:val="00734875"/>
    <w:rsid w:val="007476E9"/>
    <w:rsid w:val="00752A83"/>
    <w:rsid w:val="00761FD3"/>
    <w:rsid w:val="00763420"/>
    <w:rsid w:val="00764F75"/>
    <w:rsid w:val="00770435"/>
    <w:rsid w:val="00782280"/>
    <w:rsid w:val="007915F7"/>
    <w:rsid w:val="007A43F0"/>
    <w:rsid w:val="007C67B0"/>
    <w:rsid w:val="007C7E48"/>
    <w:rsid w:val="007D1966"/>
    <w:rsid w:val="007D23A2"/>
    <w:rsid w:val="007E174B"/>
    <w:rsid w:val="007E587A"/>
    <w:rsid w:val="007F61EF"/>
    <w:rsid w:val="007F645F"/>
    <w:rsid w:val="008134A2"/>
    <w:rsid w:val="00820B49"/>
    <w:rsid w:val="00824531"/>
    <w:rsid w:val="00833332"/>
    <w:rsid w:val="0083560D"/>
    <w:rsid w:val="008406F1"/>
    <w:rsid w:val="00842AC9"/>
    <w:rsid w:val="00847964"/>
    <w:rsid w:val="00853A06"/>
    <w:rsid w:val="00854312"/>
    <w:rsid w:val="00855456"/>
    <w:rsid w:val="0085577F"/>
    <w:rsid w:val="008639E0"/>
    <w:rsid w:val="00864489"/>
    <w:rsid w:val="00870F01"/>
    <w:rsid w:val="00872DAE"/>
    <w:rsid w:val="00876EAD"/>
    <w:rsid w:val="00877DCF"/>
    <w:rsid w:val="0088145B"/>
    <w:rsid w:val="00890225"/>
    <w:rsid w:val="00890771"/>
    <w:rsid w:val="00897C31"/>
    <w:rsid w:val="008A7CBD"/>
    <w:rsid w:val="008B1725"/>
    <w:rsid w:val="008B3FB4"/>
    <w:rsid w:val="008C3181"/>
    <w:rsid w:val="008C41ED"/>
    <w:rsid w:val="008D07FD"/>
    <w:rsid w:val="008D7218"/>
    <w:rsid w:val="008E0CAD"/>
    <w:rsid w:val="008F3ED5"/>
    <w:rsid w:val="008F531B"/>
    <w:rsid w:val="00901095"/>
    <w:rsid w:val="0090145C"/>
    <w:rsid w:val="00904A50"/>
    <w:rsid w:val="00911EBF"/>
    <w:rsid w:val="00912676"/>
    <w:rsid w:val="00912752"/>
    <w:rsid w:val="00916282"/>
    <w:rsid w:val="00923416"/>
    <w:rsid w:val="009375E5"/>
    <w:rsid w:val="009402CA"/>
    <w:rsid w:val="009510AC"/>
    <w:rsid w:val="00954859"/>
    <w:rsid w:val="0095621F"/>
    <w:rsid w:val="00957F47"/>
    <w:rsid w:val="00974AC6"/>
    <w:rsid w:val="009863CF"/>
    <w:rsid w:val="009902C7"/>
    <w:rsid w:val="00992D8D"/>
    <w:rsid w:val="009A2467"/>
    <w:rsid w:val="009A62ED"/>
    <w:rsid w:val="009C5B94"/>
    <w:rsid w:val="009D0E6F"/>
    <w:rsid w:val="009E3B95"/>
    <w:rsid w:val="009E539C"/>
    <w:rsid w:val="009E54F4"/>
    <w:rsid w:val="009F2B73"/>
    <w:rsid w:val="00A01622"/>
    <w:rsid w:val="00A03CDD"/>
    <w:rsid w:val="00A1173C"/>
    <w:rsid w:val="00A150C9"/>
    <w:rsid w:val="00A304B0"/>
    <w:rsid w:val="00A30EC8"/>
    <w:rsid w:val="00A3272B"/>
    <w:rsid w:val="00A36896"/>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09DB"/>
    <w:rsid w:val="00AD2DB8"/>
    <w:rsid w:val="00AD3AF6"/>
    <w:rsid w:val="00AD6731"/>
    <w:rsid w:val="00AE1980"/>
    <w:rsid w:val="00AE281B"/>
    <w:rsid w:val="00AF347A"/>
    <w:rsid w:val="00B101D1"/>
    <w:rsid w:val="00B124DB"/>
    <w:rsid w:val="00B26FEF"/>
    <w:rsid w:val="00B309B2"/>
    <w:rsid w:val="00B333C0"/>
    <w:rsid w:val="00B67D45"/>
    <w:rsid w:val="00B702F9"/>
    <w:rsid w:val="00B739DD"/>
    <w:rsid w:val="00B82F58"/>
    <w:rsid w:val="00B85EBD"/>
    <w:rsid w:val="00B936E5"/>
    <w:rsid w:val="00BA0753"/>
    <w:rsid w:val="00BA38F2"/>
    <w:rsid w:val="00BA57F0"/>
    <w:rsid w:val="00BA5DA8"/>
    <w:rsid w:val="00BA714B"/>
    <w:rsid w:val="00BB348C"/>
    <w:rsid w:val="00BC5713"/>
    <w:rsid w:val="00BC73E2"/>
    <w:rsid w:val="00BD2529"/>
    <w:rsid w:val="00BD56F5"/>
    <w:rsid w:val="00BE132C"/>
    <w:rsid w:val="00C012B5"/>
    <w:rsid w:val="00C06485"/>
    <w:rsid w:val="00C07EC8"/>
    <w:rsid w:val="00C15359"/>
    <w:rsid w:val="00C16DC2"/>
    <w:rsid w:val="00C32BF8"/>
    <w:rsid w:val="00C42DF6"/>
    <w:rsid w:val="00C434DD"/>
    <w:rsid w:val="00C522AF"/>
    <w:rsid w:val="00C54B4A"/>
    <w:rsid w:val="00C61C18"/>
    <w:rsid w:val="00C63669"/>
    <w:rsid w:val="00C668FF"/>
    <w:rsid w:val="00C755E5"/>
    <w:rsid w:val="00C83F7C"/>
    <w:rsid w:val="00C8503B"/>
    <w:rsid w:val="00C852D4"/>
    <w:rsid w:val="00C94279"/>
    <w:rsid w:val="00CA14C1"/>
    <w:rsid w:val="00CA1F35"/>
    <w:rsid w:val="00CA5766"/>
    <w:rsid w:val="00CA6239"/>
    <w:rsid w:val="00CB1DB1"/>
    <w:rsid w:val="00CD63F9"/>
    <w:rsid w:val="00CE28F2"/>
    <w:rsid w:val="00CE7743"/>
    <w:rsid w:val="00CE7D73"/>
    <w:rsid w:val="00CF2A42"/>
    <w:rsid w:val="00D10462"/>
    <w:rsid w:val="00D12810"/>
    <w:rsid w:val="00D155A0"/>
    <w:rsid w:val="00D170CB"/>
    <w:rsid w:val="00D17BE2"/>
    <w:rsid w:val="00D20161"/>
    <w:rsid w:val="00D233F1"/>
    <w:rsid w:val="00D2511E"/>
    <w:rsid w:val="00D32315"/>
    <w:rsid w:val="00D32E62"/>
    <w:rsid w:val="00D3324C"/>
    <w:rsid w:val="00D44708"/>
    <w:rsid w:val="00D45340"/>
    <w:rsid w:val="00D456ED"/>
    <w:rsid w:val="00D547AD"/>
    <w:rsid w:val="00D60FA7"/>
    <w:rsid w:val="00D65617"/>
    <w:rsid w:val="00D67EE2"/>
    <w:rsid w:val="00D84763"/>
    <w:rsid w:val="00D90F52"/>
    <w:rsid w:val="00D93431"/>
    <w:rsid w:val="00DA0CD9"/>
    <w:rsid w:val="00DA4383"/>
    <w:rsid w:val="00DB7B90"/>
    <w:rsid w:val="00DE133F"/>
    <w:rsid w:val="00DE14CC"/>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82"/>
    <w:rsid w:val="00EB5AA2"/>
    <w:rsid w:val="00EC0AB7"/>
    <w:rsid w:val="00EC2391"/>
    <w:rsid w:val="00EC54AB"/>
    <w:rsid w:val="00ED2D34"/>
    <w:rsid w:val="00ED2FC1"/>
    <w:rsid w:val="00ED3D60"/>
    <w:rsid w:val="00EE16AA"/>
    <w:rsid w:val="00EE4078"/>
    <w:rsid w:val="00EE4CD1"/>
    <w:rsid w:val="00EE6FF4"/>
    <w:rsid w:val="00EF53FE"/>
    <w:rsid w:val="00EF561D"/>
    <w:rsid w:val="00F01986"/>
    <w:rsid w:val="00F100EF"/>
    <w:rsid w:val="00F159D7"/>
    <w:rsid w:val="00F16DF0"/>
    <w:rsid w:val="00F22328"/>
    <w:rsid w:val="00F311C1"/>
    <w:rsid w:val="00F369CB"/>
    <w:rsid w:val="00F41687"/>
    <w:rsid w:val="00F5437C"/>
    <w:rsid w:val="00F56305"/>
    <w:rsid w:val="00F63119"/>
    <w:rsid w:val="00F650A0"/>
    <w:rsid w:val="00F669B4"/>
    <w:rsid w:val="00F70FB2"/>
    <w:rsid w:val="00F71803"/>
    <w:rsid w:val="00F80394"/>
    <w:rsid w:val="00F80681"/>
    <w:rsid w:val="00F82DC3"/>
    <w:rsid w:val="00F90E70"/>
    <w:rsid w:val="00FA1B14"/>
    <w:rsid w:val="00FA519E"/>
    <w:rsid w:val="00FA6C57"/>
    <w:rsid w:val="00FB07D8"/>
    <w:rsid w:val="00FB5FFE"/>
    <w:rsid w:val="00FC0058"/>
    <w:rsid w:val="00FC3F3B"/>
    <w:rsid w:val="00FC5930"/>
    <w:rsid w:val="00FC5A94"/>
    <w:rsid w:val="00FC5AB6"/>
    <w:rsid w:val="00FC7F89"/>
    <w:rsid w:val="00FD08E5"/>
    <w:rsid w:val="00FD2050"/>
    <w:rsid w:val="00FD3E2C"/>
    <w:rsid w:val="00FD4B4B"/>
    <w:rsid w:val="00FD4DC7"/>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CF739D1-CD0F-438D-AA81-D4455F0C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FD2050"/>
    <w:pPr>
      <w:keepNext/>
      <w:keepLines/>
      <w:spacing w:before="120" w:after="0"/>
      <w:jc w:val="left"/>
      <w:outlineLvl w:val="0"/>
      <w:pPrChange w:id="0" w:author="Matthew Kay" w:date="2016-01-07T23:17:00Z">
        <w:pPr>
          <w:keepNext/>
          <w:keepLines/>
          <w:spacing w:before="120"/>
          <w:jc w:val="both"/>
          <w:outlineLvl w:val="0"/>
        </w:pPr>
      </w:pPrChange>
    </w:pPr>
    <w:rPr>
      <w:rFonts w:ascii="Arial" w:hAnsi="Arial"/>
      <w:b/>
      <w:caps/>
      <w:kern w:val="32"/>
      <w:sz w:val="18"/>
      <w:rPrChange w:id="0" w:author="Matthew Kay" w:date="2016-01-07T23:17:00Z">
        <w:rPr>
          <w:rFonts w:ascii="Arial" w:hAnsi="Arial"/>
          <w:b/>
          <w:caps/>
          <w:kern w:val="32"/>
          <w:sz w:val="18"/>
          <w:lang w:val="en-US" w:eastAsia="en-US" w:bidi="ar-SA"/>
        </w:rPr>
      </w:rPrChange>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rsid w:val="00963FA2"/>
    <w:pPr>
      <w:outlineLvl w:val="2"/>
      <w:pPrChange w:id="1" w:author="Matthew Kay" w:date="2015-09-25T10:25:00Z">
        <w:pPr>
          <w:keepNext/>
          <w:keepLines/>
          <w:spacing w:before="120"/>
          <w:outlineLvl w:val="2"/>
        </w:pPr>
      </w:pPrChange>
    </w:pPr>
    <w:rPr>
      <w:b w:val="0"/>
      <w:i/>
      <w:rPrChange w:id="1" w:author="Matthew Kay" w:date="2015-09-25T10:25:00Z">
        <w:rPr>
          <w:rFonts w:ascii="Arial" w:hAnsi="Arial"/>
          <w:i/>
          <w:kern w:val="32"/>
          <w:sz w:val="18"/>
          <w:lang w:val="en-US" w:eastAsia="en-US" w:bidi="ar-SA"/>
        </w:rPr>
      </w:rPrChange>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rsid w:val="00A14ADC"/>
    <w:pPr>
      <w:suppressAutoHyphens/>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FD2050"/>
    <w:pPr>
      <w:numPr>
        <w:numId w:val="6"/>
      </w:numPr>
      <w:ind w:left="187" w:hanging="187"/>
      <w:pPrChange w:id="2" w:author="Matthew Kay" w:date="2016-01-07T23:17:00Z">
        <w:pPr>
          <w:numPr>
            <w:numId w:val="6"/>
          </w:numPr>
          <w:tabs>
            <w:tab w:val="num" w:pos="360"/>
          </w:tabs>
          <w:spacing w:after="120"/>
          <w:ind w:left="360" w:hanging="360"/>
          <w:jc w:val="both"/>
        </w:pPr>
      </w:pPrChange>
    </w:pPr>
    <w:rPr>
      <w:rPrChange w:id="2" w:author="Matthew Kay" w:date="2016-01-07T23:17:00Z">
        <w:rPr>
          <w:lang w:val="en-US" w:eastAsia="en-US" w:bidi="ar-SA"/>
        </w:rPr>
      </w:rPrChange>
    </w:r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F84846"/>
    <w:pPr>
      <w:ind w:left="720"/>
      <w:contextualSpacing/>
    </w:pPr>
  </w:style>
  <w:style w:type="paragraph" w:styleId="Revision">
    <w:name w:val="Revision"/>
    <w:hidden/>
    <w:uiPriority w:val="99"/>
    <w:semiHidden/>
    <w:rsid w:val="006D1B5C"/>
    <w:rPr>
      <w:rFonts w:ascii="Times New Roman" w:eastAsia="Times New Roman" w:hAnsi="Times New Roman"/>
    </w:rPr>
  </w:style>
  <w:style w:type="paragraph" w:customStyle="1" w:styleId="Footnote">
    <w:name w:val="Footnote"/>
    <w:basedOn w:val="Normal"/>
    <w:qFormat/>
    <w:rsid w:val="00B17184"/>
    <w:rPr>
      <w:sz w:val="18"/>
    </w:rPr>
  </w:style>
  <w:style w:type="paragraph" w:styleId="NormalWeb">
    <w:name w:val="Normal (Web)"/>
    <w:basedOn w:val="Normal"/>
    <w:uiPriority w:val="99"/>
    <w:unhideWhenUsed/>
    <w:rsid w:val="003A7496"/>
    <w:pPr>
      <w:spacing w:before="100" w:beforeAutospacing="1" w:after="100" w:afterAutospacing="1"/>
      <w:jc w:val="left"/>
    </w:pPr>
    <w:rPr>
      <w:rFonts w:eastAsiaTheme="minorEastAsia"/>
      <w:sz w:val="24"/>
      <w:szCs w:val="24"/>
    </w:rPr>
  </w:style>
  <w:style w:type="paragraph" w:customStyle="1" w:styleId="Referencesnonumber">
    <w:name w:val="References (no number)"/>
    <w:basedOn w:val="References"/>
    <w:qFormat/>
    <w:rsid w:val="003A7496"/>
    <w:pPr>
      <w:numPr>
        <w:numId w:val="0"/>
      </w:numPr>
      <w:ind w:left="360" w:hanging="360"/>
    </w:pPr>
    <w:rPr>
      <w:noProof/>
    </w:rPr>
  </w:style>
  <w:style w:type="paragraph" w:customStyle="1" w:styleId="Body">
    <w:name w:val="Body"/>
    <w:basedOn w:val="Heading3"/>
    <w:qFormat/>
    <w:rsid w:val="00C5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6045088">
      <w:bodyDiv w:val="1"/>
      <w:marLeft w:val="0"/>
      <w:marRight w:val="0"/>
      <w:marTop w:val="0"/>
      <w:marBottom w:val="0"/>
      <w:divBdr>
        <w:top w:val="none" w:sz="0" w:space="0" w:color="auto"/>
        <w:left w:val="none" w:sz="0" w:space="0" w:color="auto"/>
        <w:bottom w:val="none" w:sz="0" w:space="0" w:color="auto"/>
        <w:right w:val="none" w:sz="0" w:space="0" w:color="auto"/>
      </w:divBdr>
    </w:div>
    <w:div w:id="354041287">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687684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2190259">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4012836">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A3614-D1B2-47B0-A59D-A95D47CE3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12</Pages>
  <Words>17792</Words>
  <Characters>101416</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118971</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21</cp:revision>
  <cp:lastPrinted>2016-01-20T00:00:00Z</cp:lastPrinted>
  <dcterms:created xsi:type="dcterms:W3CDTF">2016-01-08T05:27:00Z</dcterms:created>
  <dcterms:modified xsi:type="dcterms:W3CDTF">2016-01-20T00:01:00Z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