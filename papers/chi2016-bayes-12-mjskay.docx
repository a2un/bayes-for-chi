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096C0" w14:textId="2207A52F" w:rsidR="006B3F1F" w:rsidRDefault="00200F71">
      <w:pPr>
        <w:pStyle w:val="Title"/>
        <w:pPrChange w:id="3" w:author="Matthew Kay" w:date="2016-01-07T23:16:00Z">
          <w:pPr>
            <w:pStyle w:val="Title"/>
            <w:spacing w:before="240" w:beforeAutospacing="0" w:after="180"/>
          </w:pPr>
        </w:pPrChange>
      </w:pPr>
      <w:bookmarkStart w:id="4" w:name="h.8fmxin9tusbe" w:colFirst="0" w:colLast="0"/>
      <w:bookmarkEnd w:id="4"/>
      <w:commentRangeStart w:id="5"/>
      <w:r>
        <w:t>Researcher</w:t>
      </w:r>
      <w:commentRangeEnd w:id="5"/>
      <w:r w:rsidR="00466059">
        <w:rPr>
          <w:rStyle w:val="CommentReference"/>
          <w:rFonts w:ascii="Times New Roman" w:hAnsi="Times New Roman"/>
          <w:b w:val="0"/>
          <w:kern w:val="0"/>
        </w:rPr>
        <w:commentReference w:id="5"/>
      </w:r>
      <w:r>
        <w:t>-Centered Design of Statistics: Why Bayesian Statistics Better Fit the Culture</w:t>
      </w:r>
      <w:r w:rsidR="005E4BEB">
        <w:t xml:space="preserve"> </w:t>
      </w:r>
      <w:r>
        <w:t xml:space="preserve">and Incentives of </w:t>
      </w:r>
      <w:del w:id="6" w:author="Matthew Kay" w:date="2016-01-06T23:48:00Z">
        <w:r w:rsidDel="001D440A">
          <w:delText>C</w:delText>
        </w:r>
      </w:del>
      <w:r>
        <w:t>H</w:t>
      </w:r>
      <w:ins w:id="7" w:author="Matthew Kay" w:date="2016-01-06T23:48:00Z">
        <w:r w:rsidR="001D440A">
          <w:t>C</w:t>
        </w:r>
      </w:ins>
      <w:r>
        <w:t>I</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187C9E04" w14:textId="1D1DF471" w:rsidR="007031CC" w:rsidRDefault="00820B49">
            <w:pPr>
              <w:pStyle w:val="AuthorName"/>
              <w:rPr>
                <w:ins w:id="8" w:author="Matthew Kay" w:date="2015-12-27T13:33:00Z"/>
              </w:rPr>
              <w:pPrChange w:id="9" w:author="Matthew Kay" w:date="2015-12-27T13:34:00Z">
                <w:pPr>
                  <w:pStyle w:val="AuthorAffiliation"/>
                </w:pPr>
              </w:pPrChange>
            </w:pPr>
            <w:ins w:id="10" w:author="Matthew Kay" w:date="2015-12-27T13:33:00Z">
              <w:r>
                <w:t>Matthew Kay</w:t>
              </w:r>
            </w:ins>
          </w:p>
          <w:p w14:paraId="041B0F13" w14:textId="2F381D75" w:rsidR="00820B49" w:rsidRDefault="00820B49" w:rsidP="005A2C27">
            <w:pPr>
              <w:pStyle w:val="AuthorAffiliation"/>
              <w:rPr>
                <w:ins w:id="11" w:author="Matthew Kay" w:date="2015-12-27T13:35:00Z"/>
              </w:rPr>
            </w:pPr>
            <w:ins w:id="12" w:author="Matthew Kay" w:date="2015-12-27T13:34:00Z">
              <w:r>
                <w:t xml:space="preserve">Computer Science </w:t>
              </w:r>
            </w:ins>
            <w:ins w:id="13" w:author="Matthew Kay" w:date="2015-12-27T13:36:00Z">
              <w:r>
                <w:br/>
              </w:r>
            </w:ins>
            <w:ins w:id="14" w:author="Matthew Kay" w:date="2015-12-27T13:34:00Z">
              <w:r>
                <w:t>&amp; Engineering</w:t>
              </w:r>
            </w:ins>
            <w:ins w:id="15" w:author="Matthew Kay" w:date="2015-12-27T13:35:00Z">
              <w:r>
                <w:t xml:space="preserve"> | dub</w:t>
              </w:r>
            </w:ins>
            <w:ins w:id="16" w:author="Matthew Kay" w:date="2015-12-27T13:37:00Z">
              <w:r w:rsidR="003D67E6">
                <w:t>,</w:t>
              </w:r>
            </w:ins>
          </w:p>
          <w:p w14:paraId="622348FF" w14:textId="77777777" w:rsidR="00820B49" w:rsidRDefault="00820B49" w:rsidP="005A2C27">
            <w:pPr>
              <w:pStyle w:val="AuthorAffiliation"/>
              <w:rPr>
                <w:ins w:id="17" w:author="Matthew Kay" w:date="2015-12-27T13:36:00Z"/>
              </w:rPr>
            </w:pPr>
            <w:ins w:id="18" w:author="Matthew Kay" w:date="2015-12-27T13:35:00Z">
              <w:r>
                <w:t>University</w:t>
              </w:r>
            </w:ins>
            <w:ins w:id="19" w:author="Matthew Kay" w:date="2015-12-27T13:36:00Z">
              <w:r>
                <w:t xml:space="preserve"> of Washington</w:t>
              </w:r>
            </w:ins>
          </w:p>
          <w:p w14:paraId="70623E7D" w14:textId="0E1FF949" w:rsidR="00820B49" w:rsidRPr="00D62A4A" w:rsidRDefault="00820B49" w:rsidP="003D67E6">
            <w:pPr>
              <w:pStyle w:val="AuthorAffiliation"/>
            </w:pPr>
            <w:ins w:id="20" w:author="Matthew Kay" w:date="2015-12-27T13:37:00Z">
              <w:r>
                <w:fldChar w:fldCharType="begin"/>
              </w:r>
              <w:r>
                <w:instrText xml:space="preserve"> HYPERLINK "mailto:</w:instrText>
              </w:r>
            </w:ins>
            <w:ins w:id="21" w:author="Matthew Kay" w:date="2015-12-27T13:36:00Z">
              <w:r>
                <w:instrText>mjskay@uw.edu</w:instrText>
              </w:r>
            </w:ins>
            <w:ins w:id="22" w:author="Matthew Kay" w:date="2015-12-27T13:37:00Z">
              <w:r>
                <w:instrText xml:space="preserve">" </w:instrText>
              </w:r>
              <w:r>
                <w:fldChar w:fldCharType="separate"/>
              </w:r>
            </w:ins>
            <w:ins w:id="23" w:author="Matthew Kay" w:date="2015-12-27T13:36:00Z">
              <w:r w:rsidRPr="004A1CC5">
                <w:rPr>
                  <w:rStyle w:val="Hyperlink"/>
                  <w:sz w:val="24"/>
                </w:rPr>
                <w:t>mjskay@uw.edu</w:t>
              </w:r>
            </w:ins>
            <w:ins w:id="24" w:author="Matthew Kay" w:date="2015-12-27T13:37:00Z">
              <w:r>
                <w:fldChar w:fldCharType="end"/>
              </w:r>
            </w:ins>
          </w:p>
        </w:tc>
        <w:tc>
          <w:tcPr>
            <w:tcW w:w="5148" w:type="dxa"/>
            <w:tcBorders>
              <w:top w:val="nil"/>
              <w:left w:val="nil"/>
              <w:bottom w:val="nil"/>
              <w:right w:val="nil"/>
            </w:tcBorders>
          </w:tcPr>
          <w:p w14:paraId="74CDB5A3" w14:textId="07E74151" w:rsidR="007031CC" w:rsidRDefault="00820B49">
            <w:pPr>
              <w:pStyle w:val="AuthorName"/>
              <w:rPr>
                <w:ins w:id="25" w:author="Matthew Kay" w:date="2015-12-27T13:34:00Z"/>
              </w:rPr>
              <w:pPrChange w:id="26" w:author="Matthew Kay" w:date="2015-12-27T13:37:00Z">
                <w:pPr>
                  <w:pStyle w:val="AuthorAffiliation"/>
                </w:pPr>
              </w:pPrChange>
            </w:pPr>
            <w:ins w:id="27" w:author="Matthew Kay" w:date="2015-12-27T13:34:00Z">
              <w:r>
                <w:t>Gregory</w:t>
              </w:r>
            </w:ins>
            <w:ins w:id="28" w:author="Greg Nelson" w:date="2016-01-06T13:09:00Z">
              <w:r w:rsidR="00FC7F89">
                <w:t xml:space="preserve"> L.</w:t>
              </w:r>
            </w:ins>
            <w:ins w:id="29" w:author="Matthew Kay" w:date="2015-12-27T13:34:00Z">
              <w:r>
                <w:t xml:space="preserve"> Nelson</w:t>
              </w:r>
            </w:ins>
          </w:p>
          <w:p w14:paraId="16CEEF18" w14:textId="77777777" w:rsidR="00820B49" w:rsidRDefault="003D67E6" w:rsidP="005A2C27">
            <w:pPr>
              <w:pStyle w:val="AuthorAffiliation"/>
              <w:rPr>
                <w:ins w:id="30" w:author="Matthew Kay" w:date="2015-12-27T13:37:00Z"/>
              </w:rPr>
            </w:pPr>
            <w:ins w:id="31" w:author="Matthew Kay" w:date="2015-12-27T13:37:00Z">
              <w:r>
                <w:t>Computer Science &amp;</w:t>
              </w:r>
              <w:r>
                <w:br/>
                <w:t>Engineering | dub,</w:t>
              </w:r>
            </w:ins>
          </w:p>
          <w:p w14:paraId="1BB71A2D" w14:textId="77777777" w:rsidR="003D67E6" w:rsidRDefault="003D67E6" w:rsidP="005A2C27">
            <w:pPr>
              <w:pStyle w:val="AuthorAffiliation"/>
              <w:rPr>
                <w:ins w:id="32" w:author="Matthew Kay" w:date="2015-12-27T13:37:00Z"/>
              </w:rPr>
            </w:pPr>
            <w:ins w:id="33" w:author="Matthew Kay" w:date="2015-12-27T13:37:00Z">
              <w:r>
                <w:t>University of Washington</w:t>
              </w:r>
            </w:ins>
          </w:p>
          <w:p w14:paraId="1841A2BB" w14:textId="53086444" w:rsidR="005B1C73" w:rsidRPr="00D62A4A" w:rsidRDefault="003D67E6" w:rsidP="005B1C73">
            <w:pPr>
              <w:pStyle w:val="AuthorAffiliation"/>
            </w:pPr>
            <w:commentRangeStart w:id="34"/>
            <w:ins w:id="35" w:author="Matthew Kay" w:date="2015-12-27T13:38:00Z">
              <w:del w:id="36" w:author="Greg Nelson" w:date="2015-12-29T22:18:00Z">
                <w:r w:rsidRPr="003D67E6" w:rsidDel="003B4851">
                  <w:rPr>
                    <w:highlight w:val="yellow"/>
                    <w:rPrChange w:id="37" w:author="Matthew Kay" w:date="2015-12-27T13:43:00Z">
                      <w:rPr/>
                    </w:rPrChange>
                  </w:rPr>
                  <w:delText>TBD</w:delText>
                </w:r>
                <w:commentRangeEnd w:id="34"/>
                <w:r w:rsidRPr="003D67E6" w:rsidDel="003B4851">
                  <w:rPr>
                    <w:rStyle w:val="CommentReference"/>
                    <w:color w:val="auto"/>
                    <w:highlight w:val="yellow"/>
                    <w:rPrChange w:id="38" w:author="Matthew Kay" w:date="2015-12-27T13:43:00Z">
                      <w:rPr>
                        <w:rStyle w:val="CommentReference"/>
                        <w:color w:val="auto"/>
                      </w:rPr>
                    </w:rPrChange>
                  </w:rPr>
                  <w:commentReference w:id="34"/>
                </w:r>
              </w:del>
            </w:ins>
            <w:ins w:id="39" w:author="Matthew Kay" w:date="2016-01-04T16:48:00Z">
              <w:r w:rsidR="005B1C73">
                <w:fldChar w:fldCharType="begin"/>
              </w:r>
              <w:r w:rsidR="005B1C73">
                <w:instrText xml:space="preserve"> HYPERLINK "mailto:</w:instrText>
              </w:r>
            </w:ins>
            <w:ins w:id="40" w:author="Greg Nelson" w:date="2015-12-29T22:18:00Z">
              <w:r w:rsidR="005B1C73">
                <w:instrText>glnelson@uw.edu</w:instrText>
              </w:r>
            </w:ins>
            <w:ins w:id="41" w:author="Matthew Kay" w:date="2016-01-04T16:48:00Z">
              <w:r w:rsidR="005B1C73">
                <w:instrText xml:space="preserve">" </w:instrText>
              </w:r>
              <w:r w:rsidR="005B1C73">
                <w:fldChar w:fldCharType="separate"/>
              </w:r>
            </w:ins>
            <w:ins w:id="42" w:author="Greg Nelson" w:date="2015-12-29T22:18:00Z">
              <w:r w:rsidR="005B1C73" w:rsidRPr="001B2C8C">
                <w:rPr>
                  <w:rStyle w:val="Hyperlink"/>
                  <w:sz w:val="24"/>
                </w:rPr>
                <w:t>glnelson@uw.edu</w:t>
              </w:r>
            </w:ins>
            <w:ins w:id="43" w:author="Matthew Kay" w:date="2016-01-04T16:48:00Z">
              <w:r w:rsidR="005B1C73">
                <w:fldChar w:fldCharType="end"/>
              </w:r>
            </w:ins>
          </w:p>
        </w:tc>
        <w:tc>
          <w:tcPr>
            <w:tcW w:w="5148" w:type="dxa"/>
            <w:tcBorders>
              <w:top w:val="nil"/>
              <w:left w:val="nil"/>
              <w:bottom w:val="nil"/>
              <w:right w:val="nil"/>
            </w:tcBorders>
          </w:tcPr>
          <w:p w14:paraId="5952DADC" w14:textId="50B11CD8" w:rsidR="007031CC" w:rsidRDefault="003D67E6">
            <w:pPr>
              <w:pStyle w:val="AuthorName"/>
              <w:pPrChange w:id="44" w:author="Matthew Kay" w:date="2015-12-27T13:38:00Z">
                <w:pPr>
                  <w:pStyle w:val="AuthorAffiliation"/>
                </w:pPr>
              </w:pPrChange>
            </w:pPr>
            <w:commentRangeStart w:id="45"/>
            <w:commentRangeStart w:id="46"/>
            <w:ins w:id="47" w:author="Matthew Kay" w:date="2015-12-27T13:38:00Z">
              <w:r>
                <w:t xml:space="preserve">Eric </w:t>
              </w:r>
            </w:ins>
            <w:ins w:id="48" w:author="Eric Hekler" w:date="2015-12-30T10:20:00Z">
              <w:r w:rsidR="00C434DD">
                <w:t xml:space="preserve">B. </w:t>
              </w:r>
            </w:ins>
            <w:proofErr w:type="spellStart"/>
            <w:ins w:id="49" w:author="Matthew Kay" w:date="2015-12-27T13:38:00Z">
              <w:r>
                <w:t>Hekler</w:t>
              </w:r>
            </w:ins>
            <w:commentRangeEnd w:id="45"/>
            <w:proofErr w:type="spellEnd"/>
            <w:r w:rsidR="00C434DD">
              <w:rPr>
                <w:rStyle w:val="CommentReference"/>
                <w:b w:val="0"/>
                <w:color w:val="auto"/>
              </w:rPr>
              <w:commentReference w:id="45"/>
            </w:r>
            <w:commentRangeEnd w:id="46"/>
            <w:r w:rsidR="00367A5B">
              <w:rPr>
                <w:rStyle w:val="CommentReference"/>
                <w:b w:val="0"/>
                <w:color w:val="auto"/>
              </w:rPr>
              <w:commentReference w:id="46"/>
            </w:r>
          </w:p>
          <w:p w14:paraId="5AA30B2D" w14:textId="72B9750F" w:rsidR="0002541C" w:rsidRDefault="003D67E6" w:rsidP="005A2C27">
            <w:pPr>
              <w:pStyle w:val="AuthorAffiliation"/>
              <w:rPr>
                <w:ins w:id="50" w:author="Eric Hekler" w:date="2015-12-30T08:56:00Z"/>
              </w:rPr>
            </w:pPr>
            <w:ins w:id="51" w:author="Matthew Kay" w:date="2015-12-27T13:38:00Z">
              <w:del w:id="52" w:author="Eric Hekler" w:date="2015-12-30T08:56:00Z">
                <w:r w:rsidRPr="003D67E6" w:rsidDel="00147D65">
                  <w:rPr>
                    <w:highlight w:val="yellow"/>
                    <w:rPrChange w:id="53" w:author="Matthew Kay" w:date="2015-12-27T13:42:00Z">
                      <w:rPr/>
                    </w:rPrChange>
                  </w:rPr>
                  <w:delText>TBD</w:delText>
                </w:r>
              </w:del>
            </w:ins>
            <w:ins w:id="54" w:author="Eric Hekler" w:date="2015-12-30T08:56:00Z">
              <w:r w:rsidR="00147D65">
                <w:t xml:space="preserve">School of Nutrition &amp; </w:t>
              </w:r>
            </w:ins>
            <w:ins w:id="55" w:author="Matthew Kay" w:date="2016-01-04T16:48:00Z">
              <w:r w:rsidR="005B1C73">
                <w:br/>
              </w:r>
            </w:ins>
            <w:ins w:id="56" w:author="Eric Hekler" w:date="2015-12-30T08:56:00Z">
              <w:r w:rsidR="00147D65">
                <w:t>Health Promotion</w:t>
              </w:r>
            </w:ins>
          </w:p>
          <w:p w14:paraId="3D33940D" w14:textId="3028EF01" w:rsidR="00147D65" w:rsidDel="00147D65" w:rsidRDefault="00147D65">
            <w:pPr>
              <w:pStyle w:val="AuthorAffiliation"/>
              <w:jc w:val="both"/>
              <w:rPr>
                <w:del w:id="57" w:author="Eric Hekler" w:date="2015-12-30T08:56:00Z"/>
              </w:rPr>
              <w:pPrChange w:id="58" w:author="Eric Hekler" w:date="2015-12-30T08:56:00Z">
                <w:pPr>
                  <w:pStyle w:val="AuthorAffiliation"/>
                </w:pPr>
              </w:pPrChange>
            </w:pPr>
            <w:ins w:id="59" w:author="Eric Hekler" w:date="2015-12-30T08:56:00Z">
              <w:r>
                <w:t>Arizona State University</w:t>
              </w:r>
            </w:ins>
          </w:p>
          <w:p w14:paraId="2D65B409" w14:textId="77777777" w:rsidR="00147D65" w:rsidRDefault="00147D65" w:rsidP="00147D65">
            <w:pPr>
              <w:pStyle w:val="AuthorAffiliation"/>
              <w:rPr>
                <w:ins w:id="60" w:author="Eric Hekler" w:date="2015-12-30T08:56:00Z"/>
              </w:rPr>
            </w:pPr>
          </w:p>
          <w:p w14:paraId="31B8795D" w14:textId="27F37E2F" w:rsidR="00147D65" w:rsidRDefault="00147D65" w:rsidP="00147D65">
            <w:pPr>
              <w:pStyle w:val="AuthorAffiliation"/>
              <w:rPr>
                <w:ins w:id="61" w:author="Eric Hekler" w:date="2015-12-30T08:56:00Z"/>
              </w:rPr>
            </w:pPr>
            <w:ins w:id="62" w:author="Eric Hekler" w:date="2015-12-30T08:57:00Z">
              <w:r>
                <w:fldChar w:fldCharType="begin"/>
              </w:r>
              <w:r>
                <w:instrText xml:space="preserve"> HYPERLINK "mailto:</w:instrText>
              </w:r>
            </w:ins>
            <w:ins w:id="63" w:author="Eric Hekler" w:date="2015-12-30T08:56:00Z">
              <w:r>
                <w:instrText>ehekler@asu.edu</w:instrText>
              </w:r>
            </w:ins>
            <w:ins w:id="64" w:author="Eric Hekler" w:date="2015-12-30T08:57:00Z">
              <w:r>
                <w:instrText xml:space="preserve">" </w:instrText>
              </w:r>
              <w:r>
                <w:fldChar w:fldCharType="separate"/>
              </w:r>
            </w:ins>
            <w:ins w:id="65" w:author="Eric Hekler" w:date="2015-12-30T08:56:00Z">
              <w:r w:rsidRPr="00C87B66">
                <w:rPr>
                  <w:rStyle w:val="Hyperlink"/>
                  <w:sz w:val="24"/>
                </w:rPr>
                <w:t>ehekler@asu.edu</w:t>
              </w:r>
            </w:ins>
            <w:ins w:id="66" w:author="Eric Hekler" w:date="2015-12-30T08:57:00Z">
              <w:r>
                <w:fldChar w:fldCharType="end"/>
              </w:r>
            </w:ins>
            <w:ins w:id="67" w:author="Eric Hekler" w:date="2015-12-30T08:56:00Z">
              <w:r>
                <w:t xml:space="preserve"> </w:t>
              </w:r>
            </w:ins>
          </w:p>
          <w:p w14:paraId="4D149BBE" w14:textId="77777777" w:rsidR="00A30EC8" w:rsidDel="00147D65" w:rsidRDefault="00A30EC8" w:rsidP="005A2C27">
            <w:pPr>
              <w:pStyle w:val="AuthorAffiliation"/>
              <w:rPr>
                <w:del w:id="68" w:author="Eric Hekler" w:date="2015-12-30T08:56:00Z"/>
              </w:rPr>
            </w:pPr>
          </w:p>
          <w:p w14:paraId="6180ECBE" w14:textId="1E590CF5" w:rsidR="0002541C" w:rsidRPr="00F100EF" w:rsidRDefault="0002541C">
            <w:pPr>
              <w:pStyle w:val="AuthorAffiliation"/>
              <w:jc w:val="both"/>
              <w:pPrChange w:id="69" w:author="Eric Hekler" w:date="2015-12-30T08:56:00Z">
                <w:pPr>
                  <w:pStyle w:val="AuthorAffiliation"/>
                  <w:tabs>
                    <w:tab w:val="center" w:pos="4320"/>
                    <w:tab w:val="right" w:pos="8640"/>
                  </w:tabs>
                </w:pPr>
              </w:pPrChange>
            </w:pPr>
          </w:p>
        </w:tc>
      </w:tr>
    </w:tbl>
    <w:p w14:paraId="6D0B57DC" w14:textId="7EC3949B" w:rsidR="006B3F1F" w:rsidDel="00147D65" w:rsidRDefault="006B3F1F">
      <w:pPr>
        <w:pStyle w:val="Author"/>
        <w:rPr>
          <w:del w:id="70" w:author="Eric Hekler" w:date="2015-12-30T08:57:00Z"/>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4656" behindDoc="0" locked="1" layoutInCell="1" allowOverlap="0" wp14:anchorId="5E6106D7" wp14:editId="47F6947A">
                <wp:simplePos x="0" y="0"/>
                <wp:positionH relativeFrom="margin">
                  <wp:posOffset>0</wp:posOffset>
                </wp:positionH>
                <wp:positionV relativeFrom="margin">
                  <wp:posOffset>6842760</wp:posOffset>
                </wp:positionV>
                <wp:extent cx="3044952" cy="1737360"/>
                <wp:effectExtent l="0" t="0" r="3175"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952" cy="173736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C72220F" w14:textId="336F0C21" w:rsidR="00687E40" w:rsidRPr="00FC5930" w:rsidRDefault="00687E40">
                            <w:pPr>
                              <w:pStyle w:val="Copyright"/>
                              <w:suppressAutoHyphens/>
                              <w:rPr>
                                <w:ins w:id="71" w:author="Matthew Kay" w:date="2016-01-07T23:19:00Z"/>
                                <w:rFonts w:ascii="TimesNewRomanPSMT" w:hAnsi="TimesNewRomanPSMT" w:cs="TimesNewRomanPSMT"/>
                                <w:szCs w:val="16"/>
                              </w:rPr>
                              <w:pPrChange w:id="72" w:author="Matthew Kay" w:date="2016-01-07T23:19:00Z">
                                <w:pPr>
                                  <w:pStyle w:val="Copyright"/>
                                </w:pPr>
                              </w:pPrChange>
                            </w:pPr>
                            <w:ins w:id="73" w:author="Matthew Kay" w:date="2016-01-07T23:19:00Z">
                              <w:r w:rsidRPr="00FC5930">
                                <w:rPr>
                                  <w:rFonts w:ascii="TimesNewRomanPSMT" w:hAnsi="TimesNewRomanPSMT" w:cs="TimesNewRomanPSMT"/>
                                  <w:szCs w:val="16"/>
                                </w:rPr>
                                <w:t xml:space="preserve">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the author(s) must be honored. Abstracting with credit is permitted. To copy otherwise, or republish, to post on servers or to redistribute to lists, requires prior specific permission and/or a fee. Request permissions from </w:t>
                              </w:r>
                              <w:r>
                                <w:rPr>
                                  <w:rFonts w:ascii="TimesNewRomanPSMT" w:hAnsi="TimesNewRomanPSMT" w:cs="TimesNewRomanPSMT"/>
                                  <w:szCs w:val="16"/>
                                </w:rPr>
                                <w:fldChar w:fldCharType="begin"/>
                              </w:r>
                              <w:r>
                                <w:rPr>
                                  <w:rFonts w:ascii="TimesNewRomanPSMT" w:hAnsi="TimesNewRomanPSMT" w:cs="TimesNewRomanPSMT"/>
                                  <w:szCs w:val="16"/>
                                </w:rPr>
                                <w:instrText xml:space="preserve"> HYPERLINK "mailto:</w:instrText>
                              </w:r>
                              <w:r w:rsidRPr="00FC5930">
                                <w:rPr>
                                  <w:rFonts w:ascii="TimesNewRomanPSMT" w:hAnsi="TimesNewRomanPSMT" w:cs="TimesNewRomanPSMT"/>
                                  <w:szCs w:val="16"/>
                                </w:rPr>
                                <w:instrText>Permissions@acm.org</w:instrText>
                              </w:r>
                              <w:r>
                                <w:rPr>
                                  <w:rFonts w:ascii="TimesNewRomanPSMT" w:hAnsi="TimesNewRomanPSMT" w:cs="TimesNewRomanPSMT"/>
                                  <w:szCs w:val="16"/>
                                </w:rPr>
                                <w:instrText xml:space="preserve">" </w:instrText>
                              </w:r>
                              <w:r>
                                <w:rPr>
                                  <w:rFonts w:ascii="TimesNewRomanPSMT" w:hAnsi="TimesNewRomanPSMT" w:cs="TimesNewRomanPSMT"/>
                                  <w:szCs w:val="16"/>
                                </w:rPr>
                                <w:fldChar w:fldCharType="separate"/>
                              </w:r>
                              <w:r w:rsidRPr="00FE24A7">
                                <w:rPr>
                                  <w:rStyle w:val="Hyperlink"/>
                                  <w:rFonts w:ascii="TimesNewRomanPSMT" w:hAnsi="TimesNewRomanPSMT" w:cs="TimesNewRomanPSMT"/>
                                  <w:sz w:val="16"/>
                                  <w:szCs w:val="16"/>
                                </w:rPr>
                                <w:t>Permissions@acm.org</w:t>
                              </w:r>
                              <w:r>
                                <w:rPr>
                                  <w:rFonts w:ascii="TimesNewRomanPSMT" w:hAnsi="TimesNewRomanPSMT" w:cs="TimesNewRomanPSMT"/>
                                  <w:szCs w:val="16"/>
                                </w:rPr>
                                <w:fldChar w:fldCharType="end"/>
                              </w:r>
                              <w:r w:rsidRPr="00FC5930">
                                <w:rPr>
                                  <w:rFonts w:ascii="TimesNewRomanPSMT" w:hAnsi="TimesNewRomanPSMT" w:cs="TimesNewRomanPSMT"/>
                                  <w:szCs w:val="16"/>
                                </w:rPr>
                                <w:t>.</w:t>
                              </w:r>
                            </w:ins>
                          </w:p>
                          <w:p w14:paraId="71918797" w14:textId="77777777" w:rsidR="00687E40" w:rsidRPr="00FC5930" w:rsidRDefault="00687E40">
                            <w:pPr>
                              <w:pStyle w:val="Copyright"/>
                              <w:suppressAutoHyphens/>
                              <w:rPr>
                                <w:ins w:id="74" w:author="Matthew Kay" w:date="2016-01-07T23:19:00Z"/>
                                <w:rFonts w:ascii="TimesNewRomanPSMT" w:hAnsi="TimesNewRomanPSMT" w:cs="TimesNewRomanPSMT"/>
                                <w:szCs w:val="16"/>
                              </w:rPr>
                              <w:pPrChange w:id="75" w:author="Matthew Kay" w:date="2016-01-07T23:19:00Z">
                                <w:pPr>
                                  <w:pStyle w:val="Copyright"/>
                                </w:pPr>
                              </w:pPrChange>
                            </w:pPr>
                            <w:ins w:id="76" w:author="Matthew Kay" w:date="2016-01-07T23:19:00Z">
                              <w:r w:rsidRPr="00FC5930">
                                <w:rPr>
                                  <w:rFonts w:ascii="TimesNewRomanPSMT" w:hAnsi="TimesNewRomanPSMT" w:cs="TimesNewRomanPSMT"/>
                                  <w:szCs w:val="16"/>
                                </w:rPr>
                                <w:t>CHI'16, May 07 - 12, 2016, San Jose, CA, USA</w:t>
                              </w:r>
                            </w:ins>
                          </w:p>
                          <w:p w14:paraId="770BACA7" w14:textId="77777777" w:rsidR="00687E40" w:rsidRPr="00FC5930" w:rsidRDefault="00687E40">
                            <w:pPr>
                              <w:pStyle w:val="Copyright"/>
                              <w:suppressAutoHyphens/>
                              <w:rPr>
                                <w:ins w:id="77" w:author="Matthew Kay" w:date="2016-01-07T23:19:00Z"/>
                                <w:rFonts w:ascii="TimesNewRomanPSMT" w:hAnsi="TimesNewRomanPSMT" w:cs="TimesNewRomanPSMT"/>
                                <w:szCs w:val="16"/>
                              </w:rPr>
                              <w:pPrChange w:id="78" w:author="Matthew Kay" w:date="2016-01-07T23:19:00Z">
                                <w:pPr>
                                  <w:pStyle w:val="Copyright"/>
                                </w:pPr>
                              </w:pPrChange>
                            </w:pPr>
                            <w:ins w:id="79" w:author="Matthew Kay" w:date="2016-01-07T23:19:00Z">
                              <w:r w:rsidRPr="00FC5930">
                                <w:rPr>
                                  <w:rFonts w:ascii="TimesNewRomanPSMT" w:hAnsi="TimesNewRomanPSMT" w:cs="TimesNewRomanPSMT"/>
                                  <w:szCs w:val="16"/>
                                </w:rPr>
                                <w:t>Copyright is held by the owner/author(s). Publication rights licensed to ACM.</w:t>
                              </w:r>
                            </w:ins>
                          </w:p>
                          <w:p w14:paraId="15EB8C2A" w14:textId="3728A3DA" w:rsidR="00687E40" w:rsidRPr="00FC5930" w:rsidRDefault="00687E40">
                            <w:pPr>
                              <w:pStyle w:val="Copyright"/>
                              <w:suppressAutoHyphens/>
                              <w:rPr>
                                <w:ins w:id="80" w:author="Matthew Kay" w:date="2016-01-07T23:19:00Z"/>
                                <w:rFonts w:ascii="TimesNewRomanPSMT" w:hAnsi="TimesNewRomanPSMT" w:cs="TimesNewRomanPSMT"/>
                                <w:szCs w:val="16"/>
                              </w:rPr>
                              <w:pPrChange w:id="81" w:author="Matthew Kay" w:date="2016-01-07T23:19:00Z">
                                <w:pPr>
                                  <w:pStyle w:val="Copyright"/>
                                </w:pPr>
                              </w:pPrChange>
                            </w:pPr>
                            <w:ins w:id="82" w:author="Matthew Kay" w:date="2016-01-07T23:19:00Z">
                              <w:r w:rsidRPr="00FC5930">
                                <w:rPr>
                                  <w:rFonts w:ascii="TimesNewRomanPSMT" w:hAnsi="TimesNewRomanPSMT" w:cs="TimesNewRomanPSMT"/>
                                  <w:szCs w:val="16"/>
                                </w:rPr>
                                <w:t>ACM 978-1-4503-3362-7/16/05</w:t>
                              </w:r>
                              <w:r>
                                <w:rPr>
                                  <w:szCs w:val="16"/>
                                </w:rPr>
                                <w:tab/>
                              </w:r>
                              <w:r w:rsidRPr="00FC5930">
                                <w:rPr>
                                  <w:rFonts w:ascii="TimesNewRomanPSMT" w:hAnsi="TimesNewRomanPSMT" w:cs="TimesNewRomanPSMT"/>
                                  <w:szCs w:val="16"/>
                                </w:rPr>
                                <w:t xml:space="preserve">$15.00 </w:t>
                              </w:r>
                            </w:ins>
                          </w:p>
                          <w:p w14:paraId="102DF2C7" w14:textId="211883E0" w:rsidR="00687E40" w:rsidRPr="00FC5930" w:rsidDel="00FC5930" w:rsidRDefault="00687E40">
                            <w:pPr>
                              <w:suppressAutoHyphens/>
                              <w:autoSpaceDE w:val="0"/>
                              <w:autoSpaceDN w:val="0"/>
                              <w:adjustRightInd w:val="0"/>
                              <w:spacing w:after="0"/>
                              <w:rPr>
                                <w:ins w:id="83" w:author="Matthew Kay" w:date="2016-01-07T23:20:00Z"/>
                                <w:del w:id="84" w:author="Matthew Kay" w:date="2016-01-07T23:19:00Z"/>
                                <w:rStyle w:val="Hyperlink"/>
                                <w:rFonts w:ascii="TimesNewRomanPSMT" w:hAnsi="TimesNewRomanPSMT" w:cs="TimesNewRomanPSMT"/>
                                <w:sz w:val="16"/>
                                <w:szCs w:val="16"/>
                              </w:rPr>
                              <w:pPrChange w:id="85" w:author="Matthew Kay" w:date="2016-01-07T23:19:00Z">
                                <w:pPr>
                                  <w:autoSpaceDE w:val="0"/>
                                  <w:autoSpaceDN w:val="0"/>
                                  <w:adjustRightInd w:val="0"/>
                                  <w:spacing w:after="0"/>
                                </w:pPr>
                              </w:pPrChange>
                            </w:pPr>
                            <w:ins w:id="86" w:author="Matthew Kay" w:date="2016-01-07T23:19:00Z">
                              <w:r w:rsidRPr="00FC5930">
                                <w:rPr>
                                  <w:rFonts w:ascii="TimesNewRomanPSMT" w:hAnsi="TimesNewRomanPSMT" w:cs="TimesNewRomanPSMT"/>
                                  <w:szCs w:val="16"/>
                                </w:rPr>
                                <w:t xml:space="preserve">DOI: </w:t>
                              </w:r>
                            </w:ins>
                            <w:ins w:id="87" w:author="Matthew Kay" w:date="2016-01-07T23:20:00Z">
                              <w:r>
                                <w:rPr>
                                  <w:rFonts w:ascii="TimesNewRomanPSMT" w:hAnsi="TimesNewRomanPSMT" w:cs="TimesNewRomanPSMT"/>
                                  <w:szCs w:val="16"/>
                                </w:rPr>
                                <w:fldChar w:fldCharType="begin"/>
                              </w:r>
                              <w:r>
                                <w:rPr>
                                  <w:rFonts w:ascii="TimesNewRomanPSMT" w:hAnsi="TimesNewRomanPSMT" w:cs="TimesNewRomanPSMT"/>
                                  <w:szCs w:val="16"/>
                                </w:rPr>
                                <w:instrText xml:space="preserve"> HYPERLINK "http://dx.doi.org/10.1145/2858036.2858465" </w:instrText>
                              </w:r>
                              <w:r>
                                <w:rPr>
                                  <w:rFonts w:ascii="TimesNewRomanPSMT" w:hAnsi="TimesNewRomanPSMT" w:cs="TimesNewRomanPSMT"/>
                                  <w:szCs w:val="16"/>
                                </w:rPr>
                                <w:fldChar w:fldCharType="separate"/>
                              </w:r>
                              <w:r w:rsidRPr="00FC5930">
                                <w:rPr>
                                  <w:rStyle w:val="Hyperlink"/>
                                  <w:rFonts w:ascii="TimesNewRomanPSMT" w:hAnsi="TimesNewRomanPSMT" w:cs="TimesNewRomanPSMT"/>
                                  <w:sz w:val="16"/>
                                  <w:szCs w:val="16"/>
                                </w:rPr>
                                <w:t>http://dx.doi.org/10.1145/2858036.2858465</w:t>
                              </w:r>
                              <w:del w:id="88" w:author="Matthew Kay" w:date="2016-01-07T23:19:00Z">
                                <w:r w:rsidRPr="00FC5930" w:rsidDel="00FC5930">
                                  <w:rPr>
                                    <w:rStyle w:val="Hyperlink"/>
                                    <w:rFonts w:ascii="TimesNewRomanPSMT" w:hAnsi="TimesNewRomanPSMT" w:cs="TimesNewRomanPSMT"/>
                                    <w:sz w:val="16"/>
                                    <w:szCs w:val="16"/>
                                  </w:rPr>
                                  <w:delText>Paste the appropriate copyright/license statement here. ACM now supports three different publication options:</w:delText>
                                </w:r>
                              </w:del>
                            </w:ins>
                          </w:p>
                          <w:p w14:paraId="4DC7790F" w14:textId="031A55ED" w:rsidR="00687E40" w:rsidRPr="00FC5930" w:rsidDel="00FC5930" w:rsidRDefault="00687E40">
                            <w:pPr>
                              <w:numPr>
                                <w:ilvl w:val="0"/>
                                <w:numId w:val="25"/>
                              </w:numPr>
                              <w:suppressAutoHyphens/>
                              <w:autoSpaceDE w:val="0"/>
                              <w:autoSpaceDN w:val="0"/>
                              <w:adjustRightInd w:val="0"/>
                              <w:spacing w:after="0"/>
                              <w:ind w:left="360" w:hanging="240"/>
                              <w:rPr>
                                <w:ins w:id="89" w:author="Matthew Kay" w:date="2016-01-07T23:20:00Z"/>
                                <w:del w:id="90" w:author="Matthew Kay" w:date="2016-01-07T23:19:00Z"/>
                                <w:rStyle w:val="Hyperlink"/>
                                <w:rFonts w:ascii="TimesNewRomanPSMT" w:hAnsi="TimesNewRomanPSMT" w:cs="TimesNewRomanPSMT"/>
                                <w:sz w:val="16"/>
                                <w:szCs w:val="16"/>
                              </w:rPr>
                              <w:pPrChange w:id="91" w:author="Matthew Kay" w:date="2016-01-07T23:19:00Z">
                                <w:pPr>
                                  <w:numPr>
                                    <w:numId w:val="25"/>
                                  </w:numPr>
                                  <w:tabs>
                                    <w:tab w:val="num" w:pos="360"/>
                                    <w:tab w:val="num" w:pos="720"/>
                                  </w:tabs>
                                  <w:autoSpaceDE w:val="0"/>
                                  <w:autoSpaceDN w:val="0"/>
                                  <w:adjustRightInd w:val="0"/>
                                  <w:spacing w:after="0"/>
                                  <w:ind w:left="360" w:hanging="240"/>
                                </w:pPr>
                              </w:pPrChange>
                            </w:pPr>
                            <w:ins w:id="92" w:author="Matthew Kay" w:date="2016-01-07T23:20:00Z">
                              <w:del w:id="93" w:author="Matthew Kay" w:date="2016-01-07T23:19:00Z">
                                <w:r w:rsidRPr="00FC5930" w:rsidDel="00FC5930">
                                  <w:rPr>
                                    <w:rStyle w:val="Hyperlink"/>
                                    <w:rFonts w:ascii="TimesNewRomanPSMT" w:hAnsi="TimesNewRomanPSMT" w:cs="TimesNewRomanPSMT"/>
                                    <w:sz w:val="16"/>
                                    <w:szCs w:val="16"/>
                                  </w:rPr>
                                  <w:delText>ACM copyright: ACM holds the copyright on the work. This is the historical approach.</w:delText>
                                </w:r>
                              </w:del>
                            </w:ins>
                          </w:p>
                          <w:p w14:paraId="787C1A33" w14:textId="245F1A00" w:rsidR="00687E40" w:rsidRPr="00FC5930" w:rsidDel="00FC5930" w:rsidRDefault="00687E40">
                            <w:pPr>
                              <w:numPr>
                                <w:ilvl w:val="0"/>
                                <w:numId w:val="25"/>
                              </w:numPr>
                              <w:suppressAutoHyphens/>
                              <w:autoSpaceDE w:val="0"/>
                              <w:autoSpaceDN w:val="0"/>
                              <w:adjustRightInd w:val="0"/>
                              <w:spacing w:after="0"/>
                              <w:ind w:left="360" w:hanging="240"/>
                              <w:rPr>
                                <w:ins w:id="94" w:author="Matthew Kay" w:date="2016-01-07T23:20:00Z"/>
                                <w:del w:id="95" w:author="Matthew Kay" w:date="2016-01-07T23:19:00Z"/>
                                <w:rStyle w:val="Hyperlink"/>
                                <w:rFonts w:ascii="TimesNewRomanPSMT" w:hAnsi="TimesNewRomanPSMT" w:cs="TimesNewRomanPSMT"/>
                                <w:sz w:val="16"/>
                                <w:szCs w:val="16"/>
                              </w:rPr>
                              <w:pPrChange w:id="96" w:author="Matthew Kay" w:date="2016-01-07T23:19:00Z">
                                <w:pPr>
                                  <w:numPr>
                                    <w:numId w:val="25"/>
                                  </w:numPr>
                                  <w:tabs>
                                    <w:tab w:val="num" w:pos="360"/>
                                    <w:tab w:val="num" w:pos="720"/>
                                  </w:tabs>
                                  <w:autoSpaceDE w:val="0"/>
                                  <w:autoSpaceDN w:val="0"/>
                                  <w:adjustRightInd w:val="0"/>
                                  <w:spacing w:after="0"/>
                                  <w:ind w:left="360" w:hanging="240"/>
                                </w:pPr>
                              </w:pPrChange>
                            </w:pPr>
                            <w:ins w:id="97" w:author="Matthew Kay" w:date="2016-01-07T23:20:00Z">
                              <w:del w:id="98" w:author="Matthew Kay" w:date="2016-01-07T23:19:00Z">
                                <w:r w:rsidRPr="00FC5930" w:rsidDel="00FC5930">
                                  <w:rPr>
                                    <w:rStyle w:val="Hyperlink"/>
                                    <w:rFonts w:ascii="TimesNewRomanPSMT" w:hAnsi="TimesNewRomanPSMT" w:cs="TimesNewRomanPSMT"/>
                                    <w:sz w:val="16"/>
                                    <w:szCs w:val="16"/>
                                  </w:rPr>
                                  <w:delText>License: The author(s) retain copyright, but ACM receives an exclusive publication license.</w:delText>
                                </w:r>
                              </w:del>
                            </w:ins>
                          </w:p>
                          <w:p w14:paraId="4C0609FE" w14:textId="7D8A5237" w:rsidR="00687E40" w:rsidRPr="00FC5930" w:rsidDel="00FC5930" w:rsidRDefault="00687E40">
                            <w:pPr>
                              <w:numPr>
                                <w:ilvl w:val="0"/>
                                <w:numId w:val="25"/>
                              </w:numPr>
                              <w:suppressAutoHyphens/>
                              <w:autoSpaceDE w:val="0"/>
                              <w:autoSpaceDN w:val="0"/>
                              <w:adjustRightInd w:val="0"/>
                              <w:spacing w:after="0"/>
                              <w:ind w:left="360" w:hanging="240"/>
                              <w:rPr>
                                <w:ins w:id="99" w:author="Matthew Kay" w:date="2016-01-07T23:20:00Z"/>
                                <w:del w:id="100" w:author="Matthew Kay" w:date="2016-01-07T23:19:00Z"/>
                                <w:rStyle w:val="Hyperlink"/>
                                <w:rFonts w:ascii="TimesNewRomanPSMT" w:hAnsi="TimesNewRomanPSMT" w:cs="TimesNewRomanPSMT"/>
                                <w:sz w:val="16"/>
                                <w:szCs w:val="16"/>
                              </w:rPr>
                              <w:pPrChange w:id="101" w:author="Matthew Kay" w:date="2016-01-07T23:19:00Z">
                                <w:pPr>
                                  <w:numPr>
                                    <w:numId w:val="25"/>
                                  </w:numPr>
                                  <w:tabs>
                                    <w:tab w:val="num" w:pos="360"/>
                                    <w:tab w:val="num" w:pos="720"/>
                                  </w:tabs>
                                  <w:autoSpaceDE w:val="0"/>
                                  <w:autoSpaceDN w:val="0"/>
                                  <w:adjustRightInd w:val="0"/>
                                  <w:spacing w:after="0"/>
                                  <w:ind w:left="360" w:hanging="240"/>
                                </w:pPr>
                              </w:pPrChange>
                            </w:pPr>
                            <w:ins w:id="102" w:author="Matthew Kay" w:date="2016-01-07T23:20:00Z">
                              <w:del w:id="103" w:author="Matthew Kay" w:date="2016-01-07T23:19:00Z">
                                <w:r w:rsidRPr="00FC5930" w:rsidDel="00FC5930">
                                  <w:rPr>
                                    <w:rStyle w:val="Hyperlink"/>
                                    <w:rFonts w:ascii="TimesNewRomanPSMT" w:hAnsi="TimesNewRomanPSMT" w:cs="TimesNewRomanPSMT"/>
                                    <w:sz w:val="16"/>
                                    <w:szCs w:val="16"/>
                                  </w:rPr>
                                  <w:delText>Open Access: The author(s) wish to pay for the work to be open access. The additional fee must be paid to ACM.</w:delText>
                                </w:r>
                              </w:del>
                            </w:ins>
                          </w:p>
                          <w:p w14:paraId="1EBA2BAB" w14:textId="3E80FAB2" w:rsidR="00687E40" w:rsidRPr="00FC5930" w:rsidDel="00FC5930" w:rsidRDefault="00687E40">
                            <w:pPr>
                              <w:suppressAutoHyphens/>
                              <w:autoSpaceDE w:val="0"/>
                              <w:autoSpaceDN w:val="0"/>
                              <w:adjustRightInd w:val="0"/>
                              <w:spacing w:after="0"/>
                              <w:rPr>
                                <w:ins w:id="104" w:author="Matthew Kay" w:date="2016-01-07T23:20:00Z"/>
                                <w:del w:id="105" w:author="Matthew Kay" w:date="2016-01-07T23:19:00Z"/>
                                <w:rStyle w:val="Hyperlink"/>
                                <w:rFonts w:ascii="TimesNewRomanPSMT" w:hAnsi="TimesNewRomanPSMT" w:cs="TimesNewRomanPSMT"/>
                                <w:sz w:val="16"/>
                                <w:szCs w:val="16"/>
                              </w:rPr>
                              <w:pPrChange w:id="106" w:author="Matthew Kay" w:date="2016-01-07T23:19:00Z">
                                <w:pPr>
                                  <w:autoSpaceDE w:val="0"/>
                                  <w:autoSpaceDN w:val="0"/>
                                  <w:adjustRightInd w:val="0"/>
                                  <w:spacing w:after="0"/>
                                </w:pPr>
                              </w:pPrChange>
                            </w:pPr>
                            <w:ins w:id="107" w:author="Matthew Kay" w:date="2016-01-07T23:20:00Z">
                              <w:del w:id="108" w:author="Matthew Kay" w:date="2016-01-07T23:19:00Z">
                                <w:r w:rsidRPr="00FC5930" w:rsidDel="00FC5930">
                                  <w:rPr>
                                    <w:rStyle w:val="Hyperlink"/>
                                    <w:rFonts w:ascii="TimesNewRomanPSMT" w:hAnsi="TimesNewRomanPSMT" w:cs="TimesNewRomanPSMT"/>
                                    <w:sz w:val="16"/>
                                    <w:szCs w:val="16"/>
                                  </w:rPr>
                                  <w:delText>This text field is large enough to hold the appropriate release statement assuming it is single-spaced in Times New Roman 8-point font. Please do not change or modify the size of this text box.</w:delText>
                                </w:r>
                              </w:del>
                            </w:ins>
                          </w:p>
                          <w:p w14:paraId="672A0327" w14:textId="121EFA1F" w:rsidR="00687E40" w:rsidRPr="00D3324C" w:rsidRDefault="00687E40">
                            <w:pPr>
                              <w:pStyle w:val="Copyright"/>
                              <w:suppressAutoHyphens/>
                              <w:rPr>
                                <w:szCs w:val="16"/>
                              </w:rPr>
                              <w:pPrChange w:id="109" w:author="Matthew Kay" w:date="2016-01-07T23:19:00Z">
                                <w:pPr>
                                  <w:pStyle w:val="Copyright"/>
                                </w:pPr>
                              </w:pPrChange>
                            </w:pPr>
                            <w:ins w:id="110" w:author="Matthew Kay" w:date="2016-01-07T23:20:00Z">
                              <w:del w:id="111" w:author="Matthew Kay" w:date="2016-01-07T23:19:00Z">
                                <w:r w:rsidRPr="00FC5930" w:rsidDel="00FC5930">
                                  <w:rPr>
                                    <w:rStyle w:val="Hyperlink"/>
                                    <w:sz w:val="16"/>
                                    <w:szCs w:val="16"/>
                                  </w:rPr>
                                  <w:delText>Each submission will be assigned a DOI string to be included here.</w:delText>
                                </w:r>
                              </w:del>
                              <w:r>
                                <w:rPr>
                                  <w:rFonts w:ascii="TimesNewRomanPSMT" w:hAnsi="TimesNewRomanPSMT" w:cs="TimesNewRomanPSMT"/>
                                  <w:szCs w:val="16"/>
                                </w:rPr>
                                <w:fldChar w:fldCharType="end"/>
                              </w:r>
                            </w:ins>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06D7" id="_x0000_t202" coordsize="21600,21600" o:spt="202" path="m,l,21600r21600,l21600,xe">
                <v:stroke joinstyle="miter"/>
                <v:path gradientshapeok="t" o:connecttype="rect"/>
              </v:shapetype>
              <v:shape id="Text Box 2" o:spid="_x0000_s1026" type="#_x0000_t202" style="position:absolute;margin-left:0;margin-top:538.8pt;width:239.75pt;height:136.8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" o:allowoverlap="f" stroked="f">
                <v:textbox inset="0,,0">
                  <w:txbxContent>
                    <w:p w14:paraId="6C72220F" w14:textId="336F0C21" w:rsidR="00687E40" w:rsidRPr="00FC5930" w:rsidRDefault="00687E40">
                      <w:pPr>
                        <w:pStyle w:val="Copyright"/>
                        <w:suppressAutoHyphens/>
                        <w:rPr>
                          <w:ins w:id="112" w:author="Matthew Kay" w:date="2016-01-07T23:19:00Z"/>
                          <w:rFonts w:ascii="TimesNewRomanPSMT" w:hAnsi="TimesNewRomanPSMT" w:cs="TimesNewRomanPSMT"/>
                          <w:szCs w:val="16"/>
                        </w:rPr>
                        <w:pPrChange w:id="113" w:author="Matthew Kay" w:date="2016-01-07T23:19:00Z">
                          <w:pPr>
                            <w:pStyle w:val="Copyright"/>
                          </w:pPr>
                        </w:pPrChange>
                      </w:pPr>
                      <w:ins w:id="114" w:author="Matthew Kay" w:date="2016-01-07T23:19:00Z">
                        <w:r w:rsidRPr="00FC5930">
                          <w:rPr>
                            <w:rFonts w:ascii="TimesNewRomanPSMT" w:hAnsi="TimesNewRomanPSMT" w:cs="TimesNewRomanPSMT"/>
                            <w:szCs w:val="16"/>
                          </w:rPr>
                          <w:t xml:space="preserve">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the author(s) must be honored. Abstracting with credit is permitted. To copy otherwise, or republish, to post on servers or to redistribute to lists, requires prior specific permission and/or a fee. Request permissions from </w:t>
                        </w:r>
                        <w:r>
                          <w:rPr>
                            <w:rFonts w:ascii="TimesNewRomanPSMT" w:hAnsi="TimesNewRomanPSMT" w:cs="TimesNewRomanPSMT"/>
                            <w:szCs w:val="16"/>
                          </w:rPr>
                          <w:fldChar w:fldCharType="begin"/>
                        </w:r>
                        <w:r>
                          <w:rPr>
                            <w:rFonts w:ascii="TimesNewRomanPSMT" w:hAnsi="TimesNewRomanPSMT" w:cs="TimesNewRomanPSMT"/>
                            <w:szCs w:val="16"/>
                          </w:rPr>
                          <w:instrText xml:space="preserve"> HYPERLINK "mailto:</w:instrText>
                        </w:r>
                        <w:r w:rsidRPr="00FC5930">
                          <w:rPr>
                            <w:rFonts w:ascii="TimesNewRomanPSMT" w:hAnsi="TimesNewRomanPSMT" w:cs="TimesNewRomanPSMT"/>
                            <w:szCs w:val="16"/>
                          </w:rPr>
                          <w:instrText>Permissions@acm.org</w:instrText>
                        </w:r>
                        <w:r>
                          <w:rPr>
                            <w:rFonts w:ascii="TimesNewRomanPSMT" w:hAnsi="TimesNewRomanPSMT" w:cs="TimesNewRomanPSMT"/>
                            <w:szCs w:val="16"/>
                          </w:rPr>
                          <w:instrText xml:space="preserve">" </w:instrText>
                        </w:r>
                        <w:r>
                          <w:rPr>
                            <w:rFonts w:ascii="TimesNewRomanPSMT" w:hAnsi="TimesNewRomanPSMT" w:cs="TimesNewRomanPSMT"/>
                            <w:szCs w:val="16"/>
                          </w:rPr>
                          <w:fldChar w:fldCharType="separate"/>
                        </w:r>
                        <w:r w:rsidRPr="00FE24A7">
                          <w:rPr>
                            <w:rStyle w:val="Hyperlink"/>
                            <w:rFonts w:ascii="TimesNewRomanPSMT" w:hAnsi="TimesNewRomanPSMT" w:cs="TimesNewRomanPSMT"/>
                            <w:sz w:val="16"/>
                            <w:szCs w:val="16"/>
                          </w:rPr>
                          <w:t>Permissions@acm.org</w:t>
                        </w:r>
                        <w:r>
                          <w:rPr>
                            <w:rFonts w:ascii="TimesNewRomanPSMT" w:hAnsi="TimesNewRomanPSMT" w:cs="TimesNewRomanPSMT"/>
                            <w:szCs w:val="16"/>
                          </w:rPr>
                          <w:fldChar w:fldCharType="end"/>
                        </w:r>
                        <w:r w:rsidRPr="00FC5930">
                          <w:rPr>
                            <w:rFonts w:ascii="TimesNewRomanPSMT" w:hAnsi="TimesNewRomanPSMT" w:cs="TimesNewRomanPSMT"/>
                            <w:szCs w:val="16"/>
                          </w:rPr>
                          <w:t>.</w:t>
                        </w:r>
                      </w:ins>
                    </w:p>
                    <w:p w14:paraId="71918797" w14:textId="77777777" w:rsidR="00687E40" w:rsidRPr="00FC5930" w:rsidRDefault="00687E40">
                      <w:pPr>
                        <w:pStyle w:val="Copyright"/>
                        <w:suppressAutoHyphens/>
                        <w:rPr>
                          <w:ins w:id="115" w:author="Matthew Kay" w:date="2016-01-07T23:19:00Z"/>
                          <w:rFonts w:ascii="TimesNewRomanPSMT" w:hAnsi="TimesNewRomanPSMT" w:cs="TimesNewRomanPSMT"/>
                          <w:szCs w:val="16"/>
                        </w:rPr>
                        <w:pPrChange w:id="116" w:author="Matthew Kay" w:date="2016-01-07T23:19:00Z">
                          <w:pPr>
                            <w:pStyle w:val="Copyright"/>
                          </w:pPr>
                        </w:pPrChange>
                      </w:pPr>
                      <w:ins w:id="117" w:author="Matthew Kay" w:date="2016-01-07T23:19:00Z">
                        <w:r w:rsidRPr="00FC5930">
                          <w:rPr>
                            <w:rFonts w:ascii="TimesNewRomanPSMT" w:hAnsi="TimesNewRomanPSMT" w:cs="TimesNewRomanPSMT"/>
                            <w:szCs w:val="16"/>
                          </w:rPr>
                          <w:t>CHI'16, May 07 - 12, 2016, San Jose, CA, USA</w:t>
                        </w:r>
                      </w:ins>
                    </w:p>
                    <w:p w14:paraId="770BACA7" w14:textId="77777777" w:rsidR="00687E40" w:rsidRPr="00FC5930" w:rsidRDefault="00687E40">
                      <w:pPr>
                        <w:pStyle w:val="Copyright"/>
                        <w:suppressAutoHyphens/>
                        <w:rPr>
                          <w:ins w:id="118" w:author="Matthew Kay" w:date="2016-01-07T23:19:00Z"/>
                          <w:rFonts w:ascii="TimesNewRomanPSMT" w:hAnsi="TimesNewRomanPSMT" w:cs="TimesNewRomanPSMT"/>
                          <w:szCs w:val="16"/>
                        </w:rPr>
                        <w:pPrChange w:id="119" w:author="Matthew Kay" w:date="2016-01-07T23:19:00Z">
                          <w:pPr>
                            <w:pStyle w:val="Copyright"/>
                          </w:pPr>
                        </w:pPrChange>
                      </w:pPr>
                      <w:ins w:id="120" w:author="Matthew Kay" w:date="2016-01-07T23:19:00Z">
                        <w:r w:rsidRPr="00FC5930">
                          <w:rPr>
                            <w:rFonts w:ascii="TimesNewRomanPSMT" w:hAnsi="TimesNewRomanPSMT" w:cs="TimesNewRomanPSMT"/>
                            <w:szCs w:val="16"/>
                          </w:rPr>
                          <w:t>Copyright is held by the owner/author(s). Publication rights licensed to ACM.</w:t>
                        </w:r>
                      </w:ins>
                    </w:p>
                    <w:p w14:paraId="15EB8C2A" w14:textId="3728A3DA" w:rsidR="00687E40" w:rsidRPr="00FC5930" w:rsidRDefault="00687E40">
                      <w:pPr>
                        <w:pStyle w:val="Copyright"/>
                        <w:suppressAutoHyphens/>
                        <w:rPr>
                          <w:ins w:id="121" w:author="Matthew Kay" w:date="2016-01-07T23:19:00Z"/>
                          <w:rFonts w:ascii="TimesNewRomanPSMT" w:hAnsi="TimesNewRomanPSMT" w:cs="TimesNewRomanPSMT"/>
                          <w:szCs w:val="16"/>
                        </w:rPr>
                        <w:pPrChange w:id="122" w:author="Matthew Kay" w:date="2016-01-07T23:19:00Z">
                          <w:pPr>
                            <w:pStyle w:val="Copyright"/>
                          </w:pPr>
                        </w:pPrChange>
                      </w:pPr>
                      <w:ins w:id="123" w:author="Matthew Kay" w:date="2016-01-07T23:19:00Z">
                        <w:r w:rsidRPr="00FC5930">
                          <w:rPr>
                            <w:rFonts w:ascii="TimesNewRomanPSMT" w:hAnsi="TimesNewRomanPSMT" w:cs="TimesNewRomanPSMT"/>
                            <w:szCs w:val="16"/>
                          </w:rPr>
                          <w:t>ACM 978-1-4503-3362-7/16/05</w:t>
                        </w:r>
                        <w:r>
                          <w:rPr>
                            <w:szCs w:val="16"/>
                          </w:rPr>
                          <w:tab/>
                        </w:r>
                        <w:r w:rsidRPr="00FC5930">
                          <w:rPr>
                            <w:rFonts w:ascii="TimesNewRomanPSMT" w:hAnsi="TimesNewRomanPSMT" w:cs="TimesNewRomanPSMT"/>
                            <w:szCs w:val="16"/>
                          </w:rPr>
                          <w:t xml:space="preserve">$15.00 </w:t>
                        </w:r>
                      </w:ins>
                    </w:p>
                    <w:p w14:paraId="102DF2C7" w14:textId="211883E0" w:rsidR="00687E40" w:rsidRPr="00FC5930" w:rsidDel="00FC5930" w:rsidRDefault="00687E40">
                      <w:pPr>
                        <w:suppressAutoHyphens/>
                        <w:autoSpaceDE w:val="0"/>
                        <w:autoSpaceDN w:val="0"/>
                        <w:adjustRightInd w:val="0"/>
                        <w:spacing w:after="0"/>
                        <w:rPr>
                          <w:ins w:id="124" w:author="Matthew Kay" w:date="2016-01-07T23:20:00Z"/>
                          <w:del w:id="125" w:author="Matthew Kay" w:date="2016-01-07T23:19:00Z"/>
                          <w:rStyle w:val="Hyperlink"/>
                          <w:rFonts w:ascii="TimesNewRomanPSMT" w:hAnsi="TimesNewRomanPSMT" w:cs="TimesNewRomanPSMT"/>
                          <w:sz w:val="16"/>
                          <w:szCs w:val="16"/>
                        </w:rPr>
                        <w:pPrChange w:id="126" w:author="Matthew Kay" w:date="2016-01-07T23:19:00Z">
                          <w:pPr>
                            <w:autoSpaceDE w:val="0"/>
                            <w:autoSpaceDN w:val="0"/>
                            <w:adjustRightInd w:val="0"/>
                            <w:spacing w:after="0"/>
                          </w:pPr>
                        </w:pPrChange>
                      </w:pPr>
                      <w:ins w:id="127" w:author="Matthew Kay" w:date="2016-01-07T23:19:00Z">
                        <w:r w:rsidRPr="00FC5930">
                          <w:rPr>
                            <w:rFonts w:ascii="TimesNewRomanPSMT" w:hAnsi="TimesNewRomanPSMT" w:cs="TimesNewRomanPSMT"/>
                            <w:szCs w:val="16"/>
                          </w:rPr>
                          <w:t xml:space="preserve">DOI: </w:t>
                        </w:r>
                      </w:ins>
                      <w:ins w:id="128" w:author="Matthew Kay" w:date="2016-01-07T23:20:00Z">
                        <w:r>
                          <w:rPr>
                            <w:rFonts w:ascii="TimesNewRomanPSMT" w:hAnsi="TimesNewRomanPSMT" w:cs="TimesNewRomanPSMT"/>
                            <w:szCs w:val="16"/>
                          </w:rPr>
                          <w:fldChar w:fldCharType="begin"/>
                        </w:r>
                        <w:r>
                          <w:rPr>
                            <w:rFonts w:ascii="TimesNewRomanPSMT" w:hAnsi="TimesNewRomanPSMT" w:cs="TimesNewRomanPSMT"/>
                            <w:szCs w:val="16"/>
                          </w:rPr>
                          <w:instrText xml:space="preserve"> HYPERLINK "http://dx.doi.org/10.1145/2858036.2858465" </w:instrText>
                        </w:r>
                        <w:r>
                          <w:rPr>
                            <w:rFonts w:ascii="TimesNewRomanPSMT" w:hAnsi="TimesNewRomanPSMT" w:cs="TimesNewRomanPSMT"/>
                            <w:szCs w:val="16"/>
                          </w:rPr>
                          <w:fldChar w:fldCharType="separate"/>
                        </w:r>
                        <w:r w:rsidRPr="00FC5930">
                          <w:rPr>
                            <w:rStyle w:val="Hyperlink"/>
                            <w:rFonts w:ascii="TimesNewRomanPSMT" w:hAnsi="TimesNewRomanPSMT" w:cs="TimesNewRomanPSMT"/>
                            <w:sz w:val="16"/>
                            <w:szCs w:val="16"/>
                          </w:rPr>
                          <w:t>http://dx.doi.org/10.1145/2858036.2858465</w:t>
                        </w:r>
                        <w:del w:id="129" w:author="Matthew Kay" w:date="2016-01-07T23:19:00Z">
                          <w:r w:rsidRPr="00FC5930" w:rsidDel="00FC5930">
                            <w:rPr>
                              <w:rStyle w:val="Hyperlink"/>
                              <w:rFonts w:ascii="TimesNewRomanPSMT" w:hAnsi="TimesNewRomanPSMT" w:cs="TimesNewRomanPSMT"/>
                              <w:sz w:val="16"/>
                              <w:szCs w:val="16"/>
                            </w:rPr>
                            <w:delText>Paste the appropriate copyright/license statement here. ACM now supports three different publication options:</w:delText>
                          </w:r>
                        </w:del>
                      </w:ins>
                    </w:p>
                    <w:p w14:paraId="4DC7790F" w14:textId="031A55ED" w:rsidR="00687E40" w:rsidRPr="00FC5930" w:rsidDel="00FC5930" w:rsidRDefault="00687E40">
                      <w:pPr>
                        <w:numPr>
                          <w:ilvl w:val="0"/>
                          <w:numId w:val="25"/>
                        </w:numPr>
                        <w:suppressAutoHyphens/>
                        <w:autoSpaceDE w:val="0"/>
                        <w:autoSpaceDN w:val="0"/>
                        <w:adjustRightInd w:val="0"/>
                        <w:spacing w:after="0"/>
                        <w:ind w:left="360" w:hanging="240"/>
                        <w:rPr>
                          <w:ins w:id="130" w:author="Matthew Kay" w:date="2016-01-07T23:20:00Z"/>
                          <w:del w:id="131" w:author="Matthew Kay" w:date="2016-01-07T23:19:00Z"/>
                          <w:rStyle w:val="Hyperlink"/>
                          <w:rFonts w:ascii="TimesNewRomanPSMT" w:hAnsi="TimesNewRomanPSMT" w:cs="TimesNewRomanPSMT"/>
                          <w:sz w:val="16"/>
                          <w:szCs w:val="16"/>
                        </w:rPr>
                        <w:pPrChange w:id="132" w:author="Matthew Kay" w:date="2016-01-07T23:19:00Z">
                          <w:pPr>
                            <w:numPr>
                              <w:numId w:val="25"/>
                            </w:numPr>
                            <w:tabs>
                              <w:tab w:val="num" w:pos="360"/>
                              <w:tab w:val="num" w:pos="720"/>
                            </w:tabs>
                            <w:autoSpaceDE w:val="0"/>
                            <w:autoSpaceDN w:val="0"/>
                            <w:adjustRightInd w:val="0"/>
                            <w:spacing w:after="0"/>
                            <w:ind w:left="360" w:hanging="240"/>
                          </w:pPr>
                        </w:pPrChange>
                      </w:pPr>
                      <w:ins w:id="133" w:author="Matthew Kay" w:date="2016-01-07T23:20:00Z">
                        <w:del w:id="134" w:author="Matthew Kay" w:date="2016-01-07T23:19:00Z">
                          <w:r w:rsidRPr="00FC5930" w:rsidDel="00FC5930">
                            <w:rPr>
                              <w:rStyle w:val="Hyperlink"/>
                              <w:rFonts w:ascii="TimesNewRomanPSMT" w:hAnsi="TimesNewRomanPSMT" w:cs="TimesNewRomanPSMT"/>
                              <w:sz w:val="16"/>
                              <w:szCs w:val="16"/>
                            </w:rPr>
                            <w:delText>ACM copyright: ACM holds the copyright on the work. This is the historical approach.</w:delText>
                          </w:r>
                        </w:del>
                      </w:ins>
                    </w:p>
                    <w:p w14:paraId="787C1A33" w14:textId="245F1A00" w:rsidR="00687E40" w:rsidRPr="00FC5930" w:rsidDel="00FC5930" w:rsidRDefault="00687E40">
                      <w:pPr>
                        <w:numPr>
                          <w:ilvl w:val="0"/>
                          <w:numId w:val="25"/>
                        </w:numPr>
                        <w:suppressAutoHyphens/>
                        <w:autoSpaceDE w:val="0"/>
                        <w:autoSpaceDN w:val="0"/>
                        <w:adjustRightInd w:val="0"/>
                        <w:spacing w:after="0"/>
                        <w:ind w:left="360" w:hanging="240"/>
                        <w:rPr>
                          <w:ins w:id="135" w:author="Matthew Kay" w:date="2016-01-07T23:20:00Z"/>
                          <w:del w:id="136" w:author="Matthew Kay" w:date="2016-01-07T23:19:00Z"/>
                          <w:rStyle w:val="Hyperlink"/>
                          <w:rFonts w:ascii="TimesNewRomanPSMT" w:hAnsi="TimesNewRomanPSMT" w:cs="TimesNewRomanPSMT"/>
                          <w:sz w:val="16"/>
                          <w:szCs w:val="16"/>
                        </w:rPr>
                        <w:pPrChange w:id="137" w:author="Matthew Kay" w:date="2016-01-07T23:19:00Z">
                          <w:pPr>
                            <w:numPr>
                              <w:numId w:val="25"/>
                            </w:numPr>
                            <w:tabs>
                              <w:tab w:val="num" w:pos="360"/>
                              <w:tab w:val="num" w:pos="720"/>
                            </w:tabs>
                            <w:autoSpaceDE w:val="0"/>
                            <w:autoSpaceDN w:val="0"/>
                            <w:adjustRightInd w:val="0"/>
                            <w:spacing w:after="0"/>
                            <w:ind w:left="360" w:hanging="240"/>
                          </w:pPr>
                        </w:pPrChange>
                      </w:pPr>
                      <w:ins w:id="138" w:author="Matthew Kay" w:date="2016-01-07T23:20:00Z">
                        <w:del w:id="139" w:author="Matthew Kay" w:date="2016-01-07T23:19:00Z">
                          <w:r w:rsidRPr="00FC5930" w:rsidDel="00FC5930">
                            <w:rPr>
                              <w:rStyle w:val="Hyperlink"/>
                              <w:rFonts w:ascii="TimesNewRomanPSMT" w:hAnsi="TimesNewRomanPSMT" w:cs="TimesNewRomanPSMT"/>
                              <w:sz w:val="16"/>
                              <w:szCs w:val="16"/>
                            </w:rPr>
                            <w:delText>License: The author(s) retain copyright, but ACM receives an exclusive publication license.</w:delText>
                          </w:r>
                        </w:del>
                      </w:ins>
                    </w:p>
                    <w:p w14:paraId="4C0609FE" w14:textId="7D8A5237" w:rsidR="00687E40" w:rsidRPr="00FC5930" w:rsidDel="00FC5930" w:rsidRDefault="00687E40">
                      <w:pPr>
                        <w:numPr>
                          <w:ilvl w:val="0"/>
                          <w:numId w:val="25"/>
                        </w:numPr>
                        <w:suppressAutoHyphens/>
                        <w:autoSpaceDE w:val="0"/>
                        <w:autoSpaceDN w:val="0"/>
                        <w:adjustRightInd w:val="0"/>
                        <w:spacing w:after="0"/>
                        <w:ind w:left="360" w:hanging="240"/>
                        <w:rPr>
                          <w:ins w:id="140" w:author="Matthew Kay" w:date="2016-01-07T23:20:00Z"/>
                          <w:del w:id="141" w:author="Matthew Kay" w:date="2016-01-07T23:19:00Z"/>
                          <w:rStyle w:val="Hyperlink"/>
                          <w:rFonts w:ascii="TimesNewRomanPSMT" w:hAnsi="TimesNewRomanPSMT" w:cs="TimesNewRomanPSMT"/>
                          <w:sz w:val="16"/>
                          <w:szCs w:val="16"/>
                        </w:rPr>
                        <w:pPrChange w:id="142" w:author="Matthew Kay" w:date="2016-01-07T23:19:00Z">
                          <w:pPr>
                            <w:numPr>
                              <w:numId w:val="25"/>
                            </w:numPr>
                            <w:tabs>
                              <w:tab w:val="num" w:pos="360"/>
                              <w:tab w:val="num" w:pos="720"/>
                            </w:tabs>
                            <w:autoSpaceDE w:val="0"/>
                            <w:autoSpaceDN w:val="0"/>
                            <w:adjustRightInd w:val="0"/>
                            <w:spacing w:after="0"/>
                            <w:ind w:left="360" w:hanging="240"/>
                          </w:pPr>
                        </w:pPrChange>
                      </w:pPr>
                      <w:ins w:id="143" w:author="Matthew Kay" w:date="2016-01-07T23:20:00Z">
                        <w:del w:id="144" w:author="Matthew Kay" w:date="2016-01-07T23:19:00Z">
                          <w:r w:rsidRPr="00FC5930" w:rsidDel="00FC5930">
                            <w:rPr>
                              <w:rStyle w:val="Hyperlink"/>
                              <w:rFonts w:ascii="TimesNewRomanPSMT" w:hAnsi="TimesNewRomanPSMT" w:cs="TimesNewRomanPSMT"/>
                              <w:sz w:val="16"/>
                              <w:szCs w:val="16"/>
                            </w:rPr>
                            <w:delText>Open Access: The author(s) wish to pay for the work to be open access. The additional fee must be paid to ACM.</w:delText>
                          </w:r>
                        </w:del>
                      </w:ins>
                    </w:p>
                    <w:p w14:paraId="1EBA2BAB" w14:textId="3E80FAB2" w:rsidR="00687E40" w:rsidRPr="00FC5930" w:rsidDel="00FC5930" w:rsidRDefault="00687E40">
                      <w:pPr>
                        <w:suppressAutoHyphens/>
                        <w:autoSpaceDE w:val="0"/>
                        <w:autoSpaceDN w:val="0"/>
                        <w:adjustRightInd w:val="0"/>
                        <w:spacing w:after="0"/>
                        <w:rPr>
                          <w:ins w:id="145" w:author="Matthew Kay" w:date="2016-01-07T23:20:00Z"/>
                          <w:del w:id="146" w:author="Matthew Kay" w:date="2016-01-07T23:19:00Z"/>
                          <w:rStyle w:val="Hyperlink"/>
                          <w:rFonts w:ascii="TimesNewRomanPSMT" w:hAnsi="TimesNewRomanPSMT" w:cs="TimesNewRomanPSMT"/>
                          <w:sz w:val="16"/>
                          <w:szCs w:val="16"/>
                        </w:rPr>
                        <w:pPrChange w:id="147" w:author="Matthew Kay" w:date="2016-01-07T23:19:00Z">
                          <w:pPr>
                            <w:autoSpaceDE w:val="0"/>
                            <w:autoSpaceDN w:val="0"/>
                            <w:adjustRightInd w:val="0"/>
                            <w:spacing w:after="0"/>
                          </w:pPr>
                        </w:pPrChange>
                      </w:pPr>
                      <w:ins w:id="148" w:author="Matthew Kay" w:date="2016-01-07T23:20:00Z">
                        <w:del w:id="149" w:author="Matthew Kay" w:date="2016-01-07T23:19:00Z">
                          <w:r w:rsidRPr="00FC5930" w:rsidDel="00FC5930">
                            <w:rPr>
                              <w:rStyle w:val="Hyperlink"/>
                              <w:rFonts w:ascii="TimesNewRomanPSMT" w:hAnsi="TimesNewRomanPSMT" w:cs="TimesNewRomanPSMT"/>
                              <w:sz w:val="16"/>
                              <w:szCs w:val="16"/>
                            </w:rPr>
                            <w:delText>This text field is large enough to hold the appropriate release statement assuming it is single-spaced in Times New Roman 8-point font. Please do not change or modify the size of this text box.</w:delText>
                          </w:r>
                        </w:del>
                      </w:ins>
                    </w:p>
                    <w:p w14:paraId="672A0327" w14:textId="121EFA1F" w:rsidR="00687E40" w:rsidRPr="00D3324C" w:rsidRDefault="00687E40">
                      <w:pPr>
                        <w:pStyle w:val="Copyright"/>
                        <w:suppressAutoHyphens/>
                        <w:rPr>
                          <w:szCs w:val="16"/>
                        </w:rPr>
                        <w:pPrChange w:id="150" w:author="Matthew Kay" w:date="2016-01-07T23:19:00Z">
                          <w:pPr>
                            <w:pStyle w:val="Copyright"/>
                          </w:pPr>
                        </w:pPrChange>
                      </w:pPr>
                      <w:ins w:id="151" w:author="Matthew Kay" w:date="2016-01-07T23:20:00Z">
                        <w:del w:id="152" w:author="Matthew Kay" w:date="2016-01-07T23:19:00Z">
                          <w:r w:rsidRPr="00FC5930" w:rsidDel="00FC5930">
                            <w:rPr>
                              <w:rStyle w:val="Hyperlink"/>
                              <w:sz w:val="16"/>
                              <w:szCs w:val="16"/>
                            </w:rPr>
                            <w:delText>Each submission will be assigned a DOI string to be included here.</w:delText>
                          </w:r>
                        </w:del>
                        <w:r>
                          <w:rPr>
                            <w:rFonts w:ascii="TimesNewRomanPSMT" w:hAnsi="TimesNewRomanPSMT" w:cs="TimesNewRomanPSMT"/>
                            <w:szCs w:val="16"/>
                          </w:rPr>
                          <w:fldChar w:fldCharType="end"/>
                        </w:r>
                      </w:ins>
                    </w:p>
                  </w:txbxContent>
                </v:textbox>
                <w10:wrap type="square" anchorx="margin" anchory="margin"/>
                <w10:anchorlock/>
              </v:shape>
            </w:pict>
          </mc:Fallback>
        </mc:AlternateContent>
      </w:r>
      <w:r w:rsidR="006B3F1F">
        <w:t>ABSTRACT</w:t>
      </w:r>
    </w:p>
    <w:p w14:paraId="2081E03D" w14:textId="44B0A71E"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 core tradition of HCI lies in the experimental evaluation of the effects of techniques and interfaces</w:t>
      </w:r>
      <w:r w:rsidR="00201ABD">
        <w:t xml:space="preserve"> to determine if they are useful for achieving their purpose</w:t>
      </w:r>
      <w:r>
        <w:t>.</w:t>
      </w:r>
      <w:ins w:id="153" w:author="Matthew Kay" w:date="2016-01-06T23:39:00Z">
        <w:r w:rsidR="00D2511E">
          <w:t xml:space="preserve"> </w:t>
        </w:r>
      </w:ins>
      <w:ins w:id="154" w:author="Matthew Kay" w:date="2016-01-06T23:43:00Z">
        <w:r w:rsidR="00D2511E">
          <w:t>However, our i</w:t>
        </w:r>
      </w:ins>
      <w:ins w:id="155" w:author="Matthew Kay" w:date="2016-01-06T23:39:00Z">
        <w:r w:rsidR="00D2511E">
          <w:t xml:space="preserve">ndividual analyses tend to stand alone, and </w:t>
        </w:r>
        <w:r w:rsidR="00F22328">
          <w:t>study results</w:t>
        </w:r>
        <w:r w:rsidR="00D2511E">
          <w:t xml:space="preserve"> </w:t>
        </w:r>
      </w:ins>
      <w:ins w:id="156" w:author="Matthew Kay" w:date="2016-01-06T23:50:00Z">
        <w:r w:rsidR="00F22328">
          <w:t xml:space="preserve">rarely </w:t>
        </w:r>
      </w:ins>
      <w:ins w:id="157" w:author="Matthew Kay" w:date="2016-01-06T23:39:00Z">
        <w:r w:rsidR="00D2511E">
          <w:t xml:space="preserve">accrue </w:t>
        </w:r>
        <w:r w:rsidR="00F22328">
          <w:t>in</w:t>
        </w:r>
        <w:r w:rsidR="00D2511E">
          <w:t xml:space="preserve"> more precise estimates via meta-analysis</w:t>
        </w:r>
      </w:ins>
      <w:del w:id="158" w:author="Matthew Kay" w:date="2016-01-06T23:38:00Z">
        <w:r w:rsidDel="00D2511E">
          <w:delText xml:space="preserve"> </w:delText>
        </w:r>
        <w:r w:rsidR="005B118E" w:rsidDel="00D2511E">
          <w:delText>A</w:delText>
        </w:r>
        <w:r w:rsidR="007D23A2" w:rsidDel="00D2511E">
          <w:delText xml:space="preserve">s a community we are </w:delText>
        </w:r>
        <w:r w:rsidDel="00D2511E">
          <w:delText xml:space="preserve">inconsistent </w:delText>
        </w:r>
        <w:r w:rsidR="007D23A2" w:rsidDel="00D2511E">
          <w:delText xml:space="preserve">in </w:delText>
        </w:r>
        <w:r w:rsidDel="00D2511E">
          <w:delText>publi</w:delText>
        </w:r>
        <w:r w:rsidR="007D23A2" w:rsidDel="00D2511E">
          <w:delText>shing</w:delText>
        </w:r>
        <w:r w:rsidDel="00D2511E">
          <w:delText xml:space="preserve"> replication studies or statistical meta-analyses that more robustly demonstrate studied effects</w:delText>
        </w:r>
      </w:del>
      <w:ins w:id="159" w:author="Matthew Kay" w:date="2016-01-06T23:39:00Z">
        <w:r w:rsidR="00D2511E">
          <w:t>:</w:t>
        </w:r>
      </w:ins>
      <w:ins w:id="160" w:author="Greg Nelson" w:date="2016-01-06T22:09:00Z">
        <w:del w:id="161" w:author="Matthew Kay" w:date="2016-01-06T23:39:00Z">
          <w:r w:rsidR="00EC2391" w:rsidDel="00D2511E">
            <w:delText>;</w:delText>
          </w:r>
        </w:del>
        <w:r w:rsidR="00EC2391">
          <w:t xml:space="preserve"> </w:t>
        </w:r>
      </w:ins>
      <w:ins w:id="162" w:author="Matthew Kay" w:date="2016-01-06T23:44:00Z">
        <w:r w:rsidR="00D2511E">
          <w:t>in a</w:t>
        </w:r>
      </w:ins>
      <w:ins w:id="163" w:author="Greg Nelson" w:date="2016-01-06T22:31:00Z">
        <w:del w:id="164" w:author="Matthew Kay" w:date="2016-01-06T23:44:00Z">
          <w:r w:rsidR="00C63669" w:rsidDel="00D2511E">
            <w:delText>our</w:delText>
          </w:r>
        </w:del>
        <w:r w:rsidR="00C63669">
          <w:t xml:space="preserve"> literature search</w:t>
        </w:r>
      </w:ins>
      <w:ins w:id="165" w:author="Matthew Kay" w:date="2016-01-06T23:44:00Z">
        <w:r w:rsidR="00F22328">
          <w:t>,</w:t>
        </w:r>
        <w:r w:rsidR="00D2511E">
          <w:t xml:space="preserve"> we</w:t>
        </w:r>
      </w:ins>
      <w:ins w:id="166" w:author="Greg Nelson" w:date="2016-01-06T22:09:00Z">
        <w:r w:rsidR="00EC2391">
          <w:t xml:space="preserve"> found </w:t>
        </w:r>
      </w:ins>
      <w:ins w:id="167" w:author="Matthew Kay" w:date="2016-01-06T23:44:00Z">
        <w:r w:rsidR="00D2511E">
          <w:t xml:space="preserve">only </w:t>
        </w:r>
      </w:ins>
      <w:ins w:id="168" w:author="Greg Nelson" w:date="2016-01-06T22:09:00Z">
        <w:r w:rsidR="00EC2391">
          <w:t>56 meta-analyses in HCI in the ACM Digital Library</w:t>
        </w:r>
      </w:ins>
      <w:ins w:id="169" w:author="Matthew Kay" w:date="2016-01-06T23:36:00Z">
        <w:r w:rsidR="00D2511E">
          <w:t>, 3 of which were published at CHI</w:t>
        </w:r>
      </w:ins>
      <w:ins w:id="170" w:author="Matthew Kay" w:date="2016-01-06T23:39:00Z">
        <w:r w:rsidR="00D2511E">
          <w:t xml:space="preserve"> (often </w:t>
        </w:r>
      </w:ins>
      <w:ins w:id="171" w:author="Matthew Kay" w:date="2016-01-06T23:51:00Z">
        <w:r w:rsidR="00F22328">
          <w:t xml:space="preserve">called </w:t>
        </w:r>
      </w:ins>
      <w:ins w:id="172" w:author="Matthew Kay" w:date="2016-01-06T23:39:00Z">
        <w:r w:rsidR="00D2511E">
          <w:t>the top HCI venue)</w:t>
        </w:r>
      </w:ins>
      <w:del w:id="173" w:author="Matthew Kay" w:date="2016-01-06T23:40:00Z">
        <w:r w:rsidDel="00D2511E">
          <w:delText xml:space="preserve">. </w:delText>
        </w:r>
      </w:del>
      <w:del w:id="174" w:author="Matthew Kay" w:date="2016-01-06T23:39:00Z">
        <w:r w:rsidR="007D23A2" w:rsidDel="00D2511E">
          <w:delText>I</w:delText>
        </w:r>
        <w:r w:rsidDel="00D2511E">
          <w:delText>ndividual analyses tend to stand alone</w:delText>
        </w:r>
        <w:r w:rsidR="0046080D" w:rsidDel="00D2511E">
          <w:delText>,</w:delText>
        </w:r>
        <w:r w:rsidDel="00D2511E">
          <w:delText xml:space="preserve"> and the quantitative knowledge from those studies does not accrue </w:delText>
        </w:r>
        <w:r w:rsidR="00593534" w:rsidDel="00D2511E">
          <w:delText>to more precise estimates via</w:delText>
        </w:r>
        <w:r w:rsidDel="00D2511E">
          <w:delText xml:space="preserve"> meta-analysis</w:delText>
        </w:r>
      </w:del>
      <w:r>
        <w:t xml:space="preserve">. </w:t>
      </w:r>
      <w:ins w:id="175" w:author="Matthew Kay" w:date="2016-01-06T23:40:00Z">
        <w:r w:rsidR="00D2511E">
          <w:t xml:space="preserve">Yet meta-analysis is the gold standard for demonstrating robust quantitative </w:t>
        </w:r>
      </w:ins>
      <w:ins w:id="176" w:author="Matthew Kay" w:date="2016-01-06T23:41:00Z">
        <w:r w:rsidR="00D2511E">
          <w:t>knowledge</w:t>
        </w:r>
      </w:ins>
      <w:ins w:id="177" w:author="Matthew Kay" w:date="2016-01-06T23:40:00Z">
        <w:r w:rsidR="00D2511E">
          <w:t xml:space="preserve">. </w:t>
        </w:r>
      </w:ins>
      <w:r>
        <w:t>We treat this as a user-centered design problem</w:t>
      </w:r>
      <w:r w:rsidR="00EB5AA2">
        <w:t>:</w:t>
      </w:r>
      <w:r>
        <w:t xml:space="preserve"> the failure to accrue quantitative knowledge </w:t>
      </w:r>
      <w:r w:rsidR="00EB5AA2">
        <w:t xml:space="preserve">is </w:t>
      </w:r>
      <w:r>
        <w:t xml:space="preserve">not the users’ (i.e. researchers’) failure, but a failure to consider those users’ needs </w:t>
      </w:r>
      <w:del w:id="178" w:author="Matthew Kay" w:date="2016-01-06T23:52:00Z">
        <w:r w:rsidDel="00F22328">
          <w:delText xml:space="preserve">when </w:delText>
        </w:r>
      </w:del>
      <w:ins w:id="179" w:author="Matthew Kay" w:date="2016-01-06T23:52:00Z">
        <w:r w:rsidR="00046321">
          <w:t>when</w:t>
        </w:r>
        <w:r w:rsidR="00F22328">
          <w:t xml:space="preserve"> </w:t>
        </w:r>
      </w:ins>
      <w:r>
        <w:t xml:space="preserve">designing statistical practice. </w:t>
      </w:r>
      <w:del w:id="180" w:author="Matthew Kay" w:date="2016-01-06T23:45:00Z">
        <w:r w:rsidDel="00D2511E">
          <w:delText>We u</w:delText>
        </w:r>
      </w:del>
      <w:ins w:id="181" w:author="Matthew Kay" w:date="2016-01-06T23:45:00Z">
        <w:r w:rsidR="00D2511E">
          <w:t>U</w:t>
        </w:r>
      </w:ins>
      <w:r>
        <w:t>s</w:t>
      </w:r>
      <w:ins w:id="182" w:author="Matthew Kay" w:date="2016-01-06T23:45:00Z">
        <w:r w:rsidR="00D2511E">
          <w:t>ing</w:t>
        </w:r>
      </w:ins>
      <w:del w:id="183" w:author="Matthew Kay" w:date="2016-01-06T23:45:00Z">
        <w:r w:rsidDel="00D2511E">
          <w:delText>e</w:delText>
        </w:r>
      </w:del>
      <w:r>
        <w:t xml:space="preserve"> simulation</w:t>
      </w:r>
      <w:ins w:id="184" w:author="Matthew Kay" w:date="2016-01-06T23:45:00Z">
        <w:r w:rsidR="00D2511E">
          <w:t>, we</w:t>
        </w:r>
      </w:ins>
      <w:del w:id="185" w:author="Matthew Kay" w:date="2016-01-06T23:45:00Z">
        <w:r w:rsidDel="00D2511E">
          <w:delText>s</w:delText>
        </w:r>
      </w:del>
      <w:r>
        <w:t xml:space="preserve"> </w:t>
      </w:r>
      <w:del w:id="186" w:author="Greg Nelson" w:date="2016-01-07T12:39:00Z">
        <w:r w:rsidDel="001C570F">
          <w:delText xml:space="preserve">to </w:delText>
        </w:r>
      </w:del>
      <w:r>
        <w:t>compare hypothetical publication worlds following existing frequentist</w:t>
      </w:r>
      <w:r w:rsidR="00593534">
        <w:t xml:space="preserve"> </w:t>
      </w:r>
      <w:r>
        <w:t xml:space="preserve">against Bayesian practice. We show that Bayesian analysis </w:t>
      </w:r>
      <w:del w:id="187" w:author="Matthew Kay" w:date="2016-01-06T23:53:00Z">
        <w:r w:rsidDel="00F22328">
          <w:delText xml:space="preserve">allows us to estimate </w:delText>
        </w:r>
      </w:del>
      <w:ins w:id="188" w:author="Matthew Kay" w:date="2016-01-06T23:53:00Z">
        <w:r w:rsidR="00F22328">
          <w:t xml:space="preserve">yields </w:t>
        </w:r>
      </w:ins>
      <w:r>
        <w:t>more precise effects with each new study</w:t>
      </w:r>
      <w:r w:rsidR="005B118E">
        <w:t xml:space="preserve">, </w:t>
      </w:r>
      <w:del w:id="189" w:author="Matthew Kay" w:date="2016-01-06T23:41:00Z">
        <w:r w:rsidR="005B118E" w:rsidDel="00D2511E">
          <w:delText xml:space="preserve">which </w:delText>
        </w:r>
      </w:del>
      <w:del w:id="190" w:author="Eric Hekler" w:date="2016-01-06T12:37:00Z">
        <w:r w:rsidR="005B118E" w:rsidDel="00842AC9">
          <w:delText xml:space="preserve">supports </w:delText>
        </w:r>
      </w:del>
      <w:ins w:id="191" w:author="Eric Hekler" w:date="2016-01-06T12:37:00Z">
        <w:r w:rsidR="00842AC9">
          <w:t>facilitat</w:t>
        </w:r>
      </w:ins>
      <w:ins w:id="192" w:author="Matthew Kay" w:date="2016-01-06T23:41:00Z">
        <w:r w:rsidR="00D2511E">
          <w:t>ing</w:t>
        </w:r>
      </w:ins>
      <w:ins w:id="193" w:author="Eric Hekler" w:date="2016-01-06T12:37:00Z">
        <w:del w:id="194" w:author="Matthew Kay" w:date="2016-01-06T23:41:00Z">
          <w:r w:rsidR="00842AC9" w:rsidDel="00D2511E">
            <w:delText>es</w:delText>
          </w:r>
        </w:del>
        <w:r w:rsidR="00842AC9">
          <w:t xml:space="preserve"> </w:t>
        </w:r>
      </w:ins>
      <w:r w:rsidR="005B118E">
        <w:t xml:space="preserve">knowledge </w:t>
      </w:r>
      <w:r>
        <w:t>accru</w:t>
      </w:r>
      <w:r w:rsidR="005B118E">
        <w:t>al</w:t>
      </w:r>
      <w:r>
        <w:t xml:space="preserve"> without traditional meta-analyses</w:t>
      </w:r>
      <w:r w:rsidR="005B118E">
        <w:t xml:space="preserve">. </w:t>
      </w:r>
      <w:r w:rsidR="00593534">
        <w:t>B</w:t>
      </w:r>
      <w:r w:rsidR="005B118E">
        <w:t xml:space="preserve">ayesian practices </w:t>
      </w:r>
      <w:r w:rsidR="00593534">
        <w:t xml:space="preserve">also </w:t>
      </w:r>
      <w:r w:rsidR="005B118E">
        <w:t xml:space="preserve">allow </w:t>
      </w:r>
      <w:r w:rsidR="007D23A2">
        <w:t>more principled conclusions from small-</w:t>
      </w:r>
      <w:r w:rsidR="007D23A2">
        <w:rPr>
          <w:i/>
        </w:rPr>
        <w:t>n</w:t>
      </w:r>
      <w:r w:rsidR="007D23A2">
        <w:t xml:space="preserve"> studies of novel techniques</w:t>
      </w:r>
      <w:r w:rsidR="0046080D">
        <w:t>.</w:t>
      </w:r>
      <w:r w:rsidR="005B118E">
        <w:t xml:space="preserve"> </w:t>
      </w:r>
      <w:r w:rsidR="00593534">
        <w:t>T</w:t>
      </w:r>
      <w:r w:rsidR="005B118E">
        <w:t xml:space="preserve">hese advantages make Bayesian practices </w:t>
      </w:r>
      <w:del w:id="195" w:author="Greg Nelson" w:date="2016-01-06T13:50:00Z">
        <w:r w:rsidR="005B118E" w:rsidDel="00C012B5">
          <w:delText xml:space="preserve">a </w:delText>
        </w:r>
      </w:del>
      <w:ins w:id="196" w:author="Eric Hekler" w:date="2016-01-06T12:37:00Z">
        <w:r w:rsidR="00842AC9">
          <w:t xml:space="preserve">a </w:t>
        </w:r>
      </w:ins>
      <w:ins w:id="197" w:author="Eric Hekler" w:date="2016-01-06T12:38:00Z">
        <w:r w:rsidR="00842AC9">
          <w:t>likely</w:t>
        </w:r>
      </w:ins>
      <w:ins w:id="198" w:author="Eric Hekler" w:date="2016-01-06T12:37:00Z">
        <w:r w:rsidR="00842AC9">
          <w:t xml:space="preserve"> </w:t>
        </w:r>
      </w:ins>
      <w:r w:rsidR="005B118E">
        <w:t>better fit for th</w:t>
      </w:r>
      <w:r>
        <w:t xml:space="preserve">e </w:t>
      </w:r>
      <w:r w:rsidR="007D23A2">
        <w:t xml:space="preserve">culture and </w:t>
      </w:r>
      <w:r>
        <w:t>incentives of the field</w:t>
      </w:r>
      <w:r w:rsidR="00593534">
        <w:t xml:space="preserve">. </w:t>
      </w:r>
      <w:r>
        <w:t xml:space="preserve">Instead of admonishing </w:t>
      </w:r>
      <w:r w:rsidR="00593534">
        <w:t>ourselves</w:t>
      </w:r>
      <w:r>
        <w:t xml:space="preserve"> to spend resources </w:t>
      </w:r>
      <w:del w:id="199" w:author="Greg Nelson" w:date="2016-01-06T22:43:00Z">
        <w:r w:rsidDel="00B702F9">
          <w:delText xml:space="preserve">running </w:delText>
        </w:r>
      </w:del>
      <w:ins w:id="200" w:author="Greg Nelson" w:date="2016-01-06T22:43:00Z">
        <w:r w:rsidR="00B702F9">
          <w:t xml:space="preserve">on </w:t>
        </w:r>
      </w:ins>
      <w:r>
        <w:t xml:space="preserve">larger studies, we propose </w:t>
      </w:r>
      <w:r w:rsidR="0046080D">
        <w:t>using</w:t>
      </w:r>
      <w:r>
        <w:t xml:space="preserve"> tools t</w:t>
      </w:r>
      <w:r w:rsidR="0046080D">
        <w:t>hat</w:t>
      </w:r>
      <w:r>
        <w:t xml:space="preserve"> more appropriately analyze small studies</w:t>
      </w:r>
      <w:r w:rsidR="00201ABD">
        <w:t xml:space="preserve"> </w:t>
      </w:r>
      <w:r w:rsidR="00593534">
        <w:t xml:space="preserve">and </w:t>
      </w:r>
      <w:r w:rsidR="0046080D">
        <w:t xml:space="preserve">encourage </w:t>
      </w:r>
      <w:del w:id="201" w:author="Greg Nelson" w:date="2016-01-06T22:43:00Z">
        <w:r w:rsidR="00593534" w:rsidDel="00B702F9">
          <w:delText xml:space="preserve">effective </w:delText>
        </w:r>
      </w:del>
      <w:r w:rsidR="00593534">
        <w:t>knowledge accrual from one study to the next</w:t>
      </w:r>
      <w:del w:id="202" w:author="Eric Hekler" w:date="2016-01-06T12:38:00Z">
        <w:r w:rsidR="00593534" w:rsidDel="00842AC9">
          <w:delText xml:space="preserve"> without meta-analysis</w:delText>
        </w:r>
      </w:del>
      <w:r w:rsidR="00593534">
        <w:t>.</w:t>
      </w:r>
      <w:r w:rsidR="00201ABD">
        <w:t xml:space="preserve"> </w:t>
      </w:r>
      <w:ins w:id="203" w:author="Matthew Kay" w:date="2016-01-06T23:54:00Z">
        <w:r w:rsidR="00F22328">
          <w:t xml:space="preserve">We also believe </w:t>
        </w:r>
      </w:ins>
      <w:r>
        <w:t xml:space="preserve">Bayesian methods can be adopted from the bottom up without the need for </w:t>
      </w:r>
      <w:del w:id="204" w:author="Matthew Kay" w:date="2016-01-06T23:54:00Z">
        <w:r w:rsidDel="00F22328">
          <w:delText xml:space="preserve">top-down </w:delText>
        </w:r>
      </w:del>
      <w:ins w:id="205" w:author="Matthew Kay" w:date="2016-01-06T23:54:00Z">
        <w:r w:rsidR="00F22328">
          <w:t xml:space="preserve">new </w:t>
        </w:r>
      </w:ins>
      <w:r>
        <w:t>incentives for replication or meta-analysis</w:t>
      </w:r>
      <w:del w:id="206" w:author="Greg Nelson" w:date="2016-01-06T22:44:00Z">
        <w:r w:rsidR="00593534" w:rsidDel="00B702F9">
          <w:delText>, which suggests</w:delText>
        </w:r>
        <w:r w:rsidDel="00B702F9">
          <w:delText xml:space="preserve"> t</w:delText>
        </w:r>
      </w:del>
      <w:ins w:id="207" w:author="Greg Nelson" w:date="2016-01-06T22:44:00Z">
        <w:r w:rsidR="00B702F9">
          <w:t>. T</w:t>
        </w:r>
      </w:ins>
      <w:r>
        <w:t xml:space="preserve">hese techniques </w:t>
      </w:r>
      <w:del w:id="208" w:author="Greg Nelson" w:date="2016-01-06T22:44:00Z">
        <w:r w:rsidR="00593534" w:rsidDel="00B702F9">
          <w:delText xml:space="preserve">are </w:delText>
        </w:r>
      </w:del>
      <w:ins w:id="209" w:author="Greg Nelson" w:date="2016-01-06T22:44:00Z">
        <w:del w:id="210" w:author="Matthew Kay" w:date="2016-01-06T23:47:00Z">
          <w:r w:rsidR="00B702F9" w:rsidDel="001D440A">
            <w:delText>may be</w:delText>
          </w:r>
        </w:del>
      </w:ins>
      <w:ins w:id="211" w:author="Matthew Kay" w:date="2016-01-06T23:47:00Z">
        <w:r w:rsidR="001D440A">
          <w:t>offer the potential for</w:t>
        </w:r>
      </w:ins>
      <w:ins w:id="212" w:author="Greg Nelson" w:date="2016-01-06T22:44:00Z">
        <w:r w:rsidR="00B702F9">
          <w:t xml:space="preserve"> </w:t>
        </w:r>
      </w:ins>
      <w:r>
        <w:t>a more user- (i.e. researcher-) centered approach to statistical analysis</w:t>
      </w:r>
      <w:ins w:id="213" w:author="Greg Nelson" w:date="2016-01-06T22:45:00Z">
        <w:r w:rsidR="00B702F9">
          <w:t xml:space="preserve"> </w:t>
        </w:r>
      </w:ins>
      <w:ins w:id="214" w:author="Matthew Kay" w:date="2016-01-06T23:47:00Z">
        <w:r w:rsidR="001D440A">
          <w:t>in</w:t>
        </w:r>
      </w:ins>
      <w:ins w:id="215" w:author="Greg Nelson" w:date="2016-01-06T22:45:00Z">
        <w:del w:id="216" w:author="Matthew Kay" w:date="2016-01-06T23:47:00Z">
          <w:r w:rsidR="00B702F9" w:rsidDel="001D440A">
            <w:delText>for</w:delText>
          </w:r>
        </w:del>
        <w:r w:rsidR="00B702F9">
          <w:t xml:space="preserve"> HCI</w:t>
        </w:r>
      </w:ins>
      <w:r>
        <w:t>.</w:t>
      </w:r>
    </w:p>
    <w:p w14:paraId="5C1C542F" w14:textId="77777777" w:rsidR="006B3F1F" w:rsidRDefault="006B3F1F">
      <w:pPr>
        <w:pStyle w:val="Heading2"/>
      </w:pPr>
      <w:r>
        <w:t>Author Keywords</w:t>
      </w:r>
    </w:p>
    <w:p w14:paraId="45D67D12" w14:textId="6F251A39" w:rsidR="006B3F1F" w:rsidRDefault="002060AF" w:rsidP="00D3324C">
      <w:commentRangeStart w:id="217"/>
      <w:r>
        <w:t>Replication</w:t>
      </w:r>
      <w:commentRangeEnd w:id="217"/>
      <w:r w:rsidR="0013374C">
        <w:rPr>
          <w:rStyle w:val="CommentReference"/>
        </w:rPr>
        <w:commentReference w:id="217"/>
      </w:r>
      <w:r>
        <w:t>; meta-analysis; Bayesian statistics; small studies</w:t>
      </w:r>
      <w:ins w:id="218" w:author="Matthew Kay" w:date="2015-12-27T13:54:00Z">
        <w:r w:rsidR="00466059">
          <w:t>; effect size; estimation.</w:t>
        </w:r>
      </w:ins>
      <w:del w:id="219" w:author="Matthew Kay" w:date="2015-12-27T13:54:00Z">
        <w:r w:rsidR="00A72455" w:rsidRPr="00A72455" w:rsidDel="00466059">
          <w:delText xml:space="preserve">. </w:delText>
        </w:r>
      </w:del>
    </w:p>
    <w:p w14:paraId="36F51FF6" w14:textId="77777777" w:rsidR="00D3324C" w:rsidRDefault="00D3324C" w:rsidP="00D3324C">
      <w:pPr>
        <w:pStyle w:val="Heading2"/>
        <w:spacing w:before="0"/>
      </w:pPr>
      <w:r>
        <w:lastRenderedPageBreak/>
        <w:t>ACM Classification Keywords</w:t>
      </w:r>
    </w:p>
    <w:p w14:paraId="1D625EB8" w14:textId="6F492D00" w:rsidR="006B3F1F" w:rsidRDefault="00D3324C" w:rsidP="00D3324C">
      <w:r w:rsidRPr="00137B62">
        <w:t>H.5.m. Information interfaces and presenta</w:t>
      </w:r>
      <w:r w:rsidR="0017799B" w:rsidRPr="00137B62">
        <w:t>tion (e.g., HCI): Miscellaneous;</w:t>
      </w:r>
      <w:r w:rsidR="00A72455" w:rsidRPr="00137B62">
        <w:t xml:space="preserve"> </w:t>
      </w:r>
    </w:p>
    <w:p w14:paraId="75F2236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Introduction</w:t>
      </w:r>
    </w:p>
    <w:p w14:paraId="4AD62CAF" w14:textId="2378E8C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 core focus of the </w:t>
      </w:r>
      <w:del w:id="220" w:author="Matthew Kay" w:date="2016-01-04T17:27:00Z">
        <w:r w:rsidDel="00EC0AB7">
          <w:delText>C</w:delText>
        </w:r>
      </w:del>
      <w:r>
        <w:t>H</w:t>
      </w:r>
      <w:ins w:id="221" w:author="Matthew Kay" w:date="2016-01-04T17:27:00Z">
        <w:r w:rsidR="00EC0AB7">
          <w:t>C</w:t>
        </w:r>
      </w:ins>
      <w:r>
        <w:t>I community is on the development of novel ideas and technology artifacts. The focus on novelty is valuable</w:t>
      </w:r>
      <w:ins w:id="222" w:author="Matthew Kay" w:date="2015-12-27T13:40:00Z">
        <w:r w:rsidR="003D67E6">
          <w:t>:</w:t>
        </w:r>
      </w:ins>
      <w:del w:id="223" w:author="Matthew Kay" w:date="2015-12-27T13:40:00Z">
        <w:r w:rsidDel="003D67E6">
          <w:delText xml:space="preserve"> as</w:delText>
        </w:r>
      </w:del>
      <w:r>
        <w:t xml:space="preserve"> it establishes a tradition that challenges assumptions about the design of technical systems and often results in insights that translate into more useful, usable, and enjoyable technologies. We</w:t>
      </w:r>
      <w:r w:rsidR="00DA4383">
        <w:t xml:space="preserve">, as a community, also </w:t>
      </w:r>
      <w:r>
        <w:t>value accurately understanding and precisely characterizing the effects of technology</w:t>
      </w:r>
      <w:r w:rsidR="00DA4383">
        <w:t>, which can be at odds with the first goal. O</w:t>
      </w:r>
      <w:r>
        <w:t>ur community has limited resources to meet th</w:t>
      </w:r>
      <w:ins w:id="224" w:author="Greg Nelson" w:date="2016-01-07T12:49:00Z">
        <w:r w:rsidR="00605AF8">
          <w:t>is</w:t>
        </w:r>
      </w:ins>
      <w:del w:id="225" w:author="Greg Nelson" w:date="2016-01-07T12:49:00Z">
        <w:r w:rsidDel="00605AF8">
          <w:delText>e</w:delText>
        </w:r>
      </w:del>
      <w:r w:rsidR="00201ABD">
        <w:t xml:space="preserve"> latter</w:t>
      </w:r>
      <w:r>
        <w:t xml:space="preserve"> goa</w:t>
      </w:r>
      <w:r w:rsidR="00DA4383">
        <w:t xml:space="preserve">l as we have </w:t>
      </w:r>
      <w:r>
        <w:t>historically devote</w:t>
      </w:r>
      <w:r w:rsidR="00DA4383">
        <w:t>d</w:t>
      </w:r>
      <w:r>
        <w:t xml:space="preserve"> more resources towards novelty and innovation </w:t>
      </w:r>
      <w:r w:rsidR="00DA4383">
        <w:t xml:space="preserve">over </w:t>
      </w:r>
      <w:r w:rsidR="00201ABD">
        <w:t>accurate and precise estimates of the utility of our systems</w:t>
      </w:r>
      <w:r>
        <w:t xml:space="preserve">. </w:t>
      </w:r>
    </w:p>
    <w:p w14:paraId="339A20FD" w14:textId="635D0280" w:rsidR="0002541C" w:rsidRDefault="00DA4383"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Greater</w:t>
      </w:r>
      <w:r w:rsidR="0002541C">
        <w:t xml:space="preserve"> </w:t>
      </w:r>
      <w:r w:rsidR="00201ABD">
        <w:t xml:space="preserve">emphasis on novelty </w:t>
      </w:r>
      <w:r w:rsidR="0002541C">
        <w:t xml:space="preserve">has led to concerns about the </w:t>
      </w:r>
      <w:r w:rsidR="0060660C">
        <w:t xml:space="preserve">reliability </w:t>
      </w:r>
      <w:r w:rsidR="0002541C">
        <w:t xml:space="preserve">of knowledge accrued in our field. </w:t>
      </w:r>
      <w:r>
        <w:t>To support quantitative knowledge accrual, we have adopted particular statistical tools</w:t>
      </w:r>
      <w:r w:rsidR="0046080D">
        <w:t xml:space="preserve">, </w:t>
      </w:r>
      <w:r>
        <w:t>such as frequentist null hypothesis significan</w:t>
      </w:r>
      <w:ins w:id="226" w:author="Matthew Kay" w:date="2016-01-08T12:14:00Z">
        <w:r w:rsidR="001E1F38">
          <w:t>ce</w:t>
        </w:r>
      </w:ins>
      <w:del w:id="227" w:author="Matthew Kay" w:date="2016-01-08T12:14:00Z">
        <w:r w:rsidDel="001E1F38">
          <w:delText>t</w:delText>
        </w:r>
      </w:del>
      <w:r>
        <w:t xml:space="preserve"> testing</w:t>
      </w:r>
      <w:r w:rsidR="003230AF">
        <w:rPr>
          <w:rStyle w:val="FootnoteReference"/>
        </w:rPr>
        <w:footnoteReference w:id="1"/>
      </w:r>
      <w:r w:rsidR="0046080D">
        <w:t xml:space="preserve">, </w:t>
      </w:r>
      <w:r>
        <w:t xml:space="preserve">and quantitative standards, such as </w:t>
      </w:r>
      <w:r>
        <w:rPr>
          <w:i/>
        </w:rPr>
        <w:t>p</w:t>
      </w:r>
      <w:r>
        <w:t xml:space="preserve"> &lt; .05, that define what constitutes sufficient evidence for researchers to support their claims. </w:t>
      </w:r>
      <w:r w:rsidR="0002541C">
        <w:t>It is well known in the statistics community that results from individual studies</w:t>
      </w:r>
      <w:r w:rsidR="0060660C">
        <w:t>—</w:t>
      </w:r>
      <w:r w:rsidR="0002541C">
        <w:t>especially with the small sample sizes typical in our community</w:t>
      </w:r>
      <w:r w:rsidR="0060660C">
        <w:t xml:space="preserve">—regularly </w:t>
      </w:r>
      <w:r w:rsidR="0002541C">
        <w:t xml:space="preserve">fail to reliably estimate true effects </w:t>
      </w:r>
      <w:r w:rsidR="00FA6C57">
        <w:fldChar w:fldCharType="begin" w:fldLock="1"/>
      </w:r>
      <w:r w:rsidR="0085577F">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"[17]", "plainTextFormattedCitation" : "[17]", "previouslyFormattedCitation" : "[16]" }, "properties" : { "noteIndex" : 0 }, "schema" : "https://github.com/citation-style-language/schema/raw/master/csl-citation.json" }</w:instrText>
      </w:r>
      <w:r w:rsidR="00FA6C57">
        <w:fldChar w:fldCharType="separate"/>
      </w:r>
      <w:r w:rsidR="0085577F" w:rsidRPr="0085577F">
        <w:rPr>
          <w:noProof/>
        </w:rPr>
        <w:t>[17]</w:t>
      </w:r>
      <w:r w:rsidR="00FA6C57">
        <w:fldChar w:fldCharType="end"/>
      </w:r>
      <w:r w:rsidR="0002541C">
        <w:t xml:space="preserve">. To gain more reliable estimates of effects, multiple studies </w:t>
      </w:r>
      <w:r w:rsidR="0060660C">
        <w:t xml:space="preserve">can </w:t>
      </w:r>
      <w:r w:rsidR="0002541C">
        <w:t>be aggregated using frequentist meta-analytic techniques</w:t>
      </w:r>
      <w:r w:rsidR="0060660C">
        <w:t xml:space="preserve">, which </w:t>
      </w:r>
      <w:r w:rsidR="0002541C">
        <w:t xml:space="preserve">combine the results from multiple papers to </w:t>
      </w:r>
      <w:r w:rsidR="0060660C">
        <w:t xml:space="preserve">obtain more precise </w:t>
      </w:r>
      <w:r>
        <w:t xml:space="preserve">effect size </w:t>
      </w:r>
      <w:r w:rsidR="0060660C">
        <w:t xml:space="preserve">estimates (e.g., the difference between two conditions). </w:t>
      </w:r>
      <w:r w:rsidR="0002541C">
        <w:t xml:space="preserve">However, our community rarely </w:t>
      </w:r>
      <w:r>
        <w:t xml:space="preserve">conducts meta-analyses. </w:t>
      </w:r>
      <w:r w:rsidR="0002541C">
        <w:t xml:space="preserve">Paralleling so-called </w:t>
      </w:r>
      <w:r w:rsidR="0002541C">
        <w:rPr>
          <w:i/>
        </w:rPr>
        <w:t>replication crises</w:t>
      </w:r>
      <w:r w:rsidR="0002541C">
        <w:t xml:space="preserve"> in psychology and medicine, movements such as </w:t>
      </w:r>
      <w:proofErr w:type="spellStart"/>
      <w:r w:rsidR="0002541C">
        <w:t>RepliCHI</w:t>
      </w:r>
      <w:proofErr w:type="spellEnd"/>
      <w:r w:rsidR="00152A80">
        <w:t xml:space="preserve"> </w:t>
      </w:r>
      <w:r w:rsidR="00152A80">
        <w:fldChar w:fldCharType="begin" w:fldLock="1"/>
      </w:r>
      <w:r w:rsidR="0085577F">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"[26]", "plainTextFormattedCitation" : "[26]", "previouslyFormattedCitation" : "[25]" }, "properties" : { "noteIndex" : 0 }, "schema" : "https://github.com/citation-style-language/schema/raw/master/csl-citation.json" }</w:instrText>
      </w:r>
      <w:r w:rsidR="00152A80">
        <w:fldChar w:fldCharType="separate"/>
      </w:r>
      <w:r w:rsidR="0085577F" w:rsidRPr="0085577F">
        <w:rPr>
          <w:noProof/>
        </w:rPr>
        <w:t>[26]</w:t>
      </w:r>
      <w:r w:rsidR="00152A80">
        <w:fldChar w:fldCharType="end"/>
      </w:r>
      <w:r w:rsidR="0002541C">
        <w:t xml:space="preserve"> have called for an increased focus on replication and meta-analysis to effectively accrue quantitative knowledge about the utility and generalizability </w:t>
      </w:r>
      <w:ins w:id="228" w:author="Eric Hekler" w:date="2016-01-06T12:41:00Z">
        <w:r w:rsidR="00842AC9">
          <w:t xml:space="preserve">of </w:t>
        </w:r>
      </w:ins>
      <w:r w:rsidR="00332E19">
        <w:t>our technologies</w:t>
      </w:r>
      <w:r w:rsidR="0002541C">
        <w:t>.</w:t>
      </w:r>
      <w:r w:rsidR="0060660C">
        <w:t xml:space="preserve"> </w:t>
      </w:r>
      <w:r w:rsidR="0002541C">
        <w:t xml:space="preserve">Others emphasize deeper changes to statistical practice, such as reducing the focus on </w:t>
      </w:r>
      <w:r w:rsidR="0002541C" w:rsidRPr="00137B62">
        <w:rPr>
          <w:i/>
        </w:rPr>
        <w:t>p</w:t>
      </w:r>
      <w:r w:rsidR="0002541C">
        <w:t xml:space="preserve">-values in favor of effect size estimates and confidence intervals (the </w:t>
      </w:r>
      <w:del w:id="229" w:author="Matthew Kay" w:date="2016-01-09T12:12:00Z">
        <w:r w:rsidR="0002541C" w:rsidRPr="00687E40" w:rsidDel="00687E40">
          <w:rPr>
            <w:i/>
            <w:rPrChange w:id="230" w:author="Matthew Kay" w:date="2016-01-09T12:12:00Z">
              <w:rPr/>
            </w:rPrChange>
          </w:rPr>
          <w:delText>"</w:delText>
        </w:r>
      </w:del>
      <w:r w:rsidR="0002541C" w:rsidRPr="00687E40">
        <w:rPr>
          <w:i/>
          <w:rPrChange w:id="231" w:author="Matthew Kay" w:date="2016-01-09T12:12:00Z">
            <w:rPr/>
          </w:rPrChange>
        </w:rPr>
        <w:t>New Statistics</w:t>
      </w:r>
      <w:del w:id="232" w:author="Matthew Kay" w:date="2016-01-09T12:12:00Z">
        <w:r w:rsidR="0002541C" w:rsidDel="00687E40">
          <w:delText>"</w:delText>
        </w:r>
      </w:del>
      <w:r w:rsidR="00D44708">
        <w:t xml:space="preserve"> </w:t>
      </w:r>
      <w:r w:rsidR="00D44708">
        <w:fldChar w:fldCharType="begin" w:fldLock="1"/>
      </w:r>
      <w:r w:rsidR="00B67D45">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"mendeley" : { "formattedCitation" : "[3]", "plainTextFormattedCitation" : "[3]", "previouslyFormattedCitation" : "[3]" }, "properties" : { "noteIndex" : 0 }, "schema" : "https://github.com/citation-style-language/schema/raw/master/csl-citation.json" }</w:instrText>
      </w:r>
      <w:r w:rsidR="00D44708">
        <w:fldChar w:fldCharType="separate"/>
      </w:r>
      <w:r w:rsidR="00B67D45" w:rsidRPr="00B67D45">
        <w:rPr>
          <w:noProof/>
        </w:rPr>
        <w:t>[3]</w:t>
      </w:r>
      <w:r w:rsidR="00D44708">
        <w:fldChar w:fldCharType="end"/>
      </w:r>
      <w:del w:id="233" w:author="Matthew Kay" w:date="2016-01-09T12:12:00Z">
        <w:r w:rsidR="0002541C" w:rsidDel="00687E40">
          <w:delText xml:space="preserve">; </w:delText>
        </w:r>
      </w:del>
      <w:del w:id="234" w:author="Matthew Kay" w:date="2016-01-09T12:10:00Z">
        <w:r w:rsidR="0002541C" w:rsidDel="00687E40">
          <w:delText>or at</w:delText>
        </w:r>
      </w:del>
      <w:del w:id="235" w:author="Matthew Kay" w:date="2016-01-09T12:12:00Z">
        <w:r w:rsidR="0002541C" w:rsidDel="00687E40">
          <w:delText xml:space="preserve"> </w:delText>
        </w:r>
      </w:del>
      <w:del w:id="236" w:author="Matthew Kay" w:date="2016-01-09T12:10:00Z">
        <w:r w:rsidR="0002541C" w:rsidDel="00687E40">
          <w:delText>C</w:delText>
        </w:r>
      </w:del>
      <w:del w:id="237" w:author="Matthew Kay" w:date="2016-01-09T12:12:00Z">
        <w:r w:rsidR="0002541C" w:rsidDel="00687E40">
          <w:delText>HI</w:delText>
        </w:r>
      </w:del>
      <w:ins w:id="238" w:author="Matthew Kay" w:date="2016-01-09T12:12:00Z">
        <w:r w:rsidR="00687E40">
          <w:t xml:space="preserve">; </w:t>
        </w:r>
      </w:ins>
      <w:ins w:id="239" w:author="Matthew Kay" w:date="2016-01-09T12:13:00Z">
        <w:r w:rsidR="00687E40">
          <w:t xml:space="preserve">or </w:t>
        </w:r>
      </w:ins>
      <w:ins w:id="240" w:author="Matthew Kay" w:date="2016-01-09T12:12:00Z">
        <w:r w:rsidR="00687E40">
          <w:t>in</w:t>
        </w:r>
      </w:ins>
      <w:ins w:id="241" w:author="Matthew Kay" w:date="2016-01-09T12:13:00Z">
        <w:r w:rsidR="00687E40">
          <w:t xml:space="preserve"> </w:t>
        </w:r>
      </w:ins>
      <w:ins w:id="242" w:author="Matthew Kay" w:date="2016-01-09T12:12:00Z">
        <w:r w:rsidR="00687E40">
          <w:t>HCI,</w:t>
        </w:r>
      </w:ins>
      <w:ins w:id="243" w:author="Matthew Kay" w:date="2016-01-09T12:13:00Z">
        <w:r w:rsidR="00687E40">
          <w:t xml:space="preserve"> </w:t>
        </w:r>
      </w:ins>
      <w:del w:id="244" w:author="Matthew Kay" w:date="2016-01-09T12:12:00Z">
        <w:r w:rsidR="0002541C" w:rsidDel="00687E40">
          <w:delText>,</w:delText>
        </w:r>
      </w:del>
      <w:del w:id="245" w:author="Matthew Kay" w:date="2016-01-09T12:13:00Z">
        <w:r w:rsidR="0002541C" w:rsidDel="00687E40">
          <w:delText xml:space="preserve"> </w:delText>
        </w:r>
      </w:del>
      <w:proofErr w:type="spellStart"/>
      <w:r w:rsidR="0002541C">
        <w:t>Kaptein</w:t>
      </w:r>
      <w:proofErr w:type="spellEnd"/>
      <w:ins w:id="246" w:author="Matthew Kay" w:date="2016-01-09T12:13:00Z">
        <w:r w:rsidR="00687E40">
          <w:t xml:space="preserve"> </w:t>
        </w:r>
      </w:ins>
      <w:del w:id="247" w:author="Matthew Kay" w:date="2016-01-09T12:13:00Z">
        <w:r w:rsidR="0002541C" w:rsidDel="00687E40">
          <w:delText xml:space="preserve"> </w:delText>
        </w:r>
      </w:del>
      <w:r w:rsidR="0002541C">
        <w:t>&amp;</w:t>
      </w:r>
      <w:ins w:id="248" w:author="Matthew Kay" w:date="2016-01-09T12:13:00Z">
        <w:r w:rsidR="00687E40">
          <w:t xml:space="preserve"> </w:t>
        </w:r>
      </w:ins>
      <w:del w:id="249" w:author="Matthew Kay" w:date="2016-01-09T12:13:00Z">
        <w:r w:rsidR="0002541C" w:rsidDel="00687E40">
          <w:delText xml:space="preserve"> </w:delText>
        </w:r>
      </w:del>
      <w:r w:rsidR="0002541C">
        <w:t xml:space="preserve">Robertson </w:t>
      </w:r>
      <w:r w:rsidR="00D44708">
        <w:fldChar w:fldCharType="begin" w:fldLock="1"/>
      </w:r>
      <w:r w:rsidR="0085577F">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"mendeley" : { "formattedCitation" : "[18]", "plainTextFormattedCitation" : "[18]", "previouslyFormattedCitation" : "[17]" }, "properties" : { "noteIndex" : 0 }, "schema" : "https://github.com/citation-style-language/schema/raw/master/csl-citation.json" }</w:instrText>
      </w:r>
      <w:r w:rsidR="00D44708">
        <w:fldChar w:fldCharType="separate"/>
      </w:r>
      <w:r w:rsidR="0085577F" w:rsidRPr="0085577F">
        <w:rPr>
          <w:noProof/>
        </w:rPr>
        <w:t>[18]</w:t>
      </w:r>
      <w:r w:rsidR="00D44708">
        <w:fldChar w:fldCharType="end"/>
      </w:r>
      <w:ins w:id="250" w:author="Matthew Kay" w:date="2016-01-09T12:10:00Z">
        <w:r w:rsidR="0043707C">
          <w:t xml:space="preserve"> or</w:t>
        </w:r>
      </w:ins>
      <w:ins w:id="251" w:author="Matthew Kay" w:date="2016-01-09T12:09:00Z">
        <w:r w:rsidR="00687E40">
          <w:t xml:space="preserve"> </w:t>
        </w:r>
        <w:proofErr w:type="spellStart"/>
        <w:r w:rsidR="00687E40">
          <w:t>Dragicevic</w:t>
        </w:r>
        <w:proofErr w:type="spellEnd"/>
        <w:r w:rsidR="00687E40">
          <w:t xml:space="preserve"> </w:t>
        </w:r>
        <w:r w:rsidR="00687E40">
          <w:fldChar w:fldCharType="begin" w:fldLock="1"/>
        </w:r>
      </w:ins>
      <w:r w:rsidR="0085577F">
        <w:instrText>ADDIN CSL_CITATION { "citationItems" : [ { "id" : "ITEM-1", "itemData" : { "author" : [ { "dropping-particle" : "", "family" : "Dragicevic", "given" : "Pierre", "non-dropping-particle" : "", "parse-names" : false, "suffix" : "" } ], "container-title" : "Modern Statistical Methods for HCI", "editor" : [ { "dropping-particle" : "", "family" : "Robertson", "given" : "Judy", "non-dropping-particle" : "", "parse-names" : false, "suffix" : "" }, { "dropping-particle" : "", "family" : "Kaptein", "given" : "Maurits", "non-dropping-particle" : "", "parse-names" : false, "suffix" : "" } ], "id" : "ITEM-1", "issued" : { "date-parts" : [ [ "2016" ] ] }, "publisher" : "Springer", "title" : "Fair Statistical Communication in HCI", "type" : "chapter" }, "uris" : [ "http://www.mendeley.com/documents/?uuid=f48a1ec3-483e-4ae7-8662-1f5e7d3bb1dc" ] } ], "mendeley" : { "formattedCitation" : "[5]", "plainTextFormattedCitation" : "[5]", "previouslyFormattedCitation" : "[5]" }, "properties" : { "noteIndex" : 0 }, "schema" : "https://github.com/citation-style-language/schema/raw/master/csl-citation.json" }</w:instrText>
      </w:r>
      <w:r w:rsidR="00687E40">
        <w:fldChar w:fldCharType="separate"/>
      </w:r>
      <w:r w:rsidR="00687E40" w:rsidRPr="00687E40">
        <w:rPr>
          <w:noProof/>
        </w:rPr>
        <w:t>[5]</w:t>
      </w:r>
      <w:ins w:id="252" w:author="Matthew Kay" w:date="2016-01-09T12:09:00Z">
        <w:r w:rsidR="00687E40">
          <w:fldChar w:fldCharType="end"/>
        </w:r>
      </w:ins>
      <w:r w:rsidR="00D44708">
        <w:t>)</w:t>
      </w:r>
      <w:r w:rsidR="0002541C">
        <w:t>, or the abandonment of frequentist null hypothe</w:t>
      </w:r>
      <w:r w:rsidR="0002541C">
        <w:lastRenderedPageBreak/>
        <w:t>sis significance testing (NHST)</w:t>
      </w:r>
      <w:r w:rsidR="0002541C">
        <w:rPr>
          <w:vertAlign w:val="superscript"/>
        </w:rPr>
        <w:footnoteReference w:id="2"/>
      </w:r>
      <w:r w:rsidR="0002541C">
        <w:t xml:space="preserve"> </w:t>
      </w:r>
      <w:del w:id="255" w:author="Matthew Kay" w:date="2016-01-08T12:14:00Z">
        <w:r w:rsidR="0002541C" w:rsidDel="001E1F38">
          <w:delText xml:space="preserve">statistics </w:delText>
        </w:r>
      </w:del>
      <w:r w:rsidR="0002541C">
        <w:t>altogether for Bayesian analyses</w:t>
      </w:r>
      <w:ins w:id="256" w:author="Greg Nelson" w:date="2016-01-06T14:01:00Z">
        <w:r w:rsidR="00833332">
          <w:t>. S</w:t>
        </w:r>
      </w:ins>
      <w:ins w:id="257" w:author="Eric Hekler" w:date="2016-01-06T13:44:00Z">
        <w:del w:id="258" w:author="Greg Nelson" w:date="2016-01-06T14:01:00Z">
          <w:r w:rsidR="001246FE" w:rsidDel="00833332">
            <w:delText xml:space="preserve"> (and note that s</w:delText>
          </w:r>
        </w:del>
        <w:r w:rsidR="001246FE">
          <w:t>imilar conversations</w:t>
        </w:r>
      </w:ins>
      <w:ins w:id="259" w:author="Eric Hekler" w:date="2016-01-06T13:45:00Z">
        <w:del w:id="260" w:author="Matthew Kay" w:date="2016-01-09T12:14:00Z">
          <w:r w:rsidR="001246FE" w:rsidDel="00687E40">
            <w:delText>, particularly</w:delText>
          </w:r>
        </w:del>
      </w:ins>
      <w:ins w:id="261" w:author="Matthew Kay" w:date="2016-01-09T12:14:00Z">
        <w:r w:rsidR="00687E40">
          <w:t xml:space="preserve"> about</w:t>
        </w:r>
      </w:ins>
      <w:ins w:id="262" w:author="Eric Hekler" w:date="2016-01-06T13:45:00Z">
        <w:r w:rsidR="001246FE">
          <w:t xml:space="preserve"> </w:t>
        </w:r>
      </w:ins>
      <w:ins w:id="263" w:author="Greg Nelson" w:date="2016-01-06T14:01:00Z">
        <w:del w:id="264" w:author="Matthew Kay" w:date="2016-01-09T12:14:00Z">
          <w:r w:rsidR="00833332" w:rsidDel="00687E40">
            <w:delText xml:space="preserve">on </w:delText>
          </w:r>
        </w:del>
      </w:ins>
      <w:ins w:id="265" w:author="Eric Hekler" w:date="2016-01-06T13:45:00Z">
        <w:r w:rsidR="001246FE">
          <w:t>the merits of Bayesian analyses</w:t>
        </w:r>
      </w:ins>
      <w:ins w:id="266" w:author="Greg Nelson" w:date="2016-01-06T14:01:00Z">
        <w:del w:id="267" w:author="Matthew Kay" w:date="2016-01-09T12:14:00Z">
          <w:r w:rsidR="00833332" w:rsidDel="00687E40">
            <w:delText>,</w:delText>
          </w:r>
        </w:del>
      </w:ins>
      <w:ins w:id="268" w:author="Eric Hekler" w:date="2016-01-06T13:44:00Z">
        <w:r w:rsidR="001246FE">
          <w:t xml:space="preserve"> are </w:t>
        </w:r>
      </w:ins>
      <w:ins w:id="269" w:author="Greg Nelson" w:date="2016-01-06T14:02:00Z">
        <w:r w:rsidR="00833332">
          <w:t xml:space="preserve">also </w:t>
        </w:r>
      </w:ins>
      <w:ins w:id="270" w:author="Eric Hekler" w:date="2016-01-06T13:44:00Z">
        <w:r w:rsidR="001246FE">
          <w:t>occurring in psychology</w:t>
        </w:r>
      </w:ins>
      <w:ins w:id="271" w:author="Matthew Kay" w:date="2016-01-07T00:24:00Z">
        <w:r w:rsidR="00B101D1">
          <w:t xml:space="preserve"> </w:t>
        </w:r>
      </w:ins>
      <w:ins w:id="272" w:author="Matthew Kay" w:date="2016-01-07T00:25:00Z">
        <w:r w:rsidR="00B101D1">
          <w:fldChar w:fldCharType="begin" w:fldLock="1"/>
        </w:r>
      </w:ins>
      <w:r w:rsidR="0085577F">
        <w:instrText>ADDIN CSL_CITATION { "citationItems" : [ { "id" : "ITEM-1", "itemData" : { "abstract" : "Some methodologists have recently suggested that scientific psychology's overreliance on null hypothesis significance testing (NHST) impedes the progress of the discipline. In response, a number of defenders have maintained that NHST continues to play a vital role in psychological research. Both sides of the argument to date have been presented abstractly. The authors take a different approach to this issue by illustrating the use of NHST along with 2 possible alternatives (meta-analysis as a primary data analysis strategy and Bayesian approaches) in a series of 3 studies. Comparing and contrasting the approaches on actual data brings out the strengths and weaknesses of each approach. The exercise demonstrates that the approaches are not mutually exclusive but instead can be used to complement one another. ", "author" : [ { "dropping-particle" : "", "family" : "Howard", "given" : "George S.", "non-dropping-particle" : "", "parse-names" : false, "suffix" : "" }, { "dropping-particle" : "", "family" : "Maxwell", "given" : "Scott E.", "non-dropping-particle" : "", "parse-names" : false, "suffix" : "" }, { "dropping-particle" : "", "family" : "Fleming", "given" : "Kevin J.", "non-dropping-particle" : "", "parse-names" : false, "suffix" : "" } ], "id" : "ITEM-1", "issued" : { "date-parts" : [ [ "0" ] ] }, "title" : "The proof of the pudding: An illustration of the relative strengths of null hypothesis, meta-analysis, and Bayesian analysis.", "type" : "article-journal" }, "uris" : [ "http://www.mendeley.com/documents/?uuid=7fe6d2be-5cee-4d64-b105-2f657dcd157a" ] }, { "id" : "ITEM-2", "itemData" : { "ISSN" : "1745-6916", "abstract" : "Researchers are often confused about what can be inferred from significance tests. One problem occurs when people apply Bayesian intuitions to significance testing-two approaches that must be firmly separated. This article presents some common situations in which the approaches come to different conclusions; you can see where your intuitions initially lie. The situations include multiple testing, deciding when to stop running participants, and when a theory was thought of relative to finding out results. The interpretation of nonsignificant results has also been persistently problematic in a way that Bayesian inference can clarify. The Bayesian and orthodox approaches are placed in the context of different notions of rationality, and I accuse myself and others as having been irrational in the way we have been using statistics on a key notion of rationality. The reader is shown how to apply Bayesian inference in practice, using free online software, to allow more coherent inferences from data.", "author" : [ { "dropping-particle" : "", "family" : "Dienes", "given" : "Zoltan", "non-dropping-particle" : "", "parse-names" : false, "suffix" : "" } ], "container-title" : "Perspectives on psychological science : a journal of the Association for Psychological Science", "id" : "ITEM-2", "issue" : "3", "issued" : { "date-parts" : [ [ "2011", "5", "1" ] ] }, "page" : "274-90", "title" : "Bayesian Versus Orthodox Statistics: Which Side Are You On?", "type" : "article-journal", "volume" : "6" }, "uris" : [ "http://www.mendeley.com/documents/?uuid=f36d642a-7495-4b28-b76f-b6863de6d237" ] }, { "id" : "ITEM-3", "itemData" : { "DOI" : "10.1002/wcs.72", "ISSN" : "19395078", "author" : [ { "dropping-particle" : "", "family" : "Kruschke", "given" : "John K.", "non-dropping-particle" : "", "parse-names" : false, "suffix" : "" } ], "container-title" : "Wiley Interdisciplinary Reviews: Cognitive Science", "id" : "ITEM-3", "issue" : "5", "issued" : { "date-parts" : [ [ "2010", "4", "28" ] ] }, "page" : "658-676", "title" : "Bayesian data analysis", "type" : "article-journal", "volume" : "1" }, "uris" : [ "http://www.mendeley.com/documents/?uuid=6122c521-21ef-4c07-9d3d-922c2a4e761d" ] } ], "mendeley" : { "formattedCitation" : "[4,16,20]", "plainTextFormattedCitation" : "[4,16,20]", "previouslyFormattedCitation" : "[4,15,19]" }, "properties" : { "noteIndex" : 0 }, "schema" : "https://github.com/citation-style-language/schema/raw/master/csl-citation.json" }</w:instrText>
      </w:r>
      <w:r w:rsidR="00B101D1">
        <w:fldChar w:fldCharType="separate"/>
      </w:r>
      <w:r w:rsidR="0085577F" w:rsidRPr="0085577F">
        <w:rPr>
          <w:noProof/>
        </w:rPr>
        <w:t>[4,16,20]</w:t>
      </w:r>
      <w:ins w:id="273" w:author="Matthew Kay" w:date="2016-01-07T00:25:00Z">
        <w:r w:rsidR="00B101D1">
          <w:fldChar w:fldCharType="end"/>
        </w:r>
      </w:ins>
      <w:ins w:id="274" w:author="Greg Nelson" w:date="2016-01-06T14:02:00Z">
        <w:r w:rsidR="00833332">
          <w:t>.</w:t>
        </w:r>
      </w:ins>
      <w:ins w:id="275" w:author="Eric Hekler" w:date="2016-01-06T13:44:00Z">
        <w:del w:id="276" w:author="Greg Nelson" w:date="2016-01-06T14:02:00Z">
          <w:r w:rsidR="001246FE" w:rsidDel="00833332">
            <w:delText>).</w:delText>
          </w:r>
        </w:del>
      </w:ins>
      <w:del w:id="277" w:author="Eric Hekler" w:date="2016-01-06T13:44:00Z">
        <w:r w:rsidR="0002541C" w:rsidDel="001246FE">
          <w:delText>.</w:delText>
        </w:r>
      </w:del>
    </w:p>
    <w:p w14:paraId="3AF05344" w14:textId="007CDEFA"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All of these suggestions, apart from a Bayesian approach, logical</w:t>
      </w:r>
      <w:r w:rsidR="00C54B4A">
        <w:t>ly</w:t>
      </w:r>
      <w:r>
        <w:t xml:space="preserve"> </w:t>
      </w:r>
      <w:r w:rsidR="00C54B4A">
        <w:t>extend</w:t>
      </w:r>
      <w:r>
        <w:t xml:space="preserve"> NHST, the dominant statistical approach used in H</w:t>
      </w:r>
      <w:ins w:id="278" w:author="Matthew Kay" w:date="2016-01-04T17:28:00Z">
        <w:r w:rsidR="00EC0AB7">
          <w:t>C</w:t>
        </w:r>
      </w:ins>
      <w:r>
        <w:t>I and related fields such as psychology. NHST is a statistical approach that</w:t>
      </w:r>
      <w:r w:rsidR="00332E19">
        <w:t xml:space="preserve"> turns research into a binary question: can</w:t>
      </w:r>
      <w:r>
        <w:t xml:space="preserve"> we reject or fail to reject a </w:t>
      </w:r>
      <w:r>
        <w:rPr>
          <w:i/>
        </w:rPr>
        <w:t>null hypothesis</w:t>
      </w:r>
      <w:r w:rsidR="00075787">
        <w:rPr>
          <w:i/>
        </w:rPr>
        <w:t xml:space="preserve"> </w:t>
      </w:r>
      <w:r w:rsidR="00075787" w:rsidRPr="00605AF8">
        <w:rPr>
          <w:rPrChange w:id="279" w:author="Greg Nelson" w:date="2016-01-07T12:54:00Z">
            <w:rPr>
              <w:i/>
            </w:rPr>
          </w:rPrChange>
        </w:rPr>
        <w:t>(i.e.,</w:t>
      </w:r>
      <w:r w:rsidR="00075787">
        <w:rPr>
          <w:i/>
        </w:rPr>
        <w:t xml:space="preserve"> </w:t>
      </w:r>
      <w:r>
        <w:t>that there is no effect</w:t>
      </w:r>
      <w:r w:rsidR="00075787">
        <w:t>)</w:t>
      </w:r>
      <w:r w:rsidR="00332E19">
        <w:t>?</w:t>
      </w:r>
      <w:r>
        <w:t xml:space="preserve"> A common use of NHST in H</w:t>
      </w:r>
      <w:ins w:id="280" w:author="Matthew Kay" w:date="2016-01-04T17:28:00Z">
        <w:r w:rsidR="00EC0AB7">
          <w:t>C</w:t>
        </w:r>
      </w:ins>
      <w:r>
        <w:t xml:space="preserve">I is to compare a novel system to a control system and, if a </w:t>
      </w:r>
      <w:r>
        <w:rPr>
          <w:i/>
        </w:rPr>
        <w:t>p</w:t>
      </w:r>
      <w:r>
        <w:t>-value is below the customary</w:t>
      </w:r>
      <w:r w:rsidR="00332E19">
        <w:t xml:space="preserve"> </w:t>
      </w:r>
      <w:ins w:id="281" w:author="Greg Nelson" w:date="2016-01-07T12:56:00Z">
        <w:r w:rsidR="00605AF8">
          <w:rPr>
            <w:i/>
          </w:rPr>
          <w:t>p</w:t>
        </w:r>
        <w:r w:rsidR="00605AF8" w:rsidDel="00605AF8">
          <w:t xml:space="preserve"> </w:t>
        </w:r>
      </w:ins>
      <w:del w:id="282" w:author="Greg Nelson" w:date="2016-01-07T12:56:00Z">
        <w:r w:rsidR="00332E19" w:rsidDel="00605AF8">
          <w:delText>p</w:delText>
        </w:r>
      </w:del>
      <w:r w:rsidR="00332E19">
        <w:t>&lt;</w:t>
      </w:r>
      <w:r>
        <w:t>.05</w:t>
      </w:r>
      <w:r w:rsidR="00332E19">
        <w:t xml:space="preserve"> target</w:t>
      </w:r>
      <w:r>
        <w:t xml:space="preserve">, then the new system is deemed </w:t>
      </w:r>
      <w:r w:rsidR="00332E19">
        <w:t>better</w:t>
      </w:r>
      <w:r>
        <w:t xml:space="preserve">, as this </w:t>
      </w:r>
      <w:r>
        <w:rPr>
          <w:i/>
        </w:rPr>
        <w:t>p</w:t>
      </w:r>
      <w:r>
        <w:t xml:space="preserve">-value suggests that the observed difference is not </w:t>
      </w:r>
      <w:r w:rsidR="00075787">
        <w:t xml:space="preserve">likely </w:t>
      </w:r>
      <w:r>
        <w:t>due to chance</w:t>
      </w:r>
      <w:r w:rsidR="00332E19">
        <w:t xml:space="preserve">. In other words, </w:t>
      </w:r>
      <w:r>
        <w:t>we reject the null hypothesis of no difference.</w:t>
      </w:r>
    </w:p>
    <w:p w14:paraId="30B72AE0" w14:textId="20BCDCF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However, getting a </w:t>
      </w:r>
      <w:ins w:id="283" w:author="Greg Nelson" w:date="2016-01-07T12:56:00Z">
        <w:r w:rsidR="00605AF8">
          <w:rPr>
            <w:i/>
          </w:rPr>
          <w:t>p</w:t>
        </w:r>
      </w:ins>
      <w:del w:id="284" w:author="Greg Nelson" w:date="2016-01-07T12:56:00Z">
        <w:r w:rsidDel="00605AF8">
          <w:delText>p</w:delText>
        </w:r>
      </w:del>
      <w:r>
        <w:t xml:space="preserve">-value less than .05 can still happen even when there is no true </w:t>
      </w:r>
      <w:r w:rsidR="00075787">
        <w:t xml:space="preserve">meaningful </w:t>
      </w:r>
      <w:r>
        <w:t>difference. Replication and meta-analysis allow us to reduce this error in NHST (</w:t>
      </w:r>
      <w:r w:rsidR="001E255D">
        <w:t>for example</w:t>
      </w:r>
      <w:r>
        <w:t>,</w:t>
      </w:r>
      <w:r w:rsidR="001E255D">
        <w:t xml:space="preserve"> the</w:t>
      </w:r>
      <w:r>
        <w:t xml:space="preserve"> probability of falsely rejecting the null hypothesis) by combining the results of many studies of the same phenomenon. However, this requires at least one additional stud</w:t>
      </w:r>
      <w:r w:rsidR="00332E19">
        <w:t>y, the</w:t>
      </w:r>
      <w:r>
        <w:t xml:space="preserve"> meta-analysis, </w:t>
      </w:r>
      <w:r w:rsidR="00332E19">
        <w:t xml:space="preserve">which necessitates </w:t>
      </w:r>
      <w:r>
        <w:t>new top-down incentives for conducting and publishing meta-analysis in H</w:t>
      </w:r>
      <w:ins w:id="285" w:author="Matthew Kay" w:date="2016-01-04T17:28:00Z">
        <w:r w:rsidR="00EC0AB7">
          <w:t>C</w:t>
        </w:r>
      </w:ins>
      <w:r>
        <w:t xml:space="preserve">I. By contrast, Bayesian analysis </w:t>
      </w:r>
      <w:r w:rsidR="00332E19">
        <w:t>i</w:t>
      </w:r>
      <w:r>
        <w:t>ncorporate</w:t>
      </w:r>
      <w:r w:rsidR="00332E19">
        <w:t>s</w:t>
      </w:r>
      <w:r>
        <w:t xml:space="preserve"> prior knowledge from other studies of the same and similar phenomena into a paper’s quantitative analysis. A series of papers analyzing novel contributions </w:t>
      </w:r>
      <w:r w:rsidR="00075787">
        <w:t>can plausibly</w:t>
      </w:r>
      <w:r>
        <w:t xml:space="preserve"> accrue knowledge and bypass the need for publishing separate meta-analyses. This allows increase</w:t>
      </w:r>
      <w:r w:rsidR="00332E19">
        <w:t>d</w:t>
      </w:r>
      <w:r>
        <w:t xml:space="preserve"> precision </w:t>
      </w:r>
      <w:r w:rsidR="0060660C">
        <w:t xml:space="preserve">of </w:t>
      </w:r>
      <w:r>
        <w:t xml:space="preserve">knowledge from the bottom up, within the existing publishing incentives of the field. </w:t>
      </w:r>
    </w:p>
    <w:p w14:paraId="7DF49EAD" w14:textId="7D77CE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consider the choice of statistical tools to be a user-centered design problem, with researchers as the users. Insisting that we </w:t>
      </w:r>
      <w:r>
        <w:rPr>
          <w:i/>
        </w:rPr>
        <w:t>should</w:t>
      </w:r>
      <w:r>
        <w:t xml:space="preserve"> conduct meta-analysis amounts to blaming the users instead of the tools. Instead, we propose changing the tools</w:t>
      </w:r>
      <w:r w:rsidR="001E255D">
        <w:t>—</w:t>
      </w:r>
      <w:r>
        <w:t xml:space="preserve">from </w:t>
      </w:r>
      <w:commentRangeStart w:id="286"/>
      <w:commentRangeStart w:id="287"/>
      <w:r w:rsidR="00075787">
        <w:t>NHST</w:t>
      </w:r>
      <w:commentRangeEnd w:id="286"/>
      <w:r w:rsidR="00075787">
        <w:rPr>
          <w:rStyle w:val="CommentReference"/>
        </w:rPr>
        <w:commentReference w:id="286"/>
      </w:r>
      <w:commentRangeEnd w:id="287"/>
      <w:r w:rsidR="0013374C">
        <w:rPr>
          <w:rStyle w:val="CommentReference"/>
        </w:rPr>
        <w:commentReference w:id="287"/>
      </w:r>
      <w:r w:rsidR="00075787">
        <w:t xml:space="preserve"> </w:t>
      </w:r>
      <w:r>
        <w:t>statistics to Bayesian statistics</w:t>
      </w:r>
      <w:r w:rsidR="001E255D">
        <w:t>—</w:t>
      </w:r>
      <w:r>
        <w:t>in order to make quantitative accrual of knowledge eas</w:t>
      </w:r>
      <w:ins w:id="288" w:author="Eric Hekler" w:date="2016-01-06T13:49:00Z">
        <w:r w:rsidR="001246FE">
          <w:t>ier</w:t>
        </w:r>
      </w:ins>
      <w:del w:id="289" w:author="Eric Hekler" w:date="2016-01-06T13:49:00Z">
        <w:r w:rsidDel="001246FE">
          <w:delText>y</w:delText>
        </w:r>
      </w:del>
      <w:r>
        <w:t xml:space="preserve"> (and </w:t>
      </w:r>
      <w:ins w:id="290" w:author="Eric Hekler" w:date="2015-12-30T09:03:00Z">
        <w:r w:rsidR="00147D65">
          <w:t xml:space="preserve">maybe </w:t>
        </w:r>
      </w:ins>
      <w:r>
        <w:t>even preferable</w:t>
      </w:r>
      <w:del w:id="291" w:author="Eric Hekler" w:date="2015-12-30T09:02:00Z">
        <w:r w:rsidDel="00147D65">
          <w:delText>!</w:delText>
        </w:r>
      </w:del>
      <w:r>
        <w:t>) within the existing publishing incentives of H</w:t>
      </w:r>
      <w:ins w:id="292" w:author="Matthew Kay" w:date="2016-01-04T17:28:00Z">
        <w:r w:rsidR="00EC0AB7">
          <w:t>C</w:t>
        </w:r>
      </w:ins>
      <w:r>
        <w:t xml:space="preserve">I. It is not researchers, but the statistical tools they have been given, </w:t>
      </w:r>
      <w:ins w:id="293" w:author="Eric Hekler" w:date="2015-12-30T09:03:00Z">
        <w:r w:rsidR="00147D65">
          <w:t>which</w:t>
        </w:r>
      </w:ins>
      <w:del w:id="294" w:author="Eric Hekler" w:date="2015-12-30T09:03:00Z">
        <w:r w:rsidDel="00147D65">
          <w:delText>that</w:delText>
        </w:r>
      </w:del>
      <w:r>
        <w:t xml:space="preserve"> currently prevents this</w:t>
      </w:r>
      <w:r w:rsidR="001E255D">
        <w:t>.</w:t>
      </w:r>
      <w:r>
        <w:t xml:space="preserve"> Bayesian statistics are </w:t>
      </w:r>
      <w:r w:rsidR="001E255D">
        <w:t xml:space="preserve">more </w:t>
      </w:r>
      <w:r>
        <w:t>user-centered statistics.</w:t>
      </w:r>
    </w:p>
    <w:p w14:paraId="4BC7CE56" w14:textId="2853DF2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rest of this paper, we </w:t>
      </w:r>
      <w:ins w:id="295" w:author="Matthew Kay" w:date="2016-01-04T17:04:00Z">
        <w:r w:rsidR="00E63A36">
          <w:t xml:space="preserve">briefly compare Bayesian and NHST approaches to statistics and </w:t>
        </w:r>
      </w:ins>
      <w:r w:rsidR="0060660C">
        <w:t xml:space="preserve">give some background on replication and meta-analysis. </w:t>
      </w:r>
      <w:r>
        <w:t>We then examine a subset of the HCI literature in the ACM digital library to assess the current state of meta-analyses in the field and establish that current incentives do not encourage meta-analyses, especially at the most prestigious venues. We then run several simulated experiments, representing hypothetical experi</w:t>
      </w:r>
      <w:r>
        <w:lastRenderedPageBreak/>
        <w:t>ments run for separate publications, using a realistic effect size</w:t>
      </w:r>
      <w:r w:rsidR="004110D7">
        <w:t xml:space="preserve"> drawn from an </w:t>
      </w:r>
      <w:r>
        <w:t>existing meta-analys</w:t>
      </w:r>
      <w:r w:rsidR="004110D7">
        <w:t>i</w:t>
      </w:r>
      <w:r>
        <w:t>s</w:t>
      </w:r>
      <w:ins w:id="296" w:author="Matthew Kay" w:date="2016-01-04T17:03:00Z">
        <w:r w:rsidR="006B1D53">
          <w:t>. We</w:t>
        </w:r>
      </w:ins>
      <w:del w:id="297" w:author="Matthew Kay" w:date="2016-01-04T17:03:00Z">
        <w:r w:rsidDel="00E63A36">
          <w:delText>.</w:delText>
        </w:r>
      </w:del>
      <w:del w:id="298" w:author="Matthew Kay" w:date="2016-01-04T17:05:00Z">
        <w:r w:rsidDel="006B1D53">
          <w:delText xml:space="preserve"> </w:delText>
        </w:r>
      </w:del>
      <w:del w:id="299" w:author="Matthew Kay" w:date="2016-01-04T17:04:00Z">
        <w:r w:rsidDel="00E63A36">
          <w:delText xml:space="preserve">We then </w:delText>
        </w:r>
      </w:del>
      <w:ins w:id="300" w:author="Matthew Kay" w:date="2016-01-04T17:04:00Z">
        <w:r w:rsidR="00E63A36">
          <w:t xml:space="preserve"> </w:t>
        </w:r>
      </w:ins>
      <w:r>
        <w:t>contrast two hypothetical publication worlds: one in which the simulated experiments were each analyzed in a traditional (NHST) manner (as would occur now), and one in which they were analyzed using Bayesian techniques. We demonstrate:</w:t>
      </w:r>
    </w:p>
    <w:p w14:paraId="7CF80112" w14:textId="7A15CE3D" w:rsidR="0002541C" w:rsidRDefault="0002541C" w:rsidP="0002541C">
      <w:pPr>
        <w:pStyle w:val="ListNumber"/>
      </w:pPr>
      <w:r>
        <w:rPr>
          <w:b/>
        </w:rPr>
        <w:t>The current state of quantitative knowledge accrual in HCI is poor</w:t>
      </w:r>
      <w:r>
        <w:t xml:space="preserve">. Through an examination of publications in the ACM </w:t>
      </w:r>
      <w:ins w:id="301" w:author="Greg Nelson" w:date="2016-01-07T13:26:00Z">
        <w:r w:rsidR="00714B50">
          <w:t>D</w:t>
        </w:r>
      </w:ins>
      <w:del w:id="302" w:author="Greg Nelson" w:date="2016-01-07T13:26:00Z">
        <w:r w:rsidDel="00714B50">
          <w:delText>d</w:delText>
        </w:r>
      </w:del>
      <w:r>
        <w:t xml:space="preserve">igital </w:t>
      </w:r>
      <w:ins w:id="303" w:author="Greg Nelson" w:date="2016-01-07T13:26:00Z">
        <w:r w:rsidR="00714B50">
          <w:t>L</w:t>
        </w:r>
      </w:ins>
      <w:del w:id="304" w:author="Greg Nelson" w:date="2016-01-07T13:26:00Z">
        <w:r w:rsidDel="00714B50">
          <w:delText>l</w:delText>
        </w:r>
      </w:del>
      <w:r>
        <w:t xml:space="preserve">ibrary, </w:t>
      </w:r>
      <w:r w:rsidR="004110D7">
        <w:t>we demonstrate that little meta-analysis is conducted in the community.</w:t>
      </w:r>
      <w:r>
        <w:t xml:space="preserve"> </w:t>
      </w:r>
    </w:p>
    <w:p w14:paraId="391550E9" w14:textId="4AC96DA4" w:rsidR="0002541C" w:rsidRDefault="0002541C" w:rsidP="0002541C">
      <w:pPr>
        <w:pStyle w:val="ListNumber"/>
      </w:pPr>
      <w:r>
        <w:t xml:space="preserve">Bayesian analysis </w:t>
      </w:r>
      <w:r>
        <w:rPr>
          <w:b/>
        </w:rPr>
        <w:t>provides more precise estimates of previously-studied conditions in each successive study</w:t>
      </w:r>
      <w:r>
        <w:t xml:space="preserve">. The </w:t>
      </w:r>
      <w:r w:rsidR="00075787">
        <w:t xml:space="preserve">NHST </w:t>
      </w:r>
      <w:r>
        <w:t>approach only increases the precision of effect sizes if th</w:t>
      </w:r>
      <w:r w:rsidR="00877DCF">
        <w:t>e new</w:t>
      </w:r>
      <w:r>
        <w:t xml:space="preserve"> study has a larger sample or when a meta-analysis is conducted. In contrast, the Bayesian approach uses prior knowledge to increase the precision of effect sizes for known conditions in each successive study, without requiring a meta-analysis (which is unlikely to be done </w:t>
      </w:r>
      <w:ins w:id="305" w:author="Matthew Kay" w:date="2016-01-04T17:28:00Z">
        <w:r w:rsidR="00EC0AB7">
          <w:t>in</w:t>
        </w:r>
      </w:ins>
      <w:r>
        <w:t xml:space="preserve"> H</w:t>
      </w:r>
      <w:ins w:id="306" w:author="Matthew Kay" w:date="2016-01-04T17:28:00Z">
        <w:r w:rsidR="00EC0AB7">
          <w:t>C</w:t>
        </w:r>
      </w:ins>
      <w:r>
        <w:t>I).</w:t>
      </w:r>
    </w:p>
    <w:p w14:paraId="50C20631" w14:textId="5023B4D3" w:rsidR="0002541C" w:rsidRDefault="0002541C" w:rsidP="0002541C">
      <w:pPr>
        <w:pStyle w:val="ListNumber"/>
      </w:pPr>
      <w:r>
        <w:t xml:space="preserve">Bayesian analysis </w:t>
      </w:r>
      <w:r>
        <w:rPr>
          <w:b/>
        </w:rPr>
        <w:t>allows more precise comparison of novel conditions against known conditions</w:t>
      </w:r>
      <w:r>
        <w:t xml:space="preserve">. By giving more precise </w:t>
      </w:r>
      <w:r w:rsidR="00332E19">
        <w:t xml:space="preserve">effect size </w:t>
      </w:r>
      <w:r>
        <w:t>estimates of previously-studied conditions, Bayesian analysi</w:t>
      </w:r>
      <w:r w:rsidR="00332E19">
        <w:t>s</w:t>
      </w:r>
      <w:r>
        <w:t xml:space="preserve"> increases the precision of estimated differences between existing and novel conditions</w:t>
      </w:r>
      <w:ins w:id="307" w:author="Matthew Kay" w:date="2016-01-07T22:18:00Z">
        <w:r w:rsidR="00170CE7">
          <w:t>, making it suited to novel HCI work.</w:t>
        </w:r>
      </w:ins>
      <w:del w:id="308" w:author="Matthew Kay" w:date="2016-01-07T22:17:00Z">
        <w:r w:rsidR="00332E19" w:rsidDel="00170CE7">
          <w:delText>.</w:delText>
        </w:r>
      </w:del>
    </w:p>
    <w:p w14:paraId="12D65020" w14:textId="02934BD8" w:rsidR="0002541C" w:rsidRDefault="0002541C" w:rsidP="0002541C">
      <w:pPr>
        <w:pStyle w:val="ListNumber"/>
      </w:pPr>
      <w:r>
        <w:t xml:space="preserve">Bayesian analysis </w:t>
      </w:r>
      <w:r>
        <w:rPr>
          <w:b/>
        </w:rPr>
        <w:t>facilitates quantitative knowledge accrual within H</w:t>
      </w:r>
      <w:ins w:id="309" w:author="Matthew Kay" w:date="2016-01-04T17:28:00Z">
        <w:r w:rsidR="00EC0AB7">
          <w:rPr>
            <w:b/>
          </w:rPr>
          <w:t>C</w:t>
        </w:r>
      </w:ins>
      <w:r>
        <w:rPr>
          <w:b/>
        </w:rPr>
        <w:t>I's existing publishing incentives</w:t>
      </w:r>
      <w:r>
        <w:t xml:space="preserve">. Unlike frequentist analysis, Bayesian analysis can accrue knowledge within individual studies without </w:t>
      </w:r>
      <w:r w:rsidR="004110D7">
        <w:t xml:space="preserve">new </w:t>
      </w:r>
      <w:r>
        <w:t>top-down incentives for publi</w:t>
      </w:r>
      <w:r w:rsidR="00332E19">
        <w:t>shing</w:t>
      </w:r>
      <w:r>
        <w:t xml:space="preserve"> meta</w:t>
      </w:r>
      <w:r w:rsidR="00C54B4A">
        <w:t>-</w:t>
      </w:r>
      <w:r>
        <w:t>analyses, shifting knowledge accrual into original papers.</w:t>
      </w:r>
      <w:ins w:id="310" w:author="Matthew Kay" w:date="2016-01-07T22:12:00Z">
        <w:r w:rsidR="00897C31">
          <w:t xml:space="preserve"> </w:t>
        </w:r>
      </w:ins>
      <w:ins w:id="311" w:author="Matthew Kay" w:date="2016-01-07T22:15:00Z">
        <w:r w:rsidR="00897C31">
          <w:t xml:space="preserve">Benefits like </w:t>
        </w:r>
      </w:ins>
      <w:ins w:id="312" w:author="Matthew Kay" w:date="2016-01-07T22:17:00Z">
        <w:r w:rsidR="00170CE7">
          <w:t xml:space="preserve">improved </w:t>
        </w:r>
      </w:ins>
      <w:ins w:id="313" w:author="Matthew Kay" w:date="2016-01-07T22:16:00Z">
        <w:r w:rsidR="00170CE7">
          <w:t>precision</w:t>
        </w:r>
        <w:r w:rsidR="00897C31">
          <w:t xml:space="preserve"> </w:t>
        </w:r>
      </w:ins>
      <w:ins w:id="314" w:author="Matthew Kay" w:date="2016-01-07T22:12:00Z">
        <w:r w:rsidR="00897C31">
          <w:t xml:space="preserve">may </w:t>
        </w:r>
      </w:ins>
      <w:ins w:id="315" w:author="Matthew Kay" w:date="2016-01-07T22:15:00Z">
        <w:r w:rsidR="00897C31">
          <w:t xml:space="preserve">help </w:t>
        </w:r>
      </w:ins>
      <w:ins w:id="316" w:author="Matthew Kay" w:date="2016-01-07T22:12:00Z">
        <w:r w:rsidR="00897C31">
          <w:t>incentivize this adoption.</w:t>
        </w:r>
      </w:ins>
    </w:p>
    <w:p w14:paraId="5D6A8E66" w14:textId="0615B768" w:rsidR="00075787" w:rsidRDefault="0002541C" w:rsidP="0002541C">
      <w:pPr>
        <w:pStyle w:val="ListNumber"/>
      </w:pPr>
      <w:r>
        <w:t xml:space="preserve">Bayesian analysis </w:t>
      </w:r>
      <w:r>
        <w:rPr>
          <w:b/>
        </w:rPr>
        <w:t>draws more reasonable conclusions from small-</w:t>
      </w:r>
      <w:r>
        <w:rPr>
          <w:b/>
          <w:i/>
        </w:rPr>
        <w:t>n</w:t>
      </w:r>
      <w:r>
        <w:rPr>
          <w:b/>
        </w:rPr>
        <w:t xml:space="preserve"> studies</w:t>
      </w:r>
      <w:r>
        <w:t xml:space="preserve">. </w:t>
      </w:r>
      <w:ins w:id="317" w:author="Greg Nelson" w:date="2016-01-07T14:40:00Z">
        <w:del w:id="318" w:author="Matthew Kay" w:date="2016-01-07T22:31:00Z">
          <w:r w:rsidR="00F669B4" w:rsidDel="00A36896">
            <w:delText xml:space="preserve">By incorporating prior knowledge, </w:delText>
          </w:r>
        </w:del>
      </w:ins>
      <w:del w:id="319" w:author="Matthew Kay" w:date="2016-01-07T22:30:00Z">
        <w:r w:rsidDel="00A36896">
          <w:delText xml:space="preserve">Bayesian analysis allows more principled estimates </w:delText>
        </w:r>
      </w:del>
      <w:del w:id="320" w:author="Matthew Kay" w:date="2016-01-07T22:32:00Z">
        <w:r w:rsidDel="00A36896">
          <w:delText xml:space="preserve">from </w:delText>
        </w:r>
      </w:del>
      <w:ins w:id="321" w:author="Matthew Kay" w:date="2016-01-07T22:32:00Z">
        <w:r w:rsidR="00A36896">
          <w:t xml:space="preserve">In </w:t>
        </w:r>
      </w:ins>
      <w:r>
        <w:t>small-sample studies of novel techniques</w:t>
      </w:r>
      <w:del w:id="322" w:author="Greg Nelson" w:date="2016-01-07T14:40:00Z">
        <w:r w:rsidDel="00F669B4">
          <w:delText xml:space="preserve"> by incorporating prior knowledge</w:delText>
        </w:r>
      </w:del>
      <w:ins w:id="323" w:author="Matthew Kay" w:date="2016-01-07T22:19:00Z">
        <w:r w:rsidR="00A36896">
          <w:t>,</w:t>
        </w:r>
        <w:r w:rsidR="00170CE7">
          <w:t xml:space="preserve"> priors </w:t>
        </w:r>
      </w:ins>
      <w:ins w:id="324" w:author="Matthew Kay" w:date="2016-01-07T22:31:00Z">
        <w:r w:rsidR="00A36896">
          <w:t xml:space="preserve">can be used to </w:t>
        </w:r>
      </w:ins>
      <w:ins w:id="325" w:author="Matthew Kay" w:date="2016-01-07T22:19:00Z">
        <w:r w:rsidR="00170CE7">
          <w:t xml:space="preserve">shrink unreasonably large </w:t>
        </w:r>
      </w:ins>
      <w:ins w:id="326" w:author="Matthew Kay" w:date="2016-01-07T22:25:00Z">
        <w:r w:rsidR="00170CE7">
          <w:t>effect sizes</w:t>
        </w:r>
        <w:r w:rsidR="00A36896">
          <w:t>.</w:t>
        </w:r>
        <w:r w:rsidR="00170CE7">
          <w:t xml:space="preserve"> </w:t>
        </w:r>
      </w:ins>
      <w:ins w:id="327" w:author="Matthew Kay" w:date="2016-01-07T22:33:00Z">
        <w:r w:rsidR="00A36896">
          <w:t xml:space="preserve">Priors </w:t>
        </w:r>
      </w:ins>
      <w:ins w:id="328" w:author="Matthew Kay" w:date="2016-01-07T22:27:00Z">
        <w:r w:rsidR="00A36896">
          <w:t xml:space="preserve">also </w:t>
        </w:r>
      </w:ins>
      <w:ins w:id="329" w:author="Matthew Kay" w:date="2016-01-07T22:29:00Z">
        <w:r w:rsidR="00A36896">
          <w:t xml:space="preserve">let us take </w:t>
        </w:r>
      </w:ins>
      <w:ins w:id="330" w:author="Matthew Kay" w:date="2016-01-07T22:27:00Z">
        <w:r w:rsidR="00A36896">
          <w:t xml:space="preserve">advantage </w:t>
        </w:r>
      </w:ins>
      <w:ins w:id="331" w:author="Matthew Kay" w:date="2016-01-07T22:30:00Z">
        <w:r w:rsidR="00A36896">
          <w:t xml:space="preserve">of known </w:t>
        </w:r>
      </w:ins>
      <w:ins w:id="332" w:author="Matthew Kay" w:date="2016-01-07T22:29:00Z">
        <w:r w:rsidR="00A36896">
          <w:t>conditions to improve estimates</w:t>
        </w:r>
      </w:ins>
      <w:ins w:id="333" w:author="Matthew Kay" w:date="2016-01-07T22:30:00Z">
        <w:r w:rsidR="00A36896">
          <w:t xml:space="preserve"> of novel ones</w:t>
        </w:r>
      </w:ins>
      <w:ins w:id="334" w:author="Matthew Kay" w:date="2016-01-07T22:27:00Z">
        <w:r w:rsidR="00A36896">
          <w:t xml:space="preserve">. </w:t>
        </w:r>
      </w:ins>
      <w:ins w:id="335" w:author="Greg Nelson" w:date="2016-01-07T16:24:00Z">
        <w:del w:id="336" w:author="Matthew Kay" w:date="2016-01-07T22:19:00Z">
          <w:r w:rsidR="00B739DD" w:rsidDel="00170CE7">
            <w:delText>.</w:delText>
          </w:r>
        </w:del>
        <w:del w:id="337" w:author="Matthew Kay" w:date="2016-01-07T22:20:00Z">
          <w:r w:rsidR="00B739DD" w:rsidDel="00170CE7">
            <w:delText xml:space="preserve"> Researchers</w:delText>
          </w:r>
        </w:del>
      </w:ins>
      <w:del w:id="338" w:author="Matthew Kay" w:date="2016-01-07T22:20:00Z">
        <w:r w:rsidDel="00170CE7">
          <w:delText xml:space="preserve">, and makes better use of prior knowledge so that researchers </w:delText>
        </w:r>
      </w:del>
      <w:ins w:id="339" w:author="Eric Hekler" w:date="2015-12-30T09:05:00Z">
        <w:del w:id="340" w:author="Matthew Kay" w:date="2016-01-07T22:20:00Z">
          <w:r w:rsidR="00147D65" w:rsidDel="00170CE7">
            <w:delText xml:space="preserve">can </w:delText>
          </w:r>
        </w:del>
        <w:del w:id="341" w:author="Matthew Kay" w:date="2016-01-07T22:21:00Z">
          <w:r w:rsidR="00147D65" w:rsidDel="00170CE7">
            <w:delText xml:space="preserve">still gain </w:delText>
          </w:r>
        </w:del>
        <w:del w:id="342" w:author="Matthew Kay" w:date="2016-01-07T22:24:00Z">
          <w:r w:rsidR="00147D65" w:rsidDel="00170CE7">
            <w:delText>some insights</w:delText>
          </w:r>
        </w:del>
      </w:ins>
      <w:ins w:id="343" w:author="Greg Nelson" w:date="2016-01-07T14:43:00Z">
        <w:del w:id="344" w:author="Matthew Kay" w:date="2016-01-07T22:24:00Z">
          <w:r w:rsidR="00F669B4" w:rsidDel="00170CE7">
            <w:delText xml:space="preserve"> </w:delText>
          </w:r>
        </w:del>
      </w:ins>
      <w:ins w:id="345" w:author="Eric Hekler" w:date="2015-12-30T09:05:00Z">
        <w:del w:id="346" w:author="Matthew Kay" w:date="2016-01-07T22:24:00Z">
          <w:r w:rsidR="00147D65" w:rsidDel="00170CE7">
            <w:delText xml:space="preserve"> </w:delText>
          </w:r>
        </w:del>
      </w:ins>
      <w:ins w:id="347" w:author="Greg Nelson" w:date="2016-01-07T14:43:00Z">
        <w:del w:id="348" w:author="Matthew Kay" w:date="2016-01-07T22:24:00Z">
          <w:r w:rsidR="00F669B4" w:rsidDel="00170CE7">
            <w:delText>while</w:delText>
          </w:r>
        </w:del>
      </w:ins>
      <w:ins w:id="349" w:author="Greg Nelson" w:date="2016-01-07T14:40:00Z">
        <w:del w:id="350" w:author="Matthew Kay" w:date="2016-01-07T22:24:00Z">
          <w:r w:rsidR="00F669B4" w:rsidDel="00170CE7">
            <w:delText xml:space="preserve"> </w:delText>
          </w:r>
        </w:del>
      </w:ins>
      <w:ins w:id="351" w:author="Greg Nelson" w:date="2016-01-07T14:57:00Z">
        <w:del w:id="352" w:author="Matthew Kay" w:date="2016-01-07T22:28:00Z">
          <w:r w:rsidR="00F80681" w:rsidDel="00A36896">
            <w:delText>encourag</w:delText>
          </w:r>
        </w:del>
        <w:del w:id="353" w:author="Matthew Kay" w:date="2016-01-07T22:24:00Z">
          <w:r w:rsidR="00F80681" w:rsidDel="00170CE7">
            <w:delText>ing</w:delText>
          </w:r>
        </w:del>
      </w:ins>
      <w:ins w:id="354" w:author="Greg Nelson" w:date="2016-01-07T14:40:00Z">
        <w:del w:id="355" w:author="Matthew Kay" w:date="2016-01-07T22:28:00Z">
          <w:r w:rsidR="00F669B4" w:rsidDel="00A36896">
            <w:delText xml:space="preserve"> </w:delText>
          </w:r>
        </w:del>
      </w:ins>
      <w:ins w:id="356" w:author="Greg Nelson" w:date="2016-01-07T14:59:00Z">
        <w:del w:id="357" w:author="Matthew Kay" w:date="2016-01-07T22:28:00Z">
          <w:r w:rsidR="00C32BF8" w:rsidDel="00A36896">
            <w:delText>more nuanced</w:delText>
          </w:r>
        </w:del>
      </w:ins>
      <w:ins w:id="358" w:author="Greg Nelson" w:date="2016-01-07T14:57:00Z">
        <w:del w:id="359" w:author="Matthew Kay" w:date="2016-01-07T22:28:00Z">
          <w:r w:rsidR="00F80681" w:rsidDel="00A36896">
            <w:delText xml:space="preserve"> interpretation</w:delText>
          </w:r>
        </w:del>
      </w:ins>
      <w:ins w:id="360" w:author="Greg Nelson" w:date="2016-01-07T15:00:00Z">
        <w:del w:id="361" w:author="Matthew Kay" w:date="2016-01-07T22:28:00Z">
          <w:r w:rsidR="00C32BF8" w:rsidDel="00A36896">
            <w:delText>s</w:delText>
          </w:r>
        </w:del>
      </w:ins>
      <w:ins w:id="362" w:author="Greg Nelson" w:date="2016-01-07T14:51:00Z">
        <w:del w:id="363" w:author="Matthew Kay" w:date="2016-01-07T22:28:00Z">
          <w:r w:rsidR="00F80681" w:rsidDel="00A36896">
            <w:delText xml:space="preserve"> of</w:delText>
          </w:r>
        </w:del>
      </w:ins>
      <w:ins w:id="364" w:author="Greg Nelson" w:date="2016-01-07T14:40:00Z">
        <w:del w:id="365" w:author="Matthew Kay" w:date="2016-01-07T22:28:00Z">
          <w:r w:rsidR="00F669B4" w:rsidDel="00A36896">
            <w:delText xml:space="preserve"> </w:delText>
          </w:r>
        </w:del>
      </w:ins>
      <w:ins w:id="366" w:author="Greg Nelson" w:date="2016-01-07T14:44:00Z">
        <w:del w:id="367" w:author="Matthew Kay" w:date="2016-01-07T22:24:00Z">
          <w:r w:rsidR="00F669B4" w:rsidDel="00170CE7">
            <w:delText xml:space="preserve">the </w:delText>
          </w:r>
        </w:del>
      </w:ins>
      <w:ins w:id="368" w:author="Greg Nelson" w:date="2016-01-07T14:40:00Z">
        <w:del w:id="369" w:author="Matthew Kay" w:date="2016-01-07T22:28:00Z">
          <w:r w:rsidR="00F669B4" w:rsidDel="00A36896">
            <w:delText>results</w:delText>
          </w:r>
        </w:del>
      </w:ins>
      <w:ins w:id="370" w:author="Eric Hekler" w:date="2015-12-30T09:05:00Z">
        <w:del w:id="371" w:author="Greg Nelson" w:date="2016-01-07T14:40:00Z">
          <w:r w:rsidR="00147D65" w:rsidDel="00F669B4">
            <w:delText>even</w:delText>
          </w:r>
        </w:del>
        <w:del w:id="372" w:author="Greg Nelson" w:date="2016-01-07T14:44:00Z">
          <w:r w:rsidR="00147D65" w:rsidDel="00F669B4">
            <w:delText xml:space="preserve"> </w:delText>
          </w:r>
        </w:del>
        <w:del w:id="373" w:author="Greg Nelson" w:date="2016-01-07T14:43:00Z">
          <w:r w:rsidR="00147D65" w:rsidDel="00F669B4">
            <w:delText>from small samples</w:delText>
          </w:r>
        </w:del>
      </w:ins>
      <w:del w:id="374" w:author="Eric Hekler" w:date="2015-12-30T09:05:00Z">
        <w:r w:rsidDel="00147D65">
          <w:delText>need not spend limited resources on larger studies to increase precision</w:delText>
        </w:r>
      </w:del>
      <w:del w:id="375" w:author="Matthew Kay" w:date="2016-01-07T22:28:00Z">
        <w:r w:rsidDel="00A36896">
          <w:delText xml:space="preserve">. </w:delText>
        </w:r>
      </w:del>
      <w:r>
        <w:t xml:space="preserve">This makes </w:t>
      </w:r>
      <w:ins w:id="376" w:author="Matthew Kay" w:date="2016-01-07T22:32:00Z">
        <w:r w:rsidR="00A36896">
          <w:t>Bayesian analysis</w:t>
        </w:r>
      </w:ins>
      <w:del w:id="377" w:author="Matthew Kay" w:date="2016-01-07T22:32:00Z">
        <w:r w:rsidDel="00A36896">
          <w:delText>it</w:delText>
        </w:r>
      </w:del>
      <w:r>
        <w:t xml:space="preserve"> particularly attractive to design and engineering researchers running small studies on novel technology</w:t>
      </w:r>
      <w:ins w:id="378" w:author="Eric Hekler" w:date="2015-12-30T09:05:00Z">
        <w:r w:rsidR="00147D65">
          <w:t>.</w:t>
        </w:r>
      </w:ins>
    </w:p>
    <w:p w14:paraId="42CC9625" w14:textId="43562A40" w:rsidR="0002541C" w:rsidRDefault="00075787" w:rsidP="0002541C">
      <w:pPr>
        <w:pStyle w:val="ListNumber"/>
      </w:pPr>
      <w:r>
        <w:t>Bayesian analyses</w:t>
      </w:r>
      <w:ins w:id="379" w:author="Matthew Kay" w:date="2016-01-07T21:57:00Z">
        <w:r w:rsidR="003C1676">
          <w:t xml:space="preserve"> help</w:t>
        </w:r>
      </w:ins>
      <w:r>
        <w:t xml:space="preserve"> </w:t>
      </w:r>
      <w:r w:rsidRPr="00137B62">
        <w:rPr>
          <w:b/>
        </w:rPr>
        <w:t>shift the conversation from “</w:t>
      </w:r>
      <w:r w:rsidR="00F650A0">
        <w:rPr>
          <w:b/>
        </w:rPr>
        <w:t>D</w:t>
      </w:r>
      <w:r w:rsidRPr="00137B62">
        <w:rPr>
          <w:b/>
        </w:rPr>
        <w:t>oes it work</w:t>
      </w:r>
      <w:r w:rsidR="00332E19">
        <w:rPr>
          <w:b/>
        </w:rPr>
        <w:t>?</w:t>
      </w:r>
      <w:r w:rsidRPr="00137B62">
        <w:rPr>
          <w:b/>
        </w:rPr>
        <w:t xml:space="preserve">” to </w:t>
      </w:r>
      <w:r w:rsidR="00593534">
        <w:rPr>
          <w:b/>
        </w:rPr>
        <w:t>“</w:t>
      </w:r>
      <w:r w:rsidR="00F650A0">
        <w:rPr>
          <w:b/>
        </w:rPr>
        <w:t>H</w:t>
      </w:r>
      <w:r w:rsidR="00593534">
        <w:rPr>
          <w:b/>
        </w:rPr>
        <w:t>ow strong is the effect</w:t>
      </w:r>
      <w:r w:rsidR="00332E19">
        <w:rPr>
          <w:b/>
        </w:rPr>
        <w:t>?</w:t>
      </w:r>
      <w:r w:rsidR="00593534">
        <w:rPr>
          <w:b/>
        </w:rPr>
        <w:t>”</w:t>
      </w:r>
      <w:r w:rsidR="00F650A0">
        <w:rPr>
          <w:b/>
        </w:rPr>
        <w:t>,</w:t>
      </w:r>
      <w:r w:rsidR="00593534">
        <w:rPr>
          <w:b/>
        </w:rPr>
        <w:t xml:space="preserve"> “</w:t>
      </w:r>
      <w:r w:rsidR="00F650A0">
        <w:rPr>
          <w:b/>
        </w:rPr>
        <w:t>H</w:t>
      </w:r>
      <w:r w:rsidR="00593534">
        <w:rPr>
          <w:b/>
        </w:rPr>
        <w:t>ow confi</w:t>
      </w:r>
      <w:r w:rsidR="00332E19">
        <w:rPr>
          <w:b/>
        </w:rPr>
        <w:t>dent are we in this estimate?</w:t>
      </w:r>
      <w:r w:rsidR="00593534">
        <w:rPr>
          <w:b/>
        </w:rPr>
        <w:t>”</w:t>
      </w:r>
      <w:r w:rsidR="00F650A0">
        <w:rPr>
          <w:b/>
        </w:rPr>
        <w:t>,</w:t>
      </w:r>
      <w:r w:rsidR="00332E19">
        <w:rPr>
          <w:b/>
        </w:rPr>
        <w:t xml:space="preserve"> and “</w:t>
      </w:r>
      <w:r w:rsidR="00F650A0">
        <w:rPr>
          <w:b/>
        </w:rPr>
        <w:t>S</w:t>
      </w:r>
      <w:r w:rsidR="00332E19">
        <w:rPr>
          <w:b/>
        </w:rPr>
        <w:t>hould we care?</w:t>
      </w:r>
      <w:r w:rsidR="00F650A0">
        <w:rPr>
          <w:b/>
        </w:rPr>
        <w:t>”</w:t>
      </w:r>
      <w:r>
        <w:t xml:space="preserve"> While NHST </w:t>
      </w:r>
      <w:del w:id="380" w:author="Matthew Kay" w:date="2016-01-07T21:57:00Z">
        <w:r w:rsidDel="003C1676">
          <w:delText xml:space="preserve">does </w:delText>
        </w:r>
      </w:del>
      <w:ins w:id="381" w:author="Matthew Kay" w:date="2016-01-07T21:57:00Z">
        <w:r w:rsidR="003C1676">
          <w:t xml:space="preserve">can </w:t>
        </w:r>
      </w:ins>
      <w:r>
        <w:t>incorporate effect size estimates and confidence intervals, ultimately,</w:t>
      </w:r>
      <w:r w:rsidR="00593534">
        <w:t xml:space="preserve"> the use of a </w:t>
      </w:r>
      <w:ins w:id="382" w:author="Greg Nelson" w:date="2016-01-07T14:45:00Z">
        <w:r w:rsidR="00F669B4">
          <w:rPr>
            <w:i/>
          </w:rPr>
          <w:t>p</w:t>
        </w:r>
      </w:ins>
      <w:del w:id="383" w:author="Greg Nelson" w:date="2016-01-07T14:45:00Z">
        <w:r w:rsidR="00593534" w:rsidDel="00F669B4">
          <w:delText>p</w:delText>
        </w:r>
      </w:del>
      <w:r w:rsidR="00593534">
        <w:t>-value (a fundamental feature of NHST) translates</w:t>
      </w:r>
      <w:r w:rsidR="00AB7A37">
        <w:t xml:space="preserve"> all questions into binary answer</w:t>
      </w:r>
      <w:r w:rsidR="005B118E">
        <w:t>s</w:t>
      </w:r>
      <w:ins w:id="384" w:author="Matthew Kay" w:date="2016-01-07T21:57:00Z">
        <w:r w:rsidR="003C1676">
          <w:t>:</w:t>
        </w:r>
      </w:ins>
      <w:del w:id="385" w:author="Matthew Kay" w:date="2016-01-07T21:57:00Z">
        <w:r w:rsidR="00AB7A37" w:rsidDel="003C1676">
          <w:delText>;</w:delText>
        </w:r>
      </w:del>
      <w:r w:rsidR="00AB7A37">
        <w:t xml:space="preserve"> can we reject or fail to reject the null hypothesi</w:t>
      </w:r>
      <w:r w:rsidR="005B118E">
        <w:t xml:space="preserve">s? Bayesian </w:t>
      </w:r>
      <w:del w:id="386" w:author="Matthew Kay" w:date="2016-01-07T21:56:00Z">
        <w:r w:rsidR="005B118E" w:rsidDel="003C1676">
          <w:delText>sta</w:delText>
        </w:r>
        <w:r w:rsidR="00593534" w:rsidDel="003C1676">
          <w:delText xml:space="preserve">tistics </w:delText>
        </w:r>
      </w:del>
      <w:ins w:id="387" w:author="Matthew Kay" w:date="2016-01-07T21:56:00Z">
        <w:r w:rsidR="003C1676">
          <w:t xml:space="preserve">estimates </w:t>
        </w:r>
      </w:ins>
      <w:r w:rsidR="00593534">
        <w:t>emphasize</w:t>
      </w:r>
      <w:del w:id="388" w:author="Matthew Kay" w:date="2016-01-07T21:56:00Z">
        <w:r w:rsidR="00593534" w:rsidDel="003C1676">
          <w:delText>s</w:delText>
        </w:r>
      </w:del>
      <w:r w:rsidR="00593534">
        <w:t xml:space="preserve"> the </w:t>
      </w:r>
      <w:ins w:id="389" w:author="Matthew Kay" w:date="2016-01-04T15:55:00Z">
        <w:r w:rsidR="00367A5B">
          <w:t xml:space="preserve">probability </w:t>
        </w:r>
      </w:ins>
      <w:r w:rsidR="00593534">
        <w:t xml:space="preserve">of an effect given prior knowledge, thus shifting the </w:t>
      </w:r>
      <w:r w:rsidR="005B118E">
        <w:t>conversation from “does it work</w:t>
      </w:r>
      <w:r w:rsidR="00F650A0">
        <w:t>?</w:t>
      </w:r>
      <w:r w:rsidR="005B118E">
        <w:t xml:space="preserve">” to “how strong </w:t>
      </w:r>
      <w:proofErr w:type="gramStart"/>
      <w:r w:rsidR="005B118E">
        <w:t>is</w:t>
      </w:r>
      <w:proofErr w:type="gramEnd"/>
      <w:r w:rsidR="005B118E">
        <w:t xml:space="preserve"> the effect?” and “how confident are we?”</w:t>
      </w:r>
      <w:r w:rsidR="00F650A0">
        <w:t xml:space="preserve"> </w:t>
      </w:r>
      <w:del w:id="390" w:author="Greg Nelson" w:date="2016-01-06T14:19:00Z">
        <w:r w:rsidR="00332E19" w:rsidDel="006B30D8">
          <w:delText>NHST</w:delText>
        </w:r>
        <w:r w:rsidR="00F650A0" w:rsidDel="006B30D8">
          <w:delText xml:space="preserve"> </w:delText>
        </w:r>
      </w:del>
      <w:ins w:id="391" w:author="Greg Nelson" w:date="2016-01-06T14:19:00Z">
        <w:r w:rsidR="006B30D8">
          <w:t xml:space="preserve">Frequentist </w:t>
        </w:r>
      </w:ins>
      <w:ins w:id="392" w:author="Greg Nelson" w:date="2016-01-06T14:20:00Z">
        <w:r w:rsidR="006B30D8">
          <w:t>statistics</w:t>
        </w:r>
      </w:ins>
      <w:ins w:id="393" w:author="Greg Nelson" w:date="2016-01-06T14:19:00Z">
        <w:r w:rsidR="006B30D8">
          <w:t xml:space="preserve"> </w:t>
        </w:r>
      </w:ins>
      <w:r w:rsidR="00F650A0">
        <w:t>can technically answer these questions</w:t>
      </w:r>
      <w:r w:rsidR="00332E19">
        <w:t xml:space="preserve"> but</w:t>
      </w:r>
      <w:r w:rsidR="00877DCF">
        <w:t xml:space="preserve"> </w:t>
      </w:r>
      <w:r w:rsidR="00332E19">
        <w:t>under-emphasiz</w:t>
      </w:r>
      <w:r w:rsidR="00F650A0">
        <w:t>e</w:t>
      </w:r>
      <w:ins w:id="394" w:author="Greg Nelson" w:date="2016-01-06T14:20:00Z">
        <w:r w:rsidR="006B30D8">
          <w:t>s</w:t>
        </w:r>
      </w:ins>
      <w:del w:id="395" w:author="Greg Nelson" w:date="2016-01-06T14:19:00Z">
        <w:r w:rsidR="00F650A0" w:rsidDel="006B30D8">
          <w:delText>s</w:delText>
        </w:r>
      </w:del>
      <w:r w:rsidR="00F650A0">
        <w:t xml:space="preserve"> them. Bayesian statistics</w:t>
      </w:r>
      <w:r w:rsidR="003230AF">
        <w:t xml:space="preserve"> better emphasizes the ultimate questions of our work</w:t>
      </w:r>
      <w:r w:rsidR="00877DCF">
        <w:t xml:space="preserve">: </w:t>
      </w:r>
      <w:ins w:id="396" w:author="Matthew Kay" w:date="2016-01-07T21:58:00Z">
        <w:r w:rsidR="003C1676">
          <w:t xml:space="preserve">as practitioners, </w:t>
        </w:r>
      </w:ins>
      <w:del w:id="397" w:author="Matthew Kay" w:date="2016-01-07T21:59:00Z">
        <w:r w:rsidR="00877DCF" w:rsidDel="003C1676">
          <w:delText xml:space="preserve">should </w:delText>
        </w:r>
      </w:del>
      <w:ins w:id="398" w:author="Matthew Kay" w:date="2016-01-07T21:59:00Z">
        <w:r w:rsidR="003C1676">
          <w:t xml:space="preserve">do </w:t>
        </w:r>
      </w:ins>
      <w:r w:rsidR="00877DCF">
        <w:lastRenderedPageBreak/>
        <w:t xml:space="preserve">we care </w:t>
      </w:r>
      <w:ins w:id="399" w:author="Matthew Kay" w:date="2016-01-07T21:59:00Z">
        <w:r w:rsidR="003C1676">
          <w:t xml:space="preserve">enough </w:t>
        </w:r>
      </w:ins>
      <w:r w:rsidR="00877DCF">
        <w:t>about these results</w:t>
      </w:r>
      <w:r w:rsidR="003230AF">
        <w:t xml:space="preserve"> </w:t>
      </w:r>
      <w:del w:id="400" w:author="Matthew Kay" w:date="2016-01-07T21:59:00Z">
        <w:r w:rsidR="003230AF" w:rsidDel="003C1676">
          <w:delText>enough</w:delText>
        </w:r>
        <w:r w:rsidR="00877DCF" w:rsidDel="003C1676">
          <w:delText xml:space="preserve"> </w:delText>
        </w:r>
      </w:del>
      <w:ins w:id="401" w:author="Matthew Kay" w:date="2016-01-07T21:59:00Z">
        <w:r w:rsidR="003C1676">
          <w:t xml:space="preserve">to adopt new designs, or </w:t>
        </w:r>
      </w:ins>
      <w:del w:id="402" w:author="Matthew Kay" w:date="2016-01-07T21:59:00Z">
        <w:r w:rsidR="003230AF" w:rsidDel="003C1676">
          <w:delText>as practitioners to adopt new designs</w:delText>
        </w:r>
        <w:r w:rsidR="00877DCF" w:rsidDel="003C1676">
          <w:delText xml:space="preserve"> or</w:delText>
        </w:r>
        <w:r w:rsidR="003230AF" w:rsidDel="003C1676">
          <w:delText xml:space="preserve"> </w:delText>
        </w:r>
      </w:del>
      <w:r w:rsidR="003230AF">
        <w:t>as researchers</w:t>
      </w:r>
      <w:ins w:id="403" w:author="Matthew Kay" w:date="2016-01-07T21:59:00Z">
        <w:r w:rsidR="003C1676">
          <w:t>, do we care enough</w:t>
        </w:r>
      </w:ins>
      <w:r w:rsidR="003230AF">
        <w:t xml:space="preserve"> to</w:t>
      </w:r>
      <w:r w:rsidR="00877DCF">
        <w:t xml:space="preserve"> study this more?</w:t>
      </w:r>
    </w:p>
    <w:p w14:paraId="7E7EE7CF"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Background and Motivation</w:t>
      </w:r>
    </w:p>
    <w:p w14:paraId="658FF75E" w14:textId="39CB687B" w:rsidR="0002541C" w:rsidDel="00E63A36"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404" w:author="Matthew Kay" w:date="2016-01-04T17:01:00Z"/>
        </w:rPr>
      </w:pPr>
      <w:del w:id="405" w:author="Matthew Kay" w:date="2016-01-04T17:01:00Z">
        <w:r w:rsidDel="00E63A36">
          <w:delText xml:space="preserve">In this section we </w:delText>
        </w:r>
      </w:del>
      <w:del w:id="406" w:author="Matthew Kay" w:date="2016-01-04T16:59:00Z">
        <w:r w:rsidDel="00E63A36">
          <w:delText xml:space="preserve">first </w:delText>
        </w:r>
      </w:del>
      <w:ins w:id="407" w:author="Eric Hekler" w:date="2015-12-30T09:18:00Z">
        <w:del w:id="408" w:author="Matthew Kay" w:date="2016-01-04T17:01:00Z">
          <w:r w:rsidR="008B1725" w:rsidDel="00E63A36">
            <w:delText>introduce the basics of interpreting Bayesian v</w:delText>
          </w:r>
        </w:del>
        <w:del w:id="409" w:author="Matthew Kay" w:date="2016-01-04T16:58:00Z">
          <w:r w:rsidR="008B1725" w:rsidDel="00E63A36">
            <w:delText>s.</w:delText>
          </w:r>
        </w:del>
        <w:del w:id="410" w:author="Matthew Kay" w:date="2016-01-04T17:01:00Z">
          <w:r w:rsidR="008B1725" w:rsidDel="00E63A36">
            <w:delText xml:space="preserve"> frequ</w:delText>
          </w:r>
        </w:del>
        <w:del w:id="411" w:author="Matthew Kay" w:date="2016-01-04T16:58:00Z">
          <w:r w:rsidR="008B1725" w:rsidDel="00E63A36">
            <w:delText>i</w:delText>
          </w:r>
        </w:del>
        <w:del w:id="412" w:author="Matthew Kay" w:date="2016-01-04T17:01:00Z">
          <w:r w:rsidR="008B1725" w:rsidDel="00E63A36">
            <w:delText>ntist analyses.</w:delText>
          </w:r>
        </w:del>
      </w:ins>
      <w:ins w:id="413" w:author="Eric Hekler" w:date="2015-12-30T09:19:00Z">
        <w:del w:id="414" w:author="Matthew Kay" w:date="2016-01-04T17:01:00Z">
          <w:r w:rsidR="008B1725" w:rsidDel="00E63A36">
            <w:delText xml:space="preserve"> </w:delText>
          </w:r>
        </w:del>
      </w:ins>
      <w:ins w:id="415" w:author="Eric Hekler" w:date="2015-12-30T09:18:00Z">
        <w:del w:id="416" w:author="Matthew Kay" w:date="2016-01-04T17:01:00Z">
          <w:r w:rsidR="008B1725" w:rsidDel="00E63A36">
            <w:delText xml:space="preserve">We then </w:delText>
          </w:r>
        </w:del>
      </w:ins>
      <w:del w:id="417" w:author="Matthew Kay" w:date="2016-01-04T17:01:00Z">
        <w:r w:rsidDel="00E63A36">
          <w:delText>discuss the current state of meta-analysis and replication at CHI and how it is dictated by the community’s publication incentives. We then introduce the basics of Bayesian analysis as compared to frequentist.</w:delText>
        </w:r>
      </w:del>
    </w:p>
    <w:p w14:paraId="4B4BA9F3" w14:textId="77777777" w:rsidR="00162CDE" w:rsidRDefault="00162CDE" w:rsidP="00162CDE">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418" w:name="h.kv1uh69wjcno" w:colFirst="0" w:colLast="0"/>
      <w:bookmarkEnd w:id="418"/>
      <w:r>
        <w:t>Interpretation of Bayesian versus frequentist statistics</w:t>
      </w:r>
    </w:p>
    <w:p w14:paraId="30C3A991" w14:textId="53324275" w:rsidR="00162CDE" w:rsidRDefault="00162CDE" w:rsidP="00162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Interpretations of frequentist statistics are a common source of errors amongst </w:t>
      </w:r>
      <w:del w:id="419" w:author="Matthew Kay" w:date="2016-01-04T17:28:00Z">
        <w:r w:rsidDel="00EC0AB7">
          <w:delText>C</w:delText>
        </w:r>
      </w:del>
      <w:r>
        <w:t>H</w:t>
      </w:r>
      <w:ins w:id="420" w:author="Matthew Kay" w:date="2016-01-04T17:28:00Z">
        <w:r w:rsidR="00EC0AB7">
          <w:t>C</w:t>
        </w:r>
      </w:ins>
      <w:r>
        <w:t xml:space="preserve">I researchers </w:t>
      </w:r>
      <w:del w:id="421" w:author="Greg Nelson" w:date="2016-01-06T14:22:00Z">
        <w:r w:rsidDel="006B30D8">
          <w:delText>(</w:delText>
        </w:r>
      </w:del>
      <w:r>
        <w:t xml:space="preserve">and </w:t>
      </w:r>
      <w:del w:id="422" w:author="Greg Nelson" w:date="2016-01-06T14:24:00Z">
        <w:r w:rsidDel="00DA0CD9">
          <w:delText>others</w:delText>
        </w:r>
      </w:del>
      <w:ins w:id="423" w:author="Greg Nelson" w:date="2016-01-06T14:24:00Z">
        <w:r w:rsidR="00DA0CD9">
          <w:t>others</w:t>
        </w:r>
      </w:ins>
      <w:del w:id="424" w:author="Greg Nelson" w:date="2016-01-06T14:23:00Z">
        <w:r w:rsidDel="00DA0CD9">
          <w:delText>)</w:delText>
        </w:r>
      </w:del>
      <w:r>
        <w:t xml:space="preserve">. The focus on </w:t>
      </w:r>
      <w:ins w:id="425" w:author="Greg Nelson" w:date="2016-01-07T14:45:00Z">
        <w:r w:rsidR="00F669B4">
          <w:rPr>
            <w:i/>
          </w:rPr>
          <w:t>p</w:t>
        </w:r>
      </w:ins>
      <w:del w:id="426" w:author="Greg Nelson" w:date="2016-01-07T14:45:00Z">
        <w:r w:rsidDel="00F669B4">
          <w:delText>p</w:delText>
        </w:r>
      </w:del>
      <w:r>
        <w:t xml:space="preserve">-values/significance testing </w:t>
      </w:r>
      <w:del w:id="427" w:author="Greg Nelson" w:date="2016-01-06T14:25:00Z">
        <w:r w:rsidDel="00DA0CD9">
          <w:delText>amounts to insisting</w:delText>
        </w:r>
      </w:del>
      <w:ins w:id="428" w:author="Greg Nelson" w:date="2016-01-06T14:25:00Z">
        <w:r w:rsidR="00DA0CD9">
          <w:t>requires</w:t>
        </w:r>
      </w:ins>
      <w:r>
        <w:t xml:space="preserve"> </w:t>
      </w:r>
      <w:del w:id="429" w:author="Greg Nelson" w:date="2016-01-06T14:25:00Z">
        <w:r w:rsidDel="00DA0CD9">
          <w:delText xml:space="preserve">that </w:delText>
        </w:r>
      </w:del>
      <w:r>
        <w:t xml:space="preserve">users </w:t>
      </w:r>
      <w:ins w:id="430" w:author="Greg Nelson" w:date="2016-01-06T14:25:00Z">
        <w:r w:rsidR="00DA0CD9">
          <w:t xml:space="preserve">to </w:t>
        </w:r>
      </w:ins>
      <w:r>
        <w:t xml:space="preserve">learn how to interpret the cognitively demanding conceptual double-negative of a </w:t>
      </w:r>
      <w:r>
        <w:rPr>
          <w:i/>
        </w:rPr>
        <w:t>p</w:t>
      </w:r>
      <w:ins w:id="431" w:author="Greg Nelson" w:date="2016-01-07T15:03:00Z">
        <w:r w:rsidR="00C32BF8">
          <w:t>-</w:t>
        </w:r>
      </w:ins>
      <w:del w:id="432" w:author="Greg Nelson" w:date="2016-01-07T15:03:00Z">
        <w:r w:rsidDel="00C32BF8">
          <w:delText xml:space="preserve"> </w:delText>
        </w:r>
      </w:del>
      <w:r>
        <w:t xml:space="preserve">value, instead of interpreting results as evidence for a hypothesis—a valid interpretation within a Bayesian framework </w:t>
      </w:r>
      <w:r>
        <w:fldChar w:fldCharType="begin" w:fldLock="1"/>
      </w:r>
      <w:r w:rsidR="0085577F">
        <w:instrText>ADDIN CSL_CITATION { "citationItems" : [ { "id" : "ITEM-1", "itemData" : { "DOI" : "10.1002/wcs.72", "ISSN" : "19395078", "author" : [ { "dropping-particle" : "", "family" : "Kruschke", "given" : "John K.", "non-dropping-particle" : "", "parse-names" : false, "suffix" : "" } ], "container-title" : "Wiley Interdisciplinary Reviews: Cognitive Science", "id" : "ITEM-1", "issue" : "5", "issued" : { "date-parts" : [ [ "2010", "4", "28" ] ] }, "page" : "658-676", "title" : "Bayesian data analysis", "type" : "article-journal", "volume" : "1" }, "uris" : [ "http://www.mendeley.com/documents/?uuid=6122c521-21ef-4c07-9d3d-922c2a4e761d" ] } ], "mendeley" : { "formattedCitation" : "[20]", "plainTextFormattedCitation" : "[20]", "previouslyFormattedCitation" : "[19]" }, "properties" : { "noteIndex" : 0 }, "schema" : "https://github.com/citation-style-language/schema/raw/master/csl-citation.json" }</w:instrText>
      </w:r>
      <w:r>
        <w:fldChar w:fldCharType="separate"/>
      </w:r>
      <w:r w:rsidR="0085577F" w:rsidRPr="0085577F">
        <w:rPr>
          <w:noProof/>
        </w:rPr>
        <w:t>[20]</w:t>
      </w:r>
      <w:r>
        <w:fldChar w:fldCharType="end"/>
      </w:r>
      <w:r>
        <w:t xml:space="preserve">. This interpretation problem has resulted in simplifying the results of NHST tests into the belief that the </w:t>
      </w:r>
      <w:ins w:id="433" w:author="Greg Nelson" w:date="2016-01-07T14:45:00Z">
        <w:r w:rsidR="00F669B4">
          <w:rPr>
            <w:i/>
          </w:rPr>
          <w:t>p</w:t>
        </w:r>
      </w:ins>
      <w:del w:id="434" w:author="Greg Nelson" w:date="2016-01-07T14:45:00Z">
        <w:r w:rsidDel="00F669B4">
          <w:delText>p</w:delText>
        </w:r>
      </w:del>
      <w:r>
        <w:t>-value answers the question, “</w:t>
      </w:r>
      <w:r w:rsidR="001E255D">
        <w:t>D</w:t>
      </w:r>
      <w:r>
        <w:t>oes it work?”</w:t>
      </w:r>
      <w:del w:id="435" w:author="Matthew Kay" w:date="2016-01-07T23:23:00Z">
        <w:r w:rsidDel="00B936E5">
          <w:delText>.</w:delText>
        </w:r>
      </w:del>
      <w:r>
        <w:t xml:space="preserve"> Unfortunately, this is an inaccurate interpretation and lies at the heart of the argument to shift interpretation towards effect sizes and confidence intervals </w:t>
      </w:r>
      <w:r>
        <w:fldChar w:fldCharType="begin" w:fldLock="1"/>
      </w:r>
      <w:r w:rsidR="0085577F">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"id" : "ITEM-2", "itemData" : { "author" : [ { "dropping-particle" : "", "family" : "Dragicevic", "given" : "Pierre", "non-dropping-particle" : "", "parse-names" : false, "suffix" : "" } ], "container-title" : "Modern Statistical Methods for HCI", "editor" : [ { "dropping-particle" : "", "family" : "Robertson", "given" : "Judy", "non-dropping-particle" : "", "parse-names" : false, "suffix" : "" }, { "dropping-particle" : "", "family" : "Kaptein", "given" : "Maurits", "non-dropping-particle" : "", "parse-names" : false, "suffix" : "" } ], "id" : "ITEM-2", "issued" : { "date-parts" : [ [ "2016" ] ] }, "publisher" : "Springer", "title" : "From Statistical Significance to Fair Statistical Communication in HCI", "type" : "chapter" }, "uris" : [ "http://www.mendeley.com/documents/?uuid=ce7ace08-e05f-418d-b1eb-7b0cc03110d8" ] } ], "mendeley" : { "formattedCitation" : "[3,6]", "plainTextFormattedCitation" : "[3,6]", "previouslyFormattedCitation" : "[3,5]" }, "properties" : { "noteIndex" : 0 }, "schema" : "https://github.com/citation-style-language/schema/raw/master/csl-citation.json" }</w:instrText>
      </w:r>
      <w:r>
        <w:fldChar w:fldCharType="separate"/>
      </w:r>
      <w:r w:rsidR="0085577F" w:rsidRPr="0085577F">
        <w:rPr>
          <w:noProof/>
        </w:rPr>
        <w:t>[3,6]</w:t>
      </w:r>
      <w:r>
        <w:fldChar w:fldCharType="end"/>
      </w:r>
      <w:r>
        <w:t xml:space="preserve"> (though 95% confidence intervals are the inverse of </w:t>
      </w:r>
      <w:ins w:id="436" w:author="Greg Nelson" w:date="2016-01-07T14:46:00Z">
        <w:r w:rsidR="00F669B4">
          <w:rPr>
            <w:i/>
          </w:rPr>
          <w:t xml:space="preserve">p </w:t>
        </w:r>
      </w:ins>
      <w:del w:id="437" w:author="Greg Nelson" w:date="2016-01-07T14:46:00Z">
        <w:r w:rsidDel="00F669B4">
          <w:delText>p</w:delText>
        </w:r>
      </w:del>
      <w:r>
        <w:t>&lt;</w:t>
      </w:r>
      <w:ins w:id="438" w:author="Greg Nelson" w:date="2016-01-07T14:46:00Z">
        <w:r w:rsidR="00F669B4">
          <w:t xml:space="preserve"> </w:t>
        </w:r>
      </w:ins>
      <w:r>
        <w:t xml:space="preserve">.05, thus still succumbing to the interpretation problem </w:t>
      </w:r>
      <w:r>
        <w:fldChar w:fldCharType="begin" w:fldLock="1"/>
      </w:r>
      <w:r w:rsidR="0085577F">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"[14]", "plainTextFormattedCitation" : "[14]", "previouslyFormattedCitation" : "[13]" }, "properties" : { "noteIndex" : 0 }, "schema" : "https://github.com/citation-style-language/schema/raw/master/csl-citation.json" }</w:instrText>
      </w:r>
      <w:r>
        <w:fldChar w:fldCharType="separate"/>
      </w:r>
      <w:r w:rsidR="0085577F" w:rsidRPr="0085577F">
        <w:rPr>
          <w:noProof/>
        </w:rPr>
        <w:t>[14]</w:t>
      </w:r>
      <w:r>
        <w:fldChar w:fldCharType="end"/>
      </w:r>
      <w:r>
        <w:t>). Effect size estimates and confidence in those estimates is the essential information sought</w:t>
      </w:r>
      <w:r w:rsidR="001E255D">
        <w:t>,</w:t>
      </w:r>
      <w:r>
        <w:t xml:space="preserve"> but NHST logic unintentionally relegates this information as secondary to the </w:t>
      </w:r>
      <w:ins w:id="439" w:author="Greg Nelson" w:date="2016-01-07T14:46:00Z">
        <w:r w:rsidR="00F669B4">
          <w:rPr>
            <w:i/>
          </w:rPr>
          <w:t>p</w:t>
        </w:r>
      </w:ins>
      <w:del w:id="440" w:author="Greg Nelson" w:date="2016-01-07T14:46:00Z">
        <w:r w:rsidDel="00F669B4">
          <w:delText>p</w:delText>
        </w:r>
      </w:del>
      <w:r>
        <w:t>-value.</w:t>
      </w:r>
    </w:p>
    <w:p w14:paraId="5D4CF4CB" w14:textId="6AD064ED" w:rsidR="00162CDE" w:rsidRDefault="00162CDE" w:rsidP="00162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By contrast, Bayesian analysis provides formal approaches to quantifying our existing beliefs (for example, as a probability distribution over the expected difference in the means of some variable between two conditions), and then updating those beliefs based on new experimental evidence</w:t>
      </w:r>
      <w:r w:rsidR="00BC5713">
        <w:t>.</w:t>
      </w:r>
      <w:r>
        <w:t xml:space="preserve"> This gives results expressed as probabilistic evidence for or against hypothese</w:t>
      </w:r>
      <w:r w:rsidR="001E255D">
        <w:t xml:space="preserve">s, </w:t>
      </w:r>
      <w:r>
        <w:t>emphasiz</w:t>
      </w:r>
      <w:r w:rsidR="001E255D">
        <w:t>ing</w:t>
      </w:r>
      <w:r>
        <w:t xml:space="preserve"> effect size estimates and confidence in the estimates. This information supports the decisions researchers and practitioners are making with the data</w:t>
      </w:r>
      <w:r w:rsidR="001E255D">
        <w:t>:</w:t>
      </w:r>
      <w:r>
        <w:t xml:space="preserve"> should I incorporate this technology into my practice or, if confidence is low, are the results promising enough to continue to study it</w:t>
      </w:r>
      <w:r w:rsidR="001E255D">
        <w:t>?</w:t>
      </w:r>
      <w:r>
        <w:t xml:space="preserve"> </w:t>
      </w:r>
      <w:ins w:id="441" w:author="Eric Hekler" w:date="2016-01-06T12:47:00Z">
        <w:r w:rsidR="00842AC9">
          <w:t xml:space="preserve">Conceptually, </w:t>
        </w:r>
      </w:ins>
      <w:r>
        <w:t xml:space="preserve">Bayesian statistics are </w:t>
      </w:r>
      <w:ins w:id="442" w:author="Eric Hekler" w:date="2016-01-06T12:48:00Z">
        <w:r w:rsidR="00842AC9">
          <w:t xml:space="preserve">feasibly </w:t>
        </w:r>
      </w:ins>
      <w:r>
        <w:t xml:space="preserve">more user-centered as they emphasize the information needed to support the </w:t>
      </w:r>
      <w:del w:id="443" w:author="Eric Hekler" w:date="2016-01-06T12:48:00Z">
        <w:r w:rsidDel="00842AC9">
          <w:delText xml:space="preserve">actual </w:delText>
        </w:r>
      </w:del>
      <w:r>
        <w:t xml:space="preserve">decisions </w:t>
      </w:r>
      <w:del w:id="444" w:author="Eric Hekler" w:date="2016-01-06T12:48:00Z">
        <w:r w:rsidDel="00842AC9">
          <w:delText xml:space="preserve">of </w:delText>
        </w:r>
      </w:del>
      <w:r>
        <w:t>researchers</w:t>
      </w:r>
      <w:ins w:id="445" w:author="Eric Hekler" w:date="2016-01-06T12:48:00Z">
        <w:r w:rsidR="00842AC9">
          <w:t xml:space="preserve"> want to make</w:t>
        </w:r>
      </w:ins>
      <w:r>
        <w:t xml:space="preserve"> without the need to interpret double-negative logic.</w:t>
      </w:r>
    </w:p>
    <w:p w14:paraId="5F11C510" w14:textId="0876C561"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Replication and meta-analysis in </w:t>
      </w:r>
      <w:del w:id="446" w:author="Matthew Kay" w:date="2016-01-04T17:28:00Z">
        <w:r w:rsidDel="00EC0AB7">
          <w:delText>C</w:delText>
        </w:r>
      </w:del>
      <w:r>
        <w:t>H</w:t>
      </w:r>
      <w:ins w:id="447" w:author="Matthew Kay" w:date="2016-01-04T17:28:00Z">
        <w:r w:rsidR="00EC0AB7">
          <w:t>C</w:t>
        </w:r>
      </w:ins>
      <w:r>
        <w:t>I</w:t>
      </w:r>
    </w:p>
    <w:p w14:paraId="47C1D094" w14:textId="3A79DD11"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statistical tools researchers </w:t>
      </w:r>
      <w:r w:rsidR="00877DCF">
        <w:t xml:space="preserve">customarily use in </w:t>
      </w:r>
      <w:del w:id="448" w:author="Matthew Kay" w:date="2016-01-04T17:28:00Z">
        <w:r w:rsidDel="00EC0AB7">
          <w:delText>C</w:delText>
        </w:r>
      </w:del>
      <w:r>
        <w:t>H</w:t>
      </w:r>
      <w:ins w:id="449" w:author="Matthew Kay" w:date="2016-01-04T17:28:00Z">
        <w:r w:rsidR="00EC0AB7">
          <w:t>C</w:t>
        </w:r>
      </w:ins>
      <w:r>
        <w:t xml:space="preserve">I do not help them effectively accrue knowledge from one study to the next, even when the variations in design of novel systems are informed by previous work. The classic strategy for knowledge accrual of a series of NHST studies is literature reviews conducted often in the related work section of a CHI paper that implicitly use the </w:t>
      </w:r>
      <w:r>
        <w:rPr>
          <w:i/>
        </w:rPr>
        <w:t>vote-counting</w:t>
      </w:r>
      <w:r>
        <w:t xml:space="preserve"> method of knowledge accumulation</w:t>
      </w:r>
      <w:r w:rsidR="00515362">
        <w:t xml:space="preserve"> </w:t>
      </w:r>
      <w:r w:rsidR="00515362">
        <w:fldChar w:fldCharType="begin" w:fldLock="1"/>
      </w:r>
      <w:r w:rsidR="0085577F">
        <w:instrText>ADDIN CSL_CITATION { "citationItems" : [ { "id" : "ITEM-1", "itemData" : { "abstract" : "Reviews of research usually rely on counts of the number of times the treatment group mean exceeds the control group mean by an amount that is statistically significant. The treatment is said to have a positive effect if the proportion of such positive significant results is large. This procedure is shown to have extremely low power for the combination of treatment-effect sizes and sample sizes usually found in social science research. Surprisingly, the power of this procedure decreases as the number of studies reviewed increases. Three alternative counting procedures that permit estimation of the standardized mean difference between treatment and control groups (effect size) are described. Methods for obtaining confidence intervals for the effect size are also presented. For 1 procedure, the effect size can be estimated even when the sample consists only of studies that have statistically significant results. (7 ref)", "author" : [ { "dropping-particle" : "V.", "family" : "Hedges", "given" : "Larry", "non-dropping-particle" : "", "parse-names" : false, "suffix" : "" }, { "dropping-particle" : "", "family" : "Olkin", "given" : "Ingram", "non-dropping-particle" : "", "parse-names" : false, "suffix" : "" } ], "container-title" : "Psychological Bulletin", "id" : "ITEM-1", "issue" : "2", "issued" : { "date-parts" : [ [ "1980" ] ] }, "page" : "359-369", "title" : "Vote-counting methods in research synthesis.", "type" : "article-journal", "volume" : "88" }, "uris" : [ "http://www.mendeley.com/documents/?uuid=ff1511a4-dbca-4495-b16a-4763b1b4c66a" ] } ], "mendeley" : { "formattedCitation" : "[13]", "plainTextFormattedCitation" : "[13]", "previouslyFormattedCitation" : "[12]" }, "properties" : { "noteIndex" : 0 }, "schema" : "https://github.com/citation-style-language/schema/raw/master/csl-citation.json" }</w:instrText>
      </w:r>
      <w:r w:rsidR="00515362">
        <w:fldChar w:fldCharType="separate"/>
      </w:r>
      <w:r w:rsidR="0085577F" w:rsidRPr="0085577F">
        <w:rPr>
          <w:noProof/>
        </w:rPr>
        <w:t>[13]</w:t>
      </w:r>
      <w:r w:rsidR="00515362">
        <w:fldChar w:fldCharType="end"/>
      </w:r>
      <w:r>
        <w:t>. In this method, the number of significant and non-significant findings are counted up to infer if an effect is true or not (e.g., three studies found a significant effect, four did not, therefore this strategy is likely not effective). There are many problems with this approach, particularly when a field utilizes small sample</w:t>
      </w:r>
      <w:r w:rsidR="00162CDE">
        <w:t>s</w:t>
      </w:r>
      <w:r>
        <w:t xml:space="preserve"> to estimate statistical significance</w:t>
      </w:r>
      <w:ins w:id="450" w:author="Greg Nelson" w:date="2016-01-06T14:30:00Z">
        <w:r w:rsidR="00DA0CD9">
          <w:t>,</w:t>
        </w:r>
      </w:ins>
      <w:r>
        <w:t xml:space="preserve"> </w:t>
      </w:r>
      <w:r w:rsidR="00162CDE">
        <w:t xml:space="preserve">as </w:t>
      </w:r>
      <w:r>
        <w:t xml:space="preserve">many of these significant differences are likely due to chance </w:t>
      </w:r>
      <w:r w:rsidR="00152A80" w:rsidRPr="00137B62">
        <w:fldChar w:fldCharType="begin" w:fldLock="1"/>
      </w:r>
      <w:r w:rsidR="0085577F">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"[17]", "plainTextFormattedCitation" : "[17]", "previouslyFormattedCitation" : "[16]" }, "properties" : { "noteIndex" : 0 }, "schema" : "https://github.com/citation-style-language/schema/raw/master/csl-citation.json" }</w:instrText>
      </w:r>
      <w:r w:rsidR="00152A80" w:rsidRPr="00137B62">
        <w:fldChar w:fldCharType="separate"/>
      </w:r>
      <w:r w:rsidR="0085577F" w:rsidRPr="0085577F">
        <w:rPr>
          <w:noProof/>
        </w:rPr>
        <w:t>[17]</w:t>
      </w:r>
      <w:r w:rsidR="00152A80" w:rsidRPr="00137B62">
        <w:fldChar w:fldCharType="end"/>
      </w:r>
      <w:del w:id="451" w:author="Greg Nelson" w:date="2016-01-06T14:29:00Z">
        <w:r w:rsidR="00877DCF" w:rsidDel="00DA0CD9">
          <w:delText>)</w:delText>
        </w:r>
      </w:del>
      <w:r w:rsidR="00877DCF">
        <w:t>.</w:t>
      </w:r>
    </w:p>
    <w:p w14:paraId="716B8877" w14:textId="307B5B4C"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 step towards better knowledge accrual is via the use of meta-analyses, where the focus is not on the statistical sig</w:t>
      </w:r>
      <w:r>
        <w:lastRenderedPageBreak/>
        <w:t xml:space="preserve">nificance of any single study, but instead on combining the results from many studies to estimate the </w:t>
      </w:r>
      <w:r>
        <w:rPr>
          <w:i/>
        </w:rPr>
        <w:t>effect size</w:t>
      </w:r>
      <w:r>
        <w:t xml:space="preserve"> (e.g., this system designed for encouraging exercise results in 1,000 more steps per day compared to control) and the confidence in that effect (i.e., that 1,000 step increase could feasibly be as low as 100 steps or as high as 1,900 steps</w:t>
      </w:r>
      <w:commentRangeStart w:id="452"/>
      <w:commentRangeStart w:id="453"/>
      <w:r>
        <w:t>)</w:t>
      </w:r>
      <w:commentRangeEnd w:id="452"/>
      <w:r w:rsidR="00DA0CD9">
        <w:rPr>
          <w:rStyle w:val="CommentReference"/>
        </w:rPr>
        <w:commentReference w:id="452"/>
      </w:r>
      <w:commentRangeEnd w:id="453"/>
      <w:r w:rsidR="00046321">
        <w:rPr>
          <w:rStyle w:val="CommentReference"/>
        </w:rPr>
        <w:commentReference w:id="453"/>
      </w:r>
      <w:r>
        <w:t xml:space="preserve">. This strategy relies somewhat on increasing the incentives for replication in the literature, an approach currently advanced by </w:t>
      </w:r>
      <w:proofErr w:type="spellStart"/>
      <w:r>
        <w:t>RepliCHI</w:t>
      </w:r>
      <w:proofErr w:type="spellEnd"/>
      <w:r>
        <w:t xml:space="preserve"> </w:t>
      </w:r>
      <w:r w:rsidR="00152A80">
        <w:fldChar w:fldCharType="begin" w:fldLock="1"/>
      </w:r>
      <w:r w:rsidR="0085577F">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"[26]", "plainTextFormattedCitation" : "[26]", "previouslyFormattedCitation" : "[25]" }, "properties" : { "noteIndex" : 0 }, "schema" : "https://github.com/citation-style-language/schema/raw/master/csl-citation.json" }</w:instrText>
      </w:r>
      <w:r w:rsidR="00152A80">
        <w:fldChar w:fldCharType="separate"/>
      </w:r>
      <w:r w:rsidR="0085577F" w:rsidRPr="0085577F">
        <w:rPr>
          <w:noProof/>
        </w:rPr>
        <w:t>[26]</w:t>
      </w:r>
      <w:r w:rsidR="00152A80">
        <w:fldChar w:fldCharType="end"/>
      </w:r>
      <w:r>
        <w:t xml:space="preserve">. While encouraging more standalone replication studies and meta-analyses is useful for knowledge accrual, we argue that it has difficulty fitting into </w:t>
      </w:r>
      <w:del w:id="454" w:author="Matthew Kay" w:date="2016-01-04T17:29:00Z">
        <w:r w:rsidDel="00EC0AB7">
          <w:delText>C</w:delText>
        </w:r>
      </w:del>
      <w:r>
        <w:t>H</w:t>
      </w:r>
      <w:ins w:id="455" w:author="Matthew Kay" w:date="2016-01-04T17:29:00Z">
        <w:r w:rsidR="00EC0AB7">
          <w:t>C</w:t>
        </w:r>
      </w:ins>
      <w:r>
        <w:t xml:space="preserve">I culture and the incentives for publishing novel findings. As we will show, </w:t>
      </w:r>
      <w:r w:rsidR="00590F35">
        <w:t>few</w:t>
      </w:r>
      <w:r>
        <w:t xml:space="preserve"> meta-</w:t>
      </w:r>
      <w:r w:rsidR="00590F35">
        <w:t xml:space="preserve">analyses are </w:t>
      </w:r>
      <w:r>
        <w:t>currently conducted in the community, supporting our intuition.</w:t>
      </w:r>
    </w:p>
    <w:p w14:paraId="5250FF17" w14:textId="7E5C0669" w:rsidR="00162CDE" w:rsidRDefault="00590F35"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Within a Bayesian approach, p</w:t>
      </w:r>
      <w:r w:rsidR="00162CDE">
        <w:t>rior beliefs can be derived from previous work, allowing knowledge</w:t>
      </w:r>
      <w:r>
        <w:t xml:space="preserve"> accrual</w:t>
      </w:r>
      <w:r w:rsidR="00162CDE">
        <w:t xml:space="preserve"> from study to study without requiring a separate meta-analysis. To derive priors in </w:t>
      </w:r>
      <w:del w:id="456" w:author="Matthew Kay" w:date="2016-01-04T17:29:00Z">
        <w:r w:rsidR="00162CDE" w:rsidDel="00EC0AB7">
          <w:delText>C</w:delText>
        </w:r>
      </w:del>
      <w:r w:rsidR="00162CDE">
        <w:t>H</w:t>
      </w:r>
      <w:ins w:id="457" w:author="Matthew Kay" w:date="2016-01-04T17:29:00Z">
        <w:r w:rsidR="00EC0AB7">
          <w:t>C</w:t>
        </w:r>
      </w:ins>
      <w:r w:rsidR="00162CDE">
        <w:t>I, we can capitalize on the fact that partial replication is common to the field in the form of the comparison of a new technique against the state-of-the-art. As we will show, incorporating prior quantitative results into new analyses using a Bayesian framework is straightforward in these cases, allowing us to accrue quantitative knowledge without the need for top-down incentives for meta-analysis. We will also discuss how to use prior work to set prior expectations on the size of an effect even when not conducting a partial replication. In contrast to traditional meta-analysis, Bayesian analysis allows the effect sizes in successive studies to be estimated more precisely</w:t>
      </w:r>
      <w:r>
        <w:t xml:space="preserve"> in each study</w:t>
      </w:r>
      <w:r w:rsidR="00162CDE">
        <w:t xml:space="preserve">. This </w:t>
      </w:r>
      <w:ins w:id="458" w:author="Eric Hekler" w:date="2016-01-06T12:50:00Z">
        <w:r w:rsidR="00842AC9">
          <w:t xml:space="preserve">could feasibly </w:t>
        </w:r>
      </w:ins>
      <w:r w:rsidR="00162CDE">
        <w:t>fit</w:t>
      </w:r>
      <w:del w:id="459" w:author="Eric Hekler" w:date="2016-01-06T12:50:00Z">
        <w:r w:rsidR="00162CDE" w:rsidDel="00842AC9">
          <w:delText>s well</w:delText>
        </w:r>
      </w:del>
      <w:r w:rsidR="00162CDE">
        <w:t xml:space="preserve"> into the publishing incentives for </w:t>
      </w:r>
      <w:del w:id="460" w:author="Matthew Kay" w:date="2016-01-04T17:29:00Z">
        <w:r w:rsidR="00162CDE" w:rsidDel="00EC0AB7">
          <w:delText>C</w:delText>
        </w:r>
      </w:del>
      <w:r w:rsidR="00162CDE">
        <w:t>H</w:t>
      </w:r>
      <w:ins w:id="461" w:author="Matthew Kay" w:date="2016-01-04T17:29:00Z">
        <w:r w:rsidR="00EC0AB7">
          <w:t>C</w:t>
        </w:r>
      </w:ins>
      <w:r w:rsidR="00162CDE">
        <w:t>I: knowledge accrues with each individual, novel study (easily published at CHI), making it unnecessary to publish standalone meta-analyses (less publishable at CHI).</w:t>
      </w:r>
    </w:p>
    <w:p w14:paraId="0C698F84" w14:textId="258E6BF1" w:rsidR="0002541C" w:rsidRDefault="0048068E"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462" w:name="h.fi0b62oy54m" w:colFirst="0" w:colLast="0"/>
      <w:bookmarkEnd w:id="462"/>
      <w:r>
        <w:t>HCI Researchers conduct</w:t>
      </w:r>
      <w:r w:rsidR="0002541C">
        <w:t xml:space="preserve"> </w:t>
      </w:r>
      <w:r>
        <w:t xml:space="preserve">Few </w:t>
      </w:r>
      <w:r w:rsidR="0002541C">
        <w:t xml:space="preserve">Meta-Analyses </w:t>
      </w:r>
    </w:p>
    <w:p w14:paraId="0A819C8A" w14:textId="2D1A9A39" w:rsidR="009902C7" w:rsidRDefault="0002541C" w:rsidP="0002541C">
      <w:r>
        <w:t xml:space="preserve">To assess the current state of quantitative knowledge aggregation in HCI, we conducted a review of meta-analyses accessible through the ACM Digital Library, as many of the most prominent HCI publication venues are archived there (e.g. CHI, CSCW, UIST, </w:t>
      </w:r>
      <w:proofErr w:type="spellStart"/>
      <w:r>
        <w:t>UbiComp</w:t>
      </w:r>
      <w:proofErr w:type="spellEnd"/>
      <w:r>
        <w:t xml:space="preserve">, TOCHI). We searched </w:t>
      </w:r>
      <w:ins w:id="463" w:author="Greg Nelson" w:date="2016-01-07T13:55:00Z">
        <w:r w:rsidR="0095621F">
          <w:t xml:space="preserve">the extended </w:t>
        </w:r>
      </w:ins>
      <w:ins w:id="464" w:author="Greg Nelson" w:date="2016-01-07T13:56:00Z">
        <w:r w:rsidR="0095621F">
          <w:t xml:space="preserve">library </w:t>
        </w:r>
      </w:ins>
      <w:r>
        <w:t xml:space="preserve">for the terms </w:t>
      </w:r>
      <w:r w:rsidRPr="00137B62">
        <w:rPr>
          <w:i/>
        </w:rPr>
        <w:t>meta-analysis</w:t>
      </w:r>
      <w:r>
        <w:t xml:space="preserve">, </w:t>
      </w:r>
      <w:r w:rsidRPr="00137B62">
        <w:rPr>
          <w:i/>
        </w:rPr>
        <w:t>meta-analyses</w:t>
      </w:r>
      <w:r>
        <w:t xml:space="preserve">, </w:t>
      </w:r>
      <w:proofErr w:type="spellStart"/>
      <w:r w:rsidRPr="00137B62">
        <w:rPr>
          <w:i/>
        </w:rPr>
        <w:t>metaanalysis</w:t>
      </w:r>
      <w:proofErr w:type="spellEnd"/>
      <w:r>
        <w:t xml:space="preserve">, or </w:t>
      </w:r>
      <w:proofErr w:type="spellStart"/>
      <w:r w:rsidRPr="00137B62">
        <w:rPr>
          <w:i/>
        </w:rPr>
        <w:t>metaanalyses</w:t>
      </w:r>
      <w:proofErr w:type="spellEnd"/>
      <w:r>
        <w:t xml:space="preserve"> in the abstract or title fields on Aug</w:t>
      </w:r>
      <w:ins w:id="465" w:author="Greg Nelson" w:date="2016-01-07T13:56:00Z">
        <w:r w:rsidR="0095621F">
          <w:t>ust</w:t>
        </w:r>
      </w:ins>
      <w:r>
        <w:t xml:space="preserve"> 17</w:t>
      </w:r>
      <w:ins w:id="466" w:author="Greg Nelson" w:date="2016-01-07T13:56:00Z">
        <w:r w:rsidR="0095621F">
          <w:t>,</w:t>
        </w:r>
      </w:ins>
      <w:r>
        <w:t xml:space="preserve"> 2015, yielding 509 unique results. We examined abstracts and eliminated </w:t>
      </w:r>
      <w:r w:rsidRPr="00137B62">
        <w:t>151</w:t>
      </w:r>
      <w:r>
        <w:t xml:space="preserve"> domain-specific statistical methods and techniques, mostly in biology and machine learning. We examined the full-text </w:t>
      </w:r>
      <w:r w:rsidR="00590F35">
        <w:t>of</w:t>
      </w:r>
      <w:r>
        <w:t xml:space="preserve"> the remaining papers. We found </w:t>
      </w:r>
      <w:r w:rsidRPr="00137B62">
        <w:t xml:space="preserve">40 </w:t>
      </w:r>
      <w:r>
        <w:t xml:space="preserve">dissertations, which we discarded since their results may have been published in other venues. We found </w:t>
      </w:r>
      <w:r w:rsidRPr="00137B62">
        <w:t xml:space="preserve">56 </w:t>
      </w:r>
      <w:commentRangeStart w:id="467"/>
      <w:ins w:id="468" w:author="Matthew Kay" w:date="2016-01-06T23:59:00Z">
        <w:r w:rsidR="00046321">
          <w:t>HCI (or HCI-related)</w:t>
        </w:r>
      </w:ins>
      <w:commentRangeEnd w:id="467"/>
      <w:ins w:id="469" w:author="Matthew Kay" w:date="2016-01-07T00:00:00Z">
        <w:r w:rsidR="00046321">
          <w:rPr>
            <w:rStyle w:val="CommentReference"/>
          </w:rPr>
          <w:commentReference w:id="467"/>
        </w:r>
      </w:ins>
      <w:ins w:id="470" w:author="Matthew Kay" w:date="2016-01-06T23:59:00Z">
        <w:r w:rsidR="00046321">
          <w:t xml:space="preserve"> </w:t>
        </w:r>
      </w:ins>
      <w:r>
        <w:t xml:space="preserve">papers with quantitative meta-analyses, defined as modeling effect sizes or using traditional meta-analysis based on the results of multiple studies found from a literature search with inclusion criteria. Only </w:t>
      </w:r>
      <w:r w:rsidRPr="00137B62">
        <w:t>3</w:t>
      </w:r>
      <w:r>
        <w:t xml:space="preserve"> were published at the venues above</w:t>
      </w:r>
      <w:r w:rsidR="00525CD5">
        <w:t xml:space="preserve"> </w:t>
      </w:r>
      <w:r w:rsidR="00525CD5">
        <w:fldChar w:fldCharType="begin" w:fldLock="1"/>
      </w:r>
      <w:r w:rsidR="0085577F">
        <w:instrText>ADDIN CSL_CITATION { "citationItems" : [ { "id" : "ITEM-1", "itemData" : { "DOI" : "10.1145/1240624.1240626", "ISBN" : "9781595935939", "ISSN" : "1595935932", "abstract" : "The use of embodied agents, defined as visual human-like representations accompanying a computer interface, is becoming prevalent in applications ranging from educational software to advertisements. In the current work, we assimilate previous empirical compare interfaces with studies which interfaces without agents, both visually embodied agents to using an informal, descriptive technique based on experimental results (46 studies) as well as a formal statistical meta-analysis (25 studies). when analyzing subjective responses (i.e., questionnaire ratings, interviews) than Results revealed significantly larger effect sizes when analyzing behavioral responses such as task performance and memory. Furthermore, the effects of adding an agent to an interface are larger than the effects of animating an agent to behave more realistically. However, the overall effect sizes were quite small (e.g., across studies, adding a face to an interface only explains approximately 2.5% of the variance in results). We discuss the implications for both designers building interfaces as well as social scientists designing experiments to evaluate those interfaces.", "author" : [ { "dropping-particle" : "", "family" : "Yee", "given" : "Nick", "non-dropping-particle" : "", "parse-names" : false, "suffix" : "" }, { "dropping-particle" : "", "family" : "Yee", "given" : "Nick", "non-dropping-particle" : "", "parse-names" : false, "suffix" : "" }, { "dropping-particle" : "", "family" : "Bailenson", "given" : "Jeremy N", "non-dropping-particle" : "", "parse-names" : false, "suffix" : "" }, { "dropping-particle" : "", "family" : "Bailenson", "given" : "Jeremy N", "non-dropping-particle" : "", "parse-names" : false, "suffix" : "" }, { "dropping-particle" : "", "family" : "Rickertsen", "given" : "Kathryn", "non-dropping-particle" : "", "parse-names" : false, "suffix" : "" }, { "dropping-particle" : "", "family" : "Rickertsen", "given" : "Kathryn", "non-dropping-particle" : "", "parse-names" : false, "suffix" : "" } ], "container-title" : "Proceedings of the SIGCHI conference on Human factors in computing systems - CHI '07", "id" : "ITEM-1", "issued" : { "date-parts" : [ [ "2007" ] ] }, "page" : "1", "title" : "A meta-analysis of the impact of the inclusion and realism of human-like faces on user experiences in interfaces", "type" : "article-journal" }, "uris" : [ "http://www.mendeley.com/documents/?uuid=17ae58d1-31e9-4e97-81cc-3ddd7878f0a0" ] }, { "id" : "ITEM-2", "itemData" : { "DOI" : "10.1145/238386.238387", "ISBN" : "0897917774", "abstract" : "Note: OCR errors may be found in this Reference List extracted from the full text article. ACM has opted to expose the complete List rather than only correct and linked references.", "author" : [ { "dropping-particle" : "", "family" : "Weisband", "given" : "Suzanne", "non-dropping-particle" : "", "parse-names" : false, "suffix" : "" }, { "dropping-particle" : "", "family" : "Kiesler", "given" : "S", "non-dropping-particle" : "", "parse-names" : false, "suffix" : "" } ], "container-title" : "ACM Digital Library", "id" : "ITEM-2", "issue" : "96", "issued" : { "date-parts" : [ [ "1996" ] ] }, "page" : "3-10", "title" : "Self Disclosure on Computer Forms : Meta-Analysis and Implications", "type" : "article-journal", "volume" : "CHI" }, "uris" : [ "http://www.mendeley.com/documents/?uuid=6638f65e-b5d9-48d0-98a3-6b362245755b" ] }, { "id" : "ITEM-3", "itemData" : { "DOI" : "10.1145/1240624.1240722", "ISBN" : "9781595935939", "author" : [ { "dropping-particle" : "", "family" : "Hornb\u00e6k", "given" : "Kasper", "non-dropping-particle" : "", "parse-names" : false, "suffix" : "" }, { "dropping-particle" : "", "family" : "Law", "given" : "Effie Lai-Chong", "non-dropping-particle" : "", "parse-names" : false, "suffix" : "" } ], "container-title" : "Proceedings of the SIGCHI conference on Human factors in computing systems - CHI '07", "id" : "ITEM-3", "issued" : { "date-parts" : [ [ "2007" ] ] }, "page" : "617", "publisher" : "ACM Press", "publisher-place" : "New York, New York, USA", "title" : "Meta-analysis of correlations among usability measures", "type" : "article-journal" }, "uris" : [ "http://www.mendeley.com/documents/?uuid=7ab29b61-7a60-450a-82c7-524efa50e71d" ] } ], "mendeley" : { "formattedCitation" : "[15,25,28]", "plainTextFormattedCitation" : "[15,25,28]", "previouslyFormattedCitation" : "[14,24,27]" }, "properties" : { "noteIndex" : 0 }, "schema" : "https://github.com/citation-style-language/schema/raw/master/csl-citation.json" }</w:instrText>
      </w:r>
      <w:r w:rsidR="00525CD5">
        <w:fldChar w:fldCharType="separate"/>
      </w:r>
      <w:r w:rsidR="0085577F" w:rsidRPr="0085577F">
        <w:rPr>
          <w:noProof/>
        </w:rPr>
        <w:t>[15,25,28]</w:t>
      </w:r>
      <w:r w:rsidR="00525CD5">
        <w:fldChar w:fldCharType="end"/>
      </w:r>
      <w:ins w:id="471" w:author="Greg Nelson" w:date="2016-01-06T14:32:00Z">
        <w:r w:rsidR="00DA0CD9">
          <w:t>.</w:t>
        </w:r>
      </w:ins>
      <w:r>
        <w:t xml:space="preserve"> This low number prompted us to search the DL full text for “meta-analysis” for the top venues, yielding 159 results. The top 3 results were the meta-analyses we had already found, and we did not find any others after reviewing the </w:t>
      </w:r>
      <w:r>
        <w:lastRenderedPageBreak/>
        <w:t xml:space="preserve">abstracts (and full text as needed) from this additional search. Most meta-analyses were in other journals and communities, from management information systems and HICSS to specialized venues </w:t>
      </w:r>
      <w:r w:rsidRPr="00D456ED">
        <w:t>(</w:t>
      </w:r>
      <w:r w:rsidR="007D23A2">
        <w:t xml:space="preserve">e.g. </w:t>
      </w:r>
      <w:r w:rsidRPr="00137B62">
        <w:rPr>
          <w:rFonts w:eastAsia="Calibri"/>
        </w:rPr>
        <w:t xml:space="preserve">ICMI '06: Proceedings of the 8th international conference on </w:t>
      </w:r>
      <w:ins w:id="472" w:author="Greg Nelson" w:date="2016-01-07T16:31:00Z">
        <w:r w:rsidR="00B739DD">
          <w:rPr>
            <w:rFonts w:eastAsia="Calibri"/>
          </w:rPr>
          <w:t>m</w:t>
        </w:r>
      </w:ins>
      <w:del w:id="473" w:author="Greg Nelson" w:date="2016-01-07T16:31:00Z">
        <w:r w:rsidRPr="00137B62" w:rsidDel="00B739DD">
          <w:rPr>
            <w:rFonts w:eastAsia="Calibri"/>
          </w:rPr>
          <w:delText>M</w:delText>
        </w:r>
      </w:del>
      <w:r w:rsidRPr="00137B62">
        <w:rPr>
          <w:rFonts w:eastAsia="Calibri"/>
        </w:rPr>
        <w:t>ultimodal interfaces</w:t>
      </w:r>
      <w:r w:rsidRPr="00D456ED">
        <w:t>).</w:t>
      </w:r>
      <w:r>
        <w:t xml:space="preserve"> </w:t>
      </w:r>
    </w:p>
    <w:p w14:paraId="10A98661" w14:textId="4A482E29" w:rsidR="0002541C" w:rsidRDefault="009902C7" w:rsidP="0002541C">
      <w:r>
        <w:t>Our search suggests that m</w:t>
      </w:r>
      <w:r w:rsidR="0002541C">
        <w:t xml:space="preserve">eta-analyses are not being </w:t>
      </w:r>
      <w:ins w:id="474" w:author="Eric Hekler" w:date="2015-12-30T09:16:00Z">
        <w:del w:id="475" w:author="Matthew Kay" w:date="2016-01-04T16:53:00Z">
          <w:r w:rsidR="008B1725" w:rsidDel="00FB07D8">
            <w:delText>conducted</w:delText>
          </w:r>
        </w:del>
      </w:ins>
      <w:ins w:id="476" w:author="Matthew Kay" w:date="2016-01-04T16:53:00Z">
        <w:r w:rsidR="00FB07D8">
          <w:t>rewarded</w:t>
        </w:r>
      </w:ins>
      <w:ins w:id="477" w:author="Matthew Kay" w:date="2016-01-04T16:52:00Z">
        <w:r w:rsidR="00FB07D8">
          <w:t xml:space="preserve"> within the community</w:t>
        </w:r>
      </w:ins>
      <w:del w:id="478" w:author="Eric Hekler" w:date="2015-12-30T09:17:00Z">
        <w:r w:rsidR="0002541C" w:rsidDel="008B1725">
          <w:delText>rewarded by the current publishing incentives of the community</w:delText>
        </w:r>
      </w:del>
      <w:r w:rsidR="0002541C">
        <w:t>.</w:t>
      </w:r>
      <w:r w:rsidR="00C54B4A">
        <w:t xml:space="preserve"> </w:t>
      </w:r>
      <w:r>
        <w:t>The CHI conference is regarded by many as the top publication venue for work in human-computer interaction. Given the paucity of meta-analysis at CHI, it seems clear that the incentives do not currently exist for such work to be published</w:t>
      </w:r>
      <w:r w:rsidR="00AC192D">
        <w:t xml:space="preserve"> there</w:t>
      </w:r>
      <w:ins w:id="479" w:author="Eric Hekler" w:date="2015-12-30T09:17:00Z">
        <w:r w:rsidR="008B1725">
          <w:t xml:space="preserve"> </w:t>
        </w:r>
        <w:commentRangeStart w:id="480"/>
        <w:commentRangeStart w:id="481"/>
        <w:r w:rsidR="008B1725">
          <w:t xml:space="preserve">(or </w:t>
        </w:r>
        <w:del w:id="482" w:author="Matthew Kay" w:date="2016-01-07T00:06:00Z">
          <w:r w:rsidR="008B1725" w:rsidDel="00CE7743">
            <w:delText xml:space="preserve">plausibly even conducted </w:delText>
          </w:r>
        </w:del>
      </w:ins>
      <w:ins w:id="483" w:author="Matthew Kay" w:date="2016-01-07T00:07:00Z">
        <w:r w:rsidR="00CE7743">
          <w:t>prioritized</w:t>
        </w:r>
      </w:ins>
      <w:ins w:id="484" w:author="Matthew Kay" w:date="2016-01-07T00:06:00Z">
        <w:r w:rsidR="00CE7743">
          <w:t xml:space="preserve"> </w:t>
        </w:r>
      </w:ins>
      <w:ins w:id="485" w:author="Eric Hekler" w:date="2015-12-30T09:17:00Z">
        <w:r w:rsidR="008B1725">
          <w:t>in the field overall)</w:t>
        </w:r>
      </w:ins>
      <w:r>
        <w:t xml:space="preserve">. </w:t>
      </w:r>
      <w:commentRangeEnd w:id="480"/>
      <w:r w:rsidR="009C5B94">
        <w:rPr>
          <w:rStyle w:val="CommentReference"/>
        </w:rPr>
        <w:commentReference w:id="480"/>
      </w:r>
      <w:commentRangeEnd w:id="481"/>
      <w:r w:rsidR="00CE7743">
        <w:rPr>
          <w:rStyle w:val="CommentReference"/>
        </w:rPr>
        <w:commentReference w:id="481"/>
      </w:r>
      <w:r>
        <w:t>However, within the frequentist paradigm, a meta-analysis is the gold standard for quantitative knowledge</w:t>
      </w:r>
      <w:r w:rsidR="00590F35">
        <w:t xml:space="preserve"> accrual</w:t>
      </w:r>
      <w:r w:rsidR="00AC192D">
        <w:t xml:space="preserve">, </w:t>
      </w:r>
      <w:r>
        <w:t>represent</w:t>
      </w:r>
      <w:r w:rsidR="00AC192D">
        <w:t>ing</w:t>
      </w:r>
      <w:r>
        <w:t xml:space="preserve"> the best estimates we can make. </w:t>
      </w:r>
      <w:r w:rsidR="00AC192D">
        <w:t>W</w:t>
      </w:r>
      <w:r>
        <w:t xml:space="preserve">e must either build new incentives for meta-analysis, or find another way to accrue knowledge within the existing incentives. </w:t>
      </w:r>
      <w:ins w:id="486" w:author="Eric Hekler" w:date="2015-12-30T09:17:00Z">
        <w:r w:rsidR="008B1725">
          <w:t xml:space="preserve">We </w:t>
        </w:r>
        <w:del w:id="487" w:author="Matthew Kay" w:date="2016-01-04T16:55:00Z">
          <w:r w:rsidR="008B1725" w:rsidDel="00E63A36">
            <w:delText xml:space="preserve">argue that </w:delText>
          </w:r>
        </w:del>
      </w:ins>
      <w:ins w:id="488" w:author="Matthew Kay" w:date="2016-01-04T16:55:00Z">
        <w:r w:rsidR="00E63A36">
          <w:t xml:space="preserve">believe that </w:t>
        </w:r>
      </w:ins>
      <w:del w:id="489" w:author="Eric Hekler" w:date="2015-12-30T09:17:00Z">
        <w:r w:rsidR="00AC192D" w:rsidDel="008B1725">
          <w:delText>T</w:delText>
        </w:r>
        <w:r w:rsidR="007D23A2" w:rsidDel="008B1725">
          <w:delText xml:space="preserve">hat other way </w:delText>
        </w:r>
        <w:r w:rsidR="00AC192D" w:rsidDel="008B1725">
          <w:delText>is</w:delText>
        </w:r>
        <w:r w:rsidR="007D23A2" w:rsidDel="008B1725">
          <w:delText xml:space="preserve"> </w:delText>
        </w:r>
      </w:del>
      <w:r w:rsidR="007D23A2">
        <w:t>Bayesian analysis</w:t>
      </w:r>
      <w:ins w:id="490" w:author="Eric Hekler" w:date="2015-12-30T09:17:00Z">
        <w:r w:rsidR="008B1725">
          <w:t xml:space="preserve"> </w:t>
        </w:r>
        <w:del w:id="491" w:author="Matthew Kay" w:date="2016-01-07T00:09:00Z">
          <w:r w:rsidR="008B1725" w:rsidDel="00CE7743">
            <w:delText xml:space="preserve">is a </w:delText>
          </w:r>
          <w:commentRangeStart w:id="492"/>
          <w:commentRangeStart w:id="493"/>
          <w:r w:rsidR="008B1725" w:rsidDel="00CE7743">
            <w:delText xml:space="preserve">plausible </w:delText>
          </w:r>
        </w:del>
      </w:ins>
      <w:ins w:id="494" w:author="Matthew Kay" w:date="2016-01-07T00:09:00Z">
        <w:r w:rsidR="00CE7743">
          <w:t>may be that other way</w:t>
        </w:r>
      </w:ins>
      <w:ins w:id="495" w:author="Eric Hekler" w:date="2015-12-30T09:17:00Z">
        <w:del w:id="496" w:author="Matthew Kay" w:date="2016-01-07T00:09:00Z">
          <w:r w:rsidR="008B1725" w:rsidDel="00CE7743">
            <w:delText>alternative</w:delText>
          </w:r>
        </w:del>
      </w:ins>
      <w:commentRangeEnd w:id="492"/>
      <w:r w:rsidR="00E63A36">
        <w:rPr>
          <w:rStyle w:val="CommentReference"/>
        </w:rPr>
        <w:commentReference w:id="492"/>
      </w:r>
      <w:commentRangeEnd w:id="493"/>
      <w:r w:rsidR="00CE7743">
        <w:rPr>
          <w:rStyle w:val="CommentReference"/>
        </w:rPr>
        <w:commentReference w:id="493"/>
      </w:r>
      <w:ins w:id="497" w:author="Matthew Kay" w:date="2016-01-04T16:55:00Z">
        <w:r w:rsidR="00E63A36">
          <w:t>.</w:t>
        </w:r>
      </w:ins>
      <w:del w:id="498" w:author="Matthew Kay" w:date="2016-01-04T16:55:00Z">
        <w:r w:rsidR="007D23A2" w:rsidDel="00E63A36">
          <w:delText>.</w:delText>
        </w:r>
      </w:del>
    </w:p>
    <w:p w14:paraId="6075F877" w14:textId="07F944A5"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Contrasting Frequentist </w:t>
      </w:r>
      <w:r w:rsidR="007D23A2">
        <w:t xml:space="preserve">AND </w:t>
      </w:r>
      <w:ins w:id="499" w:author="Matthew Kay" w:date="2016-01-07T23:20:00Z">
        <w:r w:rsidR="00DE14CC">
          <w:br/>
        </w:r>
      </w:ins>
      <w:r w:rsidR="007D23A2">
        <w:t xml:space="preserve">BAYESIAN KNOWLEDGE ACCRUAL </w:t>
      </w:r>
      <w:ins w:id="500" w:author="Matthew Kay" w:date="2016-01-07T23:20:00Z">
        <w:r w:rsidR="00DE14CC">
          <w:br/>
        </w:r>
      </w:ins>
      <w:r>
        <w:t>using Simulated Experiments</w:t>
      </w:r>
    </w:p>
    <w:p w14:paraId="28C9CF9D"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By way of explaining the differences between frequentist meta-analysis and a Bayesian incremental approach to knowledge accrual, in this section we provide an example of these approaches applied in two different hypothetical worlds. Specifically, we examine a series of 4 simulated, hypothetical experiments on the effects of progress indicators on completion rates of online surveys. </w:t>
      </w:r>
    </w:p>
    <w:p w14:paraId="612E8077" w14:textId="44CC6F1D"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01" w:name="h.8lhpz8gw9lf" w:colFirst="0" w:colLast="0"/>
      <w:bookmarkEnd w:id="501"/>
      <w:r>
        <w:t xml:space="preserve">Domain: </w:t>
      </w:r>
      <w:r w:rsidR="00C54B4A">
        <w:t xml:space="preserve">Varying progress </w:t>
      </w:r>
      <w:r w:rsidR="00D17BE2">
        <w:t>indicators</w:t>
      </w:r>
      <w:r>
        <w:t xml:space="preserve"> in online surveys</w:t>
      </w:r>
    </w:p>
    <w:p w14:paraId="50034B8B" w14:textId="54716D42"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chose this domain because it will be familiar to the </w:t>
      </w:r>
      <w:del w:id="502" w:author="Matthew Kay" w:date="2016-01-04T17:29:00Z">
        <w:r w:rsidDel="00EC0AB7">
          <w:delText>C</w:delText>
        </w:r>
      </w:del>
      <w:r>
        <w:t>H</w:t>
      </w:r>
      <w:ins w:id="503" w:author="Matthew Kay" w:date="2016-01-04T17:29:00Z">
        <w:r w:rsidR="00EC0AB7">
          <w:t>C</w:t>
        </w:r>
      </w:ins>
      <w:r>
        <w:t xml:space="preserve">I audience (as many researchers in our field make use of online surveys), and because a meta-analysis has previously been conducted in this domain by </w:t>
      </w:r>
      <w:proofErr w:type="spellStart"/>
      <w:r>
        <w:t>Villar</w:t>
      </w:r>
      <w:proofErr w:type="spellEnd"/>
      <w:r>
        <w:t xml:space="preserve"> </w:t>
      </w:r>
      <w:r>
        <w:rPr>
          <w:i/>
        </w:rPr>
        <w:t>et al.</w:t>
      </w:r>
      <w:r w:rsidR="00D44708">
        <w:rPr>
          <w:i/>
        </w:rPr>
        <w:fldChar w:fldCharType="begin" w:fldLock="1"/>
      </w:r>
      <w:r w:rsidR="0085577F">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"[24]", "plainTextFormattedCitation" : "[24]", "previouslyFormattedCitation" : "[23]" }, "properties" : { "noteIndex" : 0 }, "schema" : "https://github.com/citation-style-language/schema/raw/master/csl-citation.json" }</w:instrText>
      </w:r>
      <w:r w:rsidR="00D44708">
        <w:rPr>
          <w:i/>
        </w:rPr>
        <w:fldChar w:fldCharType="separate"/>
      </w:r>
      <w:r w:rsidR="0085577F" w:rsidRPr="0085577F">
        <w:rPr>
          <w:noProof/>
        </w:rPr>
        <w:t>[24]</w:t>
      </w:r>
      <w:r w:rsidR="00D44708">
        <w:rPr>
          <w:i/>
        </w:rPr>
        <w:fldChar w:fldCharType="end"/>
      </w:r>
      <w:r w:rsidR="007D23A2">
        <w:t>,</w:t>
      </w:r>
      <w:r>
        <w:t xml:space="preserve"> </w:t>
      </w:r>
      <w:r w:rsidR="00C54B4A">
        <w:t xml:space="preserve">providing us with </w:t>
      </w:r>
      <w:r>
        <w:t xml:space="preserve">realistic effect sizes to use in our simulations. </w:t>
      </w:r>
    </w:p>
    <w:p w14:paraId="2975E612" w14:textId="63F477F1"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That meta-analysis looked at experiments comparing the effects of different types of </w:t>
      </w:r>
      <w:r>
        <w:rPr>
          <w:i/>
        </w:rPr>
        <w:t>progress indicators</w:t>
      </w:r>
      <w:r>
        <w:t xml:space="preserve"> on survey completion rates. A progress indicator is any type of textual or graphical display communicating how much of the survey has been completed so far (“10%”, a graphical progress bar, </w:t>
      </w:r>
      <w:del w:id="504" w:author="Matthew Kay" w:date="2016-01-07T23:24:00Z">
        <w:r w:rsidDel="00B936E5">
          <w:delText>etc</w:delText>
        </w:r>
      </w:del>
      <w:ins w:id="505" w:author="Matthew Kay" w:date="2016-01-07T23:24:00Z">
        <w:r w:rsidR="00B936E5">
          <w:t>etc.</w:t>
        </w:r>
      </w:ins>
      <w:r>
        <w:t xml:space="preserve">). Progress indicators can be distinguished by the relationship between the true progress and the displayed progress. A </w:t>
      </w:r>
      <w:r>
        <w:rPr>
          <w:i/>
        </w:rPr>
        <w:t>constant</w:t>
      </w:r>
      <w:r>
        <w:t xml:space="preserve"> indicator communicates the true progress. Progress in a </w:t>
      </w:r>
      <w:r>
        <w:rPr>
          <w:i/>
        </w:rPr>
        <w:t>fast-to-slow</w:t>
      </w:r>
      <w:r>
        <w:t xml:space="preserve"> indicator starts fast, telling the participant they have made more progress than they actually have near the beginning of the survey, then slows down later. By contrast, a </w:t>
      </w:r>
      <w:r>
        <w:rPr>
          <w:i/>
        </w:rPr>
        <w:t>slow-to-fast</w:t>
      </w:r>
      <w:r>
        <w:t xml:space="preserve"> indicator starts slow, then speeds up near the end of the survey.</w:t>
      </w:r>
    </w:p>
    <w:p w14:paraId="2B07FA76" w14:textId="4E53891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their meta-analysis, </w:t>
      </w:r>
      <w:proofErr w:type="spellStart"/>
      <w:r>
        <w:t>Villar</w:t>
      </w:r>
      <w:proofErr w:type="spellEnd"/>
      <w:r>
        <w:t xml:space="preserve"> </w:t>
      </w:r>
      <w:r>
        <w:rPr>
          <w:i/>
        </w:rPr>
        <w:t xml:space="preserve">et al. </w:t>
      </w:r>
      <w:r w:rsidR="00D44708">
        <w:rPr>
          <w:i/>
        </w:rPr>
        <w:fldChar w:fldCharType="begin" w:fldLock="1"/>
      </w:r>
      <w:r w:rsidR="0085577F">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"[24]", "plainTextFormattedCitation" : "[24]", "previouslyFormattedCitation" : "[23]" }, "properties" : { "noteIndex" : 0 }, "schema" : "https://github.com/citation-style-language/schema/raw/master/csl-citation.json" }</w:instrText>
      </w:r>
      <w:r w:rsidR="00D44708">
        <w:rPr>
          <w:i/>
        </w:rPr>
        <w:fldChar w:fldCharType="separate"/>
      </w:r>
      <w:r w:rsidR="0085577F" w:rsidRPr="0085577F">
        <w:rPr>
          <w:noProof/>
        </w:rPr>
        <w:t>[24]</w:t>
      </w:r>
      <w:r w:rsidR="00D44708">
        <w:rPr>
          <w:i/>
        </w:rPr>
        <w:fldChar w:fldCharType="end"/>
      </w:r>
      <w:r w:rsidR="00D44708">
        <w:t>,</w:t>
      </w:r>
      <w:r>
        <w:t xml:space="preserve"> found that using a </w:t>
      </w:r>
      <w:r>
        <w:rPr>
          <w:i/>
        </w:rPr>
        <w:t>slow-to-fast</w:t>
      </w:r>
      <w:r>
        <w:t xml:space="preserve"> progress indicator</w:t>
      </w:r>
      <w:r w:rsidR="00D17BE2">
        <w:t xml:space="preserve"> </w:t>
      </w:r>
      <w:r>
        <w:t>decreased the probability that a person would complete the survey. They found an effect size (as a log odds ratio</w:t>
      </w:r>
      <w:r>
        <w:rPr>
          <w:vertAlign w:val="superscript"/>
        </w:rPr>
        <w:footnoteReference w:id="3"/>
      </w:r>
      <w:r>
        <w:t>) of ~-0.45.</w:t>
      </w:r>
      <w:r>
        <w:rPr>
          <w:vertAlign w:val="superscript"/>
        </w:rPr>
        <w:footnoteReference w:id="4"/>
      </w:r>
      <w:r>
        <w:t xml:space="preserve"> A </w:t>
      </w:r>
      <w:proofErr w:type="spellStart"/>
      <w:r>
        <w:t>log</w:t>
      </w:r>
      <w:proofErr w:type="spellEnd"/>
      <w:r>
        <w:t xml:space="preserve"> odds ratio </w:t>
      </w:r>
      <w:r>
        <w:lastRenderedPageBreak/>
        <w:t xml:space="preserve">of -0.45 means that in a survey that would otherwise have a completion rate of 50%, we would expect the same survey with a </w:t>
      </w:r>
      <w:r>
        <w:rPr>
          <w:i/>
        </w:rPr>
        <w:t>slow-to-fast</w:t>
      </w:r>
      <w:r>
        <w:t xml:space="preserve"> progress indicator to have a completion rate of ~39%.</w:t>
      </w:r>
    </w:p>
    <w:p w14:paraId="6C204400"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07" w:name="h.ktgc8lzco6fd" w:colFirst="0" w:colLast="0"/>
      <w:bookmarkEnd w:id="507"/>
      <w:r>
        <w:t>Simulation Method</w:t>
      </w:r>
    </w:p>
    <w:p w14:paraId="2CDDAA9D" w14:textId="64BDA89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To compare Bayesian and frequentist approaches, we will simulate 100 hypothetical “worlds” in which we know the true effect of different progress bar types on completion rates, and then run the same series of 4 experiments in each world. Each experiment could represent an experiment run by different authors</w:t>
      </w:r>
      <w:r w:rsidR="000305CA">
        <w:t>, thus representing the error that would be present from a single study, the current primary mechanism for estimating effect sizes</w:t>
      </w:r>
      <w:r>
        <w:t>. We will conduct analyses on each world as if 1) all authors take a frequentist approach or 2) all authors take a Bayesian approach.</w:t>
      </w:r>
      <w:r w:rsidR="000305CA">
        <w:t xml:space="preserve"> </w:t>
      </w:r>
    </w:p>
    <w:p w14:paraId="03B691A4" w14:textId="508E3416" w:rsidR="000305CA" w:rsidRDefault="0002541C" w:rsidP="000305C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the purposes of our simulations, we will consider the true effect of a </w:t>
      </w:r>
      <w:r>
        <w:rPr>
          <w:i/>
        </w:rPr>
        <w:t>slow-to-fast</w:t>
      </w:r>
      <w:r>
        <w:t xml:space="preserve"> progress bar on the log-odds of the completion of a survey to be -0.45, as suggested by the meta-analysis of </w:t>
      </w:r>
      <w:proofErr w:type="spellStart"/>
      <w:r>
        <w:t>Villar</w:t>
      </w:r>
      <w:proofErr w:type="spellEnd"/>
      <w:r>
        <w:t xml:space="preserve"> </w:t>
      </w:r>
      <w:r>
        <w:rPr>
          <w:i/>
        </w:rPr>
        <w:t>et al.</w:t>
      </w:r>
      <w:r>
        <w:t xml:space="preserve"> </w:t>
      </w:r>
      <w:r w:rsidR="00D44708">
        <w:rPr>
          <w:i/>
        </w:rPr>
        <w:fldChar w:fldCharType="begin" w:fldLock="1"/>
      </w:r>
      <w:r w:rsidR="0085577F">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"[24]", "plainTextFormattedCitation" : "[24]", "previouslyFormattedCitation" : "[23]" }, "properties" : { "noteIndex" : 0 }, "schema" : "https://github.com/citation-style-language/schema/raw/master/csl-citation.json" }</w:instrText>
      </w:r>
      <w:r w:rsidR="00D44708">
        <w:rPr>
          <w:i/>
        </w:rPr>
        <w:fldChar w:fldCharType="separate"/>
      </w:r>
      <w:r w:rsidR="0085577F" w:rsidRPr="0085577F">
        <w:rPr>
          <w:noProof/>
        </w:rPr>
        <w:t>[24]</w:t>
      </w:r>
      <w:r w:rsidR="00D44708">
        <w:rPr>
          <w:i/>
        </w:rPr>
        <w:fldChar w:fldCharType="end"/>
      </w:r>
      <w:r>
        <w:t xml:space="preserve">. We will also surmise a similarly-sized effect of </w:t>
      </w:r>
      <w:r>
        <w:rPr>
          <w:i/>
        </w:rPr>
        <w:t xml:space="preserve">fast-to-slow </w:t>
      </w:r>
      <w:r>
        <w:t>progress indicators, in the opposite direction, of 0.45.</w:t>
      </w:r>
      <w:r>
        <w:rPr>
          <w:vertAlign w:val="superscript"/>
        </w:rPr>
        <w:footnoteReference w:id="5"/>
      </w:r>
      <w:r w:rsidR="000305CA">
        <w:t xml:space="preserve"> This ap</w:t>
      </w:r>
      <w:r w:rsidR="00AC192D">
        <w:t xml:space="preserve">proach supports </w:t>
      </w:r>
      <w:r w:rsidR="000305CA">
        <w:t>exam</w:t>
      </w:r>
      <w:r w:rsidR="00AC192D">
        <w:t xml:space="preserve">ination of knowledge </w:t>
      </w:r>
      <w:r w:rsidR="000305CA">
        <w:t>accru</w:t>
      </w:r>
      <w:r w:rsidR="00AC192D">
        <w:t>al</w:t>
      </w:r>
      <w:r w:rsidR="000305CA">
        <w:t xml:space="preserve"> in both worlds and al</w:t>
      </w:r>
      <w:r w:rsidR="00AC192D">
        <w:t>lows</w:t>
      </w:r>
      <w:r w:rsidR="000305CA">
        <w:t xml:space="preserve"> com</w:t>
      </w:r>
      <w:r w:rsidR="00AC192D">
        <w:t>parison</w:t>
      </w:r>
      <w:r w:rsidR="000305CA">
        <w:t xml:space="preserve"> to the known fact (because we define it in the simulation) that there is an effect size of -0.45 (</w:t>
      </w:r>
      <w:r w:rsidR="000305CA" w:rsidRPr="00137B62">
        <w:rPr>
          <w:i/>
        </w:rPr>
        <w:t>slow-to-fast</w:t>
      </w:r>
      <w:r w:rsidR="000305CA">
        <w:t>) and 0.45 (</w:t>
      </w:r>
      <w:r w:rsidR="000305CA" w:rsidRPr="00137B62">
        <w:rPr>
          <w:i/>
        </w:rPr>
        <w:t>fast-to-slow</w:t>
      </w:r>
      <w:r w:rsidR="000305CA">
        <w:t xml:space="preserve">) compared to no indicator. </w:t>
      </w:r>
    </w:p>
    <w:p w14:paraId="118B5B92" w14:textId="7E4712A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 each world, we simulate the results of 4 experiments</w:t>
      </w:r>
      <w:ins w:id="508" w:author="Matthew Kay" w:date="2016-01-08T00:20:00Z">
        <w:r w:rsidR="00BA5DA8">
          <w:t>:</w:t>
        </w:r>
      </w:ins>
      <w:ins w:id="509" w:author="Matthew Kay" w:date="2016-01-08T00:15:00Z">
        <w:r w:rsidR="00BA5DA8">
          <w:rPr>
            <w:rStyle w:val="FootnoteReference"/>
          </w:rPr>
          <w:footnoteReference w:id="6"/>
        </w:r>
      </w:ins>
      <w:del w:id="518" w:author="Matthew Kay" w:date="2016-01-08T00:20:00Z">
        <w:r w:rsidDel="00BA5DA8">
          <w:delText>:</w:delText>
        </w:r>
      </w:del>
    </w:p>
    <w:p w14:paraId="2A44B08E" w14:textId="655C2996" w:rsidR="0002541C" w:rsidRDefault="0002541C" w:rsidP="0002541C">
      <w:pPr>
        <w:pStyle w:val="Bullet"/>
        <w:rPr>
          <w:b/>
        </w:rPr>
      </w:pPr>
      <w:r>
        <w:rPr>
          <w:b/>
        </w:rPr>
        <w:t>Experiments 1-3</w:t>
      </w:r>
      <w:r>
        <w:t xml:space="preserve"> </w:t>
      </w:r>
      <w:r w:rsidR="006B79DE">
        <w:t>have between-</w:t>
      </w:r>
      <w:r w:rsidR="00D17BE2">
        <w:t xml:space="preserve">subjects designs </w:t>
      </w:r>
      <w:r>
        <w:t>compar</w:t>
      </w:r>
      <w:r w:rsidR="00D17BE2">
        <w:t>ing</w:t>
      </w:r>
      <w:r>
        <w:t xml:space="preserve"> a </w:t>
      </w:r>
      <w:r>
        <w:rPr>
          <w:i/>
        </w:rPr>
        <w:t>fast-to-slow</w:t>
      </w:r>
      <w:r>
        <w:t xml:space="preserve"> progress indicator against a control condition of no indicator.</w:t>
      </w:r>
    </w:p>
    <w:p w14:paraId="2835FA20" w14:textId="3799BBEF" w:rsidR="0002541C" w:rsidRDefault="0002541C" w:rsidP="0002541C">
      <w:pPr>
        <w:pStyle w:val="Bullet"/>
        <w:rPr>
          <w:b/>
        </w:rPr>
      </w:pPr>
      <w:r>
        <w:rPr>
          <w:b/>
        </w:rPr>
        <w:t>Experiment 4</w:t>
      </w:r>
      <w:r>
        <w:t xml:space="preserve"> also compares a </w:t>
      </w:r>
      <w:r>
        <w:rPr>
          <w:i/>
        </w:rPr>
        <w:t>fast-to-slow</w:t>
      </w:r>
      <w:r>
        <w:t xml:space="preserve"> progress indicator against a control condition, but adds an additional </w:t>
      </w:r>
      <w:r>
        <w:rPr>
          <w:i/>
        </w:rPr>
        <w:t xml:space="preserve">slow-to-fast </w:t>
      </w:r>
      <w:r>
        <w:t xml:space="preserve">indicator. We can think of this experiment as representing one of the common ways that partial replication happens in the </w:t>
      </w:r>
      <w:del w:id="519" w:author="Matthew Kay" w:date="2016-01-04T17:29:00Z">
        <w:r w:rsidDel="00EC0AB7">
          <w:delText>C</w:delText>
        </w:r>
      </w:del>
      <w:r>
        <w:t>H</w:t>
      </w:r>
      <w:ins w:id="520" w:author="Matthew Kay" w:date="2016-01-04T17:29:00Z">
        <w:r w:rsidR="00EC0AB7">
          <w:t>C</w:t>
        </w:r>
      </w:ins>
      <w:r>
        <w:t>I community: through comparison</w:t>
      </w:r>
      <w:ins w:id="521" w:author="Eric Hekler" w:date="2015-12-30T09:23:00Z">
        <w:del w:id="522" w:author="Greg Nelson" w:date="2016-01-07T16:36:00Z">
          <w:r w:rsidR="008B1725" w:rsidDel="00B739DD">
            <w:delText>.</w:delText>
          </w:r>
        </w:del>
      </w:ins>
      <w:r>
        <w:t xml:space="preserve"> to previous state-of-the-art results. Perhaps some authors, </w:t>
      </w:r>
      <w:r>
        <w:lastRenderedPageBreak/>
        <w:t xml:space="preserve">having seen the success of </w:t>
      </w:r>
      <w:r>
        <w:rPr>
          <w:i/>
        </w:rPr>
        <w:t xml:space="preserve">fast-to-slow </w:t>
      </w:r>
      <w:r>
        <w:t xml:space="preserve">indicators, wished to know how the opposite type of indicator might perform (or perhaps conducted this experiment as part of work to establish a more complete theory explaining </w:t>
      </w:r>
      <w:r>
        <w:rPr>
          <w:i/>
        </w:rPr>
        <w:t>why</w:t>
      </w:r>
      <w:r>
        <w:t xml:space="preserve"> we see these particular results).</w:t>
      </w:r>
    </w:p>
    <w:p w14:paraId="39C95C7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simplicity of exposition, we assume the same experimental design in each case: a between-subjects design with 100 participants per condition (thus, 200 participants in experiments 1-3 and 300 in experiment 4). This is similar to the number of participants in the studies in </w:t>
      </w:r>
      <w:proofErr w:type="spellStart"/>
      <w:r>
        <w:t>Villar</w:t>
      </w:r>
      <w:proofErr w:type="spellEnd"/>
      <w:r>
        <w:t xml:space="preserve"> </w:t>
      </w:r>
      <w:r>
        <w:rPr>
          <w:i/>
        </w:rPr>
        <w:t>et al.</w:t>
      </w:r>
      <w:r>
        <w:t>’s meta-analysis, and is a reasonable number to expect to respond to an online survey. The between-subjects design is necessary primarily because it is difficult to ask someone to take the same survey twice and observe their drop-out rates.</w:t>
      </w:r>
    </w:p>
    <w:p w14:paraId="7CEE1075"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23" w:name="h.y3op86qbe8qr" w:colFirst="0" w:colLast="0"/>
      <w:bookmarkEnd w:id="523"/>
      <w:r>
        <w:t>Frequentist analysis</w:t>
      </w:r>
    </w:p>
    <w:p w14:paraId="53FA4BAB" w14:textId="29D452D9" w:rsidR="0002541C" w:rsidRDefault="0013374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657216" behindDoc="0" locked="0" layoutInCell="1" allowOverlap="1" wp14:anchorId="59DC8238" wp14:editId="74A70E7C">
                <wp:simplePos x="0" y="0"/>
                <wp:positionH relativeFrom="margin">
                  <wp:posOffset>0</wp:posOffset>
                </wp:positionH>
                <wp:positionV relativeFrom="margin">
                  <wp:posOffset>3810</wp:posOffset>
                </wp:positionV>
                <wp:extent cx="6391656" cy="3224530"/>
                <wp:effectExtent l="0" t="0" r="952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656" cy="3224530"/>
                        </a:xfrm>
                        <a:prstGeom prst="rect">
                          <a:avLst/>
                        </a:prstGeom>
                        <a:noFill/>
                        <a:ln w="9525">
                          <a:noFill/>
                          <a:miter lim="800000"/>
                          <a:headEnd/>
                          <a:tailEnd/>
                        </a:ln>
                      </wps:spPr>
                      <wps:txbx>
                        <w:txbxContent>
                          <w:p w14:paraId="1E87DFFD" w14:textId="148243C7" w:rsidR="00687E40" w:rsidRDefault="00687E40"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24" w:author="Matthew Kay" w:date="2016-01-07T22:04:00Z">
                              <w:r>
                                <w:rPr>
                                  <w:noProof/>
                                </w:rPr>
                                <w:drawing>
                                  <wp:inline distT="0" distB="0" distL="0" distR="0" wp14:anchorId="646EF8DD" wp14:editId="62D10572">
                                    <wp:extent cx="6382385" cy="2872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est-plot-edited.eps"/>
                                            <pic:cNvPicPr/>
                                          </pic:nvPicPr>
                                          <pic:blipFill>
                                            <a:blip r:embed="rId10">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ins>
                            <w:del w:id="525" w:author="Matthew Kay" w:date="2016-01-07T22:04:00Z">
                              <w:r w:rsidDel="003C1676">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1">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del>
                          </w:p>
                          <w:p w14:paraId="08D2DD76" w14:textId="6445E22E" w:rsidR="00687E40" w:rsidRDefault="00687E40" w:rsidP="00F159D7">
                            <w:pPr>
                              <w:pStyle w:val="Caption"/>
                              <w:spacing w:before="0" w:after="0"/>
                              <w:rPr>
                                <w:ins w:id="526" w:author="Greg Nelson" w:date="2016-01-06T14:50:00Z"/>
                              </w:rPr>
                            </w:pPr>
                            <w:bookmarkStart w:id="527" w:name="_Ref430911630"/>
                            <w:r>
                              <w:t xml:space="preserve">Figure </w:t>
                            </w:r>
                            <w:r w:rsidR="00A304B0">
                              <w:fldChar w:fldCharType="begin"/>
                            </w:r>
                            <w:r w:rsidR="00A304B0">
                              <w:instrText xml:space="preserve"> SEQ Figure \* ARABIC </w:instrText>
                            </w:r>
                            <w:r w:rsidR="00A304B0">
                              <w:fldChar w:fldCharType="separate"/>
                            </w:r>
                            <w:r>
                              <w:rPr>
                                <w:noProof/>
                              </w:rPr>
                              <w:t>1</w:t>
                            </w:r>
                            <w:r w:rsidR="00A304B0">
                              <w:rPr>
                                <w:noProof/>
                              </w:rPr>
                              <w:fldChar w:fldCharType="end"/>
                            </w:r>
                            <w:bookmarkEnd w:id="527"/>
                            <w:r>
                              <w:t xml:space="preserve">. Forest plots of effects from the frequentist </w:t>
                            </w:r>
                            <w:ins w:id="528" w:author="Matthew Kay" w:date="2016-01-07T22:07:00Z">
                              <w:r>
                                <w:t xml:space="preserve">(A) </w:t>
                              </w:r>
                            </w:ins>
                            <w:r>
                              <w:t xml:space="preserve">and Bayesian </w:t>
                            </w:r>
                            <w:ins w:id="529" w:author="Matthew Kay" w:date="2016-01-07T22:07:00Z">
                              <w:r>
                                <w:t xml:space="preserve">(B) </w:t>
                              </w:r>
                            </w:ins>
                            <w:r>
                              <w:t xml:space="preserve">analyses applied to one of our simulated worlds </w:t>
                            </w:r>
                          </w:p>
                          <w:p w14:paraId="07DD3480" w14:textId="1C86AC18" w:rsidR="00687E40" w:rsidRDefault="00687E40">
                            <w:pPr>
                              <w:pStyle w:val="Caption"/>
                              <w:spacing w:before="0" w:after="0"/>
                              <w:pPrChange w:id="530" w:author="Greg Nelson" w:date="2016-01-06T14:50:00Z">
                                <w:pPr>
                                  <w:pStyle w:val="Caption"/>
                                </w:pPr>
                              </w:pPrChange>
                            </w:pPr>
                            <w:r>
                              <w:t>with 100 participants 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DC8238" id="_x0000_s1027" type="#_x0000_t202" style="position:absolute;left:0;text-align:left;margin-left:0;margin-top:.3pt;width:503.3pt;height:253.9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" filled="f" stroked="f">
                <v:textbox style="mso-fit-shape-to-text:t" inset="0,0,0,0">
                  <w:txbxContent>
                    <w:p w14:paraId="1E87DFFD" w14:textId="148243C7" w:rsidR="00687E40" w:rsidRDefault="00687E40"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31" w:author="Matthew Kay" w:date="2016-01-07T22:04:00Z">
                        <w:r>
                          <w:rPr>
                            <w:noProof/>
                          </w:rPr>
                          <w:drawing>
                            <wp:inline distT="0" distB="0" distL="0" distR="0" wp14:anchorId="646EF8DD" wp14:editId="62D10572">
                              <wp:extent cx="6382385" cy="2872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est-plot-edited.eps"/>
                                      <pic:cNvPicPr/>
                                    </pic:nvPicPr>
                                    <pic:blipFill>
                                      <a:blip r:embed="rId10">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ins>
                      <w:del w:id="532" w:author="Matthew Kay" w:date="2016-01-07T22:04:00Z">
                        <w:r w:rsidDel="003C1676">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1">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del>
                    </w:p>
                    <w:p w14:paraId="08D2DD76" w14:textId="6445E22E" w:rsidR="00687E40" w:rsidRDefault="00687E40" w:rsidP="00F159D7">
                      <w:pPr>
                        <w:pStyle w:val="Caption"/>
                        <w:spacing w:before="0" w:after="0"/>
                        <w:rPr>
                          <w:ins w:id="533" w:author="Greg Nelson" w:date="2016-01-06T14:50:00Z"/>
                        </w:rPr>
                      </w:pPr>
                      <w:bookmarkStart w:id="534" w:name="_Ref430911630"/>
                      <w:r>
                        <w:t xml:space="preserve">Figure </w:t>
                      </w:r>
                      <w:r w:rsidR="00A304B0">
                        <w:fldChar w:fldCharType="begin"/>
                      </w:r>
                      <w:r w:rsidR="00A304B0">
                        <w:instrText xml:space="preserve"> SEQ Figure \* ARABIC </w:instrText>
                      </w:r>
                      <w:r w:rsidR="00A304B0">
                        <w:fldChar w:fldCharType="separate"/>
                      </w:r>
                      <w:r>
                        <w:rPr>
                          <w:noProof/>
                        </w:rPr>
                        <w:t>1</w:t>
                      </w:r>
                      <w:r w:rsidR="00A304B0">
                        <w:rPr>
                          <w:noProof/>
                        </w:rPr>
                        <w:fldChar w:fldCharType="end"/>
                      </w:r>
                      <w:bookmarkEnd w:id="534"/>
                      <w:r>
                        <w:t xml:space="preserve">. Forest plots of effects from the frequentist </w:t>
                      </w:r>
                      <w:ins w:id="535" w:author="Matthew Kay" w:date="2016-01-07T22:07:00Z">
                        <w:r>
                          <w:t xml:space="preserve">(A) </w:t>
                        </w:r>
                      </w:ins>
                      <w:r>
                        <w:t xml:space="preserve">and Bayesian </w:t>
                      </w:r>
                      <w:ins w:id="536" w:author="Matthew Kay" w:date="2016-01-07T22:07:00Z">
                        <w:r>
                          <w:t xml:space="preserve">(B) </w:t>
                        </w:r>
                      </w:ins>
                      <w:r>
                        <w:t xml:space="preserve">analyses applied to one of our simulated worlds </w:t>
                      </w:r>
                    </w:p>
                    <w:p w14:paraId="07DD3480" w14:textId="1C86AC18" w:rsidR="00687E40" w:rsidRDefault="00687E40">
                      <w:pPr>
                        <w:pStyle w:val="Caption"/>
                        <w:spacing w:before="0" w:after="0"/>
                        <w:pPrChange w:id="537" w:author="Greg Nelson" w:date="2016-01-06T14:50:00Z">
                          <w:pPr>
                            <w:pStyle w:val="Caption"/>
                          </w:pPr>
                        </w:pPrChange>
                      </w:pPr>
                      <w:r>
                        <w:t>with 100 participants per condition.</w:t>
                      </w:r>
                    </w:p>
                  </w:txbxContent>
                </v:textbox>
                <w10:wrap type="square" anchorx="margin" anchory="margin"/>
              </v:shape>
            </w:pict>
          </mc:Fallback>
        </mc:AlternateContent>
      </w:r>
      <w:r w:rsidR="0002541C">
        <w:t xml:space="preserve">In the frequentist analysis, we conduct a logistic regression in each experiment to model the probability of </w:t>
      </w:r>
      <w:r w:rsidR="0002541C">
        <w:rPr>
          <w:i/>
        </w:rPr>
        <w:t xml:space="preserve">completion </w:t>
      </w:r>
      <w:r w:rsidR="0002541C">
        <w:t>based on</w:t>
      </w:r>
      <w:r w:rsidR="00D17BE2">
        <w:t xml:space="preserve"> the</w:t>
      </w:r>
      <w:r w:rsidR="0002541C">
        <w:t xml:space="preserve"> </w:t>
      </w:r>
      <w:r w:rsidR="0002541C">
        <w:rPr>
          <w:i/>
        </w:rPr>
        <w:t>progress indicator</w:t>
      </w:r>
      <w:r w:rsidR="00D17BE2">
        <w:rPr>
          <w:i/>
        </w:rPr>
        <w:t xml:space="preserve"> condition</w:t>
      </w:r>
      <w:r w:rsidR="0002541C">
        <w:t>:</w:t>
      </w:r>
      <w:r w:rsidR="0002541C">
        <w:rPr>
          <w:i/>
        </w:rPr>
        <w:t xml:space="preserve"> control </w:t>
      </w:r>
      <w:r w:rsidR="0002541C">
        <w:t xml:space="preserve">(no indicator), </w:t>
      </w:r>
      <w:r w:rsidR="0002541C">
        <w:rPr>
          <w:i/>
        </w:rPr>
        <w:t>fast-to-slow</w:t>
      </w:r>
      <w:r w:rsidR="0002541C">
        <w:t xml:space="preserve">, and </w:t>
      </w:r>
      <w:r w:rsidR="0002541C">
        <w:rPr>
          <w:i/>
        </w:rPr>
        <w:t>slow-to-fast</w:t>
      </w:r>
      <w:r w:rsidR="0002541C">
        <w:t xml:space="preserve"> (experiment 4 only). In addition, after all four experiments are analyzed, we conduct a meta-analysis on the log-odds ratios for the effect of the </w:t>
      </w:r>
      <w:r w:rsidR="0002541C">
        <w:rPr>
          <w:i/>
        </w:rPr>
        <w:t>fast-to-slow</w:t>
      </w:r>
      <w:r w:rsidR="0002541C">
        <w:t xml:space="preserve"> progress indicator, as in </w:t>
      </w:r>
      <w:proofErr w:type="spellStart"/>
      <w:r w:rsidR="0002541C">
        <w:t>Villar</w:t>
      </w:r>
      <w:proofErr w:type="spellEnd"/>
      <w:r w:rsidR="0002541C">
        <w:t xml:space="preserve"> </w:t>
      </w:r>
      <w:r w:rsidR="0002541C">
        <w:rPr>
          <w:i/>
        </w:rPr>
        <w:t>et al.</w:t>
      </w:r>
      <w:r w:rsidR="0002541C">
        <w:t xml:space="preserve"> </w:t>
      </w:r>
      <w:r w:rsidR="00D44708">
        <w:rPr>
          <w:i/>
        </w:rPr>
        <w:fldChar w:fldCharType="begin" w:fldLock="1"/>
      </w:r>
      <w:r w:rsidR="0085577F">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"[24]", "plainTextFormattedCitation" : "[24]", "previouslyFormattedCitation" : "[23]" }, "properties" : { "noteIndex" : 0 }, "schema" : "https://github.com/citation-style-language/schema/raw/master/csl-citation.json" }</w:instrText>
      </w:r>
      <w:r w:rsidR="00D44708">
        <w:rPr>
          <w:i/>
        </w:rPr>
        <w:fldChar w:fldCharType="separate"/>
      </w:r>
      <w:r w:rsidR="0085577F" w:rsidRPr="0085577F">
        <w:rPr>
          <w:noProof/>
        </w:rPr>
        <w:t>[24]</w:t>
      </w:r>
      <w:r w:rsidR="00D44708">
        <w:rPr>
          <w:i/>
        </w:rPr>
        <w:fldChar w:fldCharType="end"/>
      </w:r>
      <w:r w:rsidR="0002541C">
        <w:t>. This yields a final, more precise estimate of the effect of that indicator based on the preceding four experiments.</w:t>
      </w:r>
    </w:p>
    <w:p w14:paraId="4435C001"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38" w:name="h.ctmchuoa4g4" w:colFirst="0" w:colLast="0"/>
      <w:bookmarkEnd w:id="538"/>
      <w:r>
        <w:t>Bayesian analysis</w:t>
      </w:r>
    </w:p>
    <w:p w14:paraId="5D13BAE2" w14:textId="029300DF"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w:t>
      </w:r>
      <w:r w:rsidR="000305CA">
        <w:t xml:space="preserve">Bayesian </w:t>
      </w:r>
      <w:r>
        <w:t xml:space="preserve">analysis of each world, we also conduct a logistic regression in each experiment to model the probability of </w:t>
      </w:r>
      <w:r>
        <w:rPr>
          <w:i/>
        </w:rPr>
        <w:t xml:space="preserve">completion </w:t>
      </w:r>
      <w:r>
        <w:t xml:space="preserve">based on </w:t>
      </w:r>
      <w:r>
        <w:rPr>
          <w:i/>
        </w:rPr>
        <w:t>progress indicator</w:t>
      </w:r>
      <w:r>
        <w:t xml:space="preserve">. However, we do not conduct a final meta-analysis. Instead, </w:t>
      </w:r>
      <w:r w:rsidR="000262EA">
        <w:t xml:space="preserve">starting with experiment 2, </w:t>
      </w:r>
      <w:r>
        <w:t xml:space="preserve">we build upon the previous results by using the posterior distribution </w:t>
      </w:r>
      <w:r w:rsidR="000305CA">
        <w:t>(i.e., estimates from the previous study)</w:t>
      </w:r>
      <w:r w:rsidR="00C755E5">
        <w:t xml:space="preserve"> </w:t>
      </w:r>
      <w:r>
        <w:t xml:space="preserve">of the estimated effect of the </w:t>
      </w:r>
      <w:r>
        <w:rPr>
          <w:i/>
        </w:rPr>
        <w:t>fast-to-slow</w:t>
      </w:r>
      <w:r>
        <w:t xml:space="preserve"> progress indicator in experiment </w:t>
      </w:r>
      <w:proofErr w:type="spellStart"/>
      <w:r>
        <w:rPr>
          <w:i/>
        </w:rPr>
        <w:t>i</w:t>
      </w:r>
      <w:proofErr w:type="spellEnd"/>
      <w:r>
        <w:t xml:space="preserve"> as the prior for that effect in experiment </w:t>
      </w:r>
      <w:proofErr w:type="spellStart"/>
      <w:r>
        <w:rPr>
          <w:i/>
        </w:rPr>
        <w:t>i</w:t>
      </w:r>
      <w:proofErr w:type="spellEnd"/>
      <w:r>
        <w:rPr>
          <w:i/>
        </w:rPr>
        <w:t xml:space="preserve"> + 1</w:t>
      </w:r>
      <w:r>
        <w:t xml:space="preserve">. </w:t>
      </w:r>
      <w:ins w:id="539" w:author="Greg Nelson" w:date="2016-01-06T14:52:00Z">
        <w:r w:rsidR="005B1642">
          <w:t>T</w:t>
        </w:r>
      </w:ins>
      <w:del w:id="540" w:author="Greg Nelson" w:date="2016-01-06T14:52:00Z">
        <w:r w:rsidDel="005B1642">
          <w:delText>We assume t</w:delText>
        </w:r>
      </w:del>
      <w:r>
        <w:t xml:space="preserve">his could happen, for example, if the author of experiment </w:t>
      </w:r>
      <w:proofErr w:type="spellStart"/>
      <w:r>
        <w:rPr>
          <w:i/>
        </w:rPr>
        <w:t>i</w:t>
      </w:r>
      <w:proofErr w:type="spellEnd"/>
      <w:r>
        <w:rPr>
          <w:i/>
        </w:rPr>
        <w:t xml:space="preserve"> + 1 </w:t>
      </w:r>
      <w:r>
        <w:t>had read the previous paper, and therefore was able to use the posterior estimate from that paper in their analysis</w:t>
      </w:r>
      <w:r w:rsidR="000305CA">
        <w:t xml:space="preserve"> (previous study’s posterior becomes the next study’s prior)</w:t>
      </w:r>
      <w:r>
        <w:t xml:space="preserve">. This </w:t>
      </w:r>
      <w:r w:rsidR="000305CA">
        <w:t xml:space="preserve">results in </w:t>
      </w:r>
      <w:r>
        <w:t>incremental</w:t>
      </w:r>
      <w:r w:rsidR="000305CA">
        <w:t xml:space="preserve"> knowledge </w:t>
      </w:r>
      <w:r>
        <w:t>accumulati</w:t>
      </w:r>
      <w:r w:rsidR="000305CA">
        <w:t>on without a</w:t>
      </w:r>
      <w:r>
        <w:t xml:space="preserve"> meta-analysis.</w:t>
      </w:r>
    </w:p>
    <w:p w14:paraId="58F545BE" w14:textId="4674173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experiment 4, we must also place a prior on the new </w:t>
      </w:r>
      <w:r>
        <w:rPr>
          <w:i/>
        </w:rPr>
        <w:t xml:space="preserve">slow-to-fast </w:t>
      </w:r>
      <w:r>
        <w:t>indicator. We use a Cauchy</w:t>
      </w:r>
      <w:r>
        <w:rPr>
          <w:vertAlign w:val="superscript"/>
        </w:rPr>
        <w:footnoteReference w:id="7"/>
      </w:r>
      <w:r>
        <w:t xml:space="preserve"> distribution centered at 0 (no effect) with a scale equal to the furthest point in the 95% credibility interval</w:t>
      </w:r>
      <w:r w:rsidR="00C61C18">
        <w:rPr>
          <w:rStyle w:val="FootnoteReference"/>
        </w:rPr>
        <w:footnoteReference w:id="8"/>
      </w:r>
      <w:r>
        <w:t xml:space="preserve"> of the estimated effect of </w:t>
      </w:r>
      <w:r>
        <w:rPr>
          <w:i/>
        </w:rPr>
        <w:t xml:space="preserve">fast-to-slow </w:t>
      </w:r>
      <w:r>
        <w:t>in experiment 3.</w:t>
      </w:r>
      <w:r w:rsidR="000262EA">
        <w:t xml:space="preserve"> </w:t>
      </w:r>
      <w:r>
        <w:t xml:space="preserve">This prior is weakly-informed: it expresses a belief that fast-to-slow might reasonably have about twice the effect (positively or negatively) that </w:t>
      </w:r>
      <w:r>
        <w:rPr>
          <w:i/>
        </w:rPr>
        <w:t xml:space="preserve">slow-to-fast </w:t>
      </w:r>
      <w:r>
        <w:t>does compared to control condition.</w:t>
      </w:r>
      <w:r w:rsidR="004110D7">
        <w:t xml:space="preserve"> While it is beyond the scope of this paper to discuss </w:t>
      </w:r>
      <w:r w:rsidR="000305CA">
        <w:t xml:space="preserve">the various </w:t>
      </w:r>
      <w:r w:rsidR="004110D7">
        <w:t xml:space="preserve">strategies for setting priors, this is a core topic in any book on Bayesian analysis (see e.g. </w:t>
      </w:r>
      <w:r w:rsidR="00D44708" w:rsidRPr="00137B62">
        <w:fldChar w:fldCharType="begin" w:fldLock="1"/>
      </w:r>
      <w:r w:rsidR="0085577F">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"[21]", "plainTextFormattedCitation" : "[21]", "previouslyFormattedCitation" : "[20]" }, "properties" : { "noteIndex" : 0 }, "schema" : "https://github.com/citation-style-language/schema/raw/master/csl-citation.json" }</w:instrText>
      </w:r>
      <w:r w:rsidR="00D44708" w:rsidRPr="00137B62">
        <w:fldChar w:fldCharType="separate"/>
      </w:r>
      <w:r w:rsidR="0085577F" w:rsidRPr="0085577F">
        <w:rPr>
          <w:noProof/>
        </w:rPr>
        <w:t>[21]</w:t>
      </w:r>
      <w:r w:rsidR="00D44708" w:rsidRPr="00137B62">
        <w:fldChar w:fldCharType="end"/>
      </w:r>
      <w:r w:rsidR="004110D7">
        <w:t>).</w:t>
      </w:r>
    </w:p>
    <w:p w14:paraId="54817B77" w14:textId="448ADE64"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41" w:name="h.oqgmlfe0lndx" w:colFirst="0" w:colLast="0"/>
      <w:bookmarkEnd w:id="541"/>
      <w:r>
        <w:t>Results</w:t>
      </w:r>
    </w:p>
    <w:p w14:paraId="066A5E39"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42" w:name="h.q3r5mt23g97x" w:colFirst="0" w:colLast="0"/>
      <w:bookmarkEnd w:id="542"/>
      <w:r>
        <w:t>In a single world</w:t>
      </w:r>
    </w:p>
    <w:p w14:paraId="2ECE8805" w14:textId="55C83D2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Before </w:t>
      </w:r>
      <w:r w:rsidR="000262EA">
        <w:t>contrasting the Bayesian and frequentist</w:t>
      </w:r>
      <w:r>
        <w:t xml:space="preserve"> results across all simulated worlds, we will first walk through the </w:t>
      </w:r>
      <w:r>
        <w:lastRenderedPageBreak/>
        <w:t xml:space="preserve">results </w:t>
      </w:r>
      <w:r w:rsidR="000262EA">
        <w:t>of</w:t>
      </w:r>
      <w:r>
        <w:t xml:space="preserve"> one simulation. </w:t>
      </w:r>
      <w:r w:rsidR="00515362">
        <w:t>T</w:t>
      </w:r>
      <w:r>
        <w:t>he results of the frequentist analysis are shown</w:t>
      </w:r>
      <w:r w:rsidR="000262EA">
        <w:t xml:space="preserve"> above</w:t>
      </w:r>
      <w:r>
        <w:t xml:space="preserve"> in</w:t>
      </w:r>
      <w:r w:rsidR="004110D7">
        <w:t xml:space="preserve"> </w:t>
      </w:r>
      <w:r w:rsidR="004110D7">
        <w:fldChar w:fldCharType="begin"/>
      </w:r>
      <w:r w:rsidR="004110D7">
        <w:instrText xml:space="preserve"> REF _Ref430911630 \h </w:instrText>
      </w:r>
      <w:r w:rsidR="004110D7">
        <w:fldChar w:fldCharType="separate"/>
      </w:r>
      <w:r w:rsidR="00F159D7">
        <w:t xml:space="preserve">Figure </w:t>
      </w:r>
      <w:r w:rsidR="00F159D7">
        <w:rPr>
          <w:noProof/>
        </w:rPr>
        <w:t>1</w:t>
      </w:r>
      <w:r w:rsidR="004110D7">
        <w:fldChar w:fldCharType="end"/>
      </w:r>
      <w:proofErr w:type="gramStart"/>
      <w:r w:rsidR="004110D7">
        <w:t xml:space="preserve">A </w:t>
      </w:r>
      <w:r>
        <w:t>and</w:t>
      </w:r>
      <w:proofErr w:type="gramEnd"/>
      <w:r>
        <w:t xml:space="preserve"> the results of the Bayesian analysis in</w:t>
      </w:r>
      <w:r w:rsidR="004110D7">
        <w:t xml:space="preserve"> </w:t>
      </w:r>
      <w:r w:rsidR="004110D7">
        <w:fldChar w:fldCharType="begin"/>
      </w:r>
      <w:r w:rsidR="004110D7">
        <w:instrText xml:space="preserve"> REF _Ref430911630 \h </w:instrText>
      </w:r>
      <w:r w:rsidR="004110D7">
        <w:fldChar w:fldCharType="separate"/>
      </w:r>
      <w:r w:rsidR="00F159D7">
        <w:t xml:space="preserve">Figure </w:t>
      </w:r>
      <w:r w:rsidR="00F159D7">
        <w:rPr>
          <w:noProof/>
        </w:rPr>
        <w:t>1</w:t>
      </w:r>
      <w:r w:rsidR="004110D7">
        <w:fldChar w:fldCharType="end"/>
      </w:r>
      <w:r w:rsidR="004110D7">
        <w:t>B</w:t>
      </w:r>
      <w:r>
        <w:t>. Each figure shows a forest</w:t>
      </w:r>
      <w:ins w:id="543" w:author="Matthew Kay" w:date="2016-01-07T23:27:00Z">
        <w:r w:rsidR="004B7D80">
          <w:t xml:space="preserve"> plot</w:t>
        </w:r>
      </w:ins>
      <w:del w:id="544" w:author="Matthew Kay" w:date="2016-01-07T23:27:00Z">
        <w:r w:rsidDel="004B7D80">
          <w:delText xml:space="preserve"> plot of results,</w:delText>
        </w:r>
      </w:del>
      <w:r>
        <w:t xml:space="preserve"> with 95% CIs (</w:t>
      </w:r>
      <w:r>
        <w:rPr>
          <w:i/>
        </w:rPr>
        <w:t>confidence intervals</w:t>
      </w:r>
      <w:r>
        <w:t xml:space="preserve"> in the frequentist case; </w:t>
      </w:r>
      <w:r>
        <w:rPr>
          <w:i/>
        </w:rPr>
        <w:t xml:space="preserve">credibility intervals </w:t>
      </w:r>
      <w:r>
        <w:t xml:space="preserve">in the Bayesian case). In the frequentist case, a 95% confidence interval that does not overlap 0 is equivalent to a </w:t>
      </w:r>
      <w:r>
        <w:rPr>
          <w:i/>
        </w:rPr>
        <w:t>p</w:t>
      </w:r>
      <w:r>
        <w:t xml:space="preserve"> value of less than </w:t>
      </w:r>
      <w:del w:id="545" w:author="Greg Nelson" w:date="2016-01-07T14:46:00Z">
        <w:r w:rsidDel="00F669B4">
          <w:delText>0</w:delText>
        </w:r>
      </w:del>
      <w:r>
        <w:t>.05</w:t>
      </w:r>
      <w:r w:rsidR="00061D6B">
        <w:t>, suggesting that the null hypothesis (i.e., no effect) can be rejected with 95% confidence.</w:t>
      </w:r>
      <w:r>
        <w:t xml:space="preserve"> The dashed vertical lines indicate the true effect sizes from which the data was simulated.</w:t>
      </w:r>
    </w:p>
    <w:p w14:paraId="450BEB23" w14:textId="7D879DB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frequentist analysis</w:t>
      </w:r>
      <w:r>
        <w:t xml:space="preserve">, we have a promising first result in experiment 1. This is followed by two borderline results in experiments 2 and 3. Looking strictly at </w:t>
      </w:r>
      <w:r>
        <w:rPr>
          <w:i/>
        </w:rPr>
        <w:t>p</w:t>
      </w:r>
      <w:ins w:id="546" w:author="Greg Nelson" w:date="2016-01-07T16:41:00Z">
        <w:r w:rsidR="0052798C">
          <w:t>-</w:t>
        </w:r>
      </w:ins>
      <w:del w:id="547" w:author="Greg Nelson" w:date="2016-01-07T16:41:00Z">
        <w:r w:rsidDel="0052798C">
          <w:delText xml:space="preserve"> </w:delText>
        </w:r>
      </w:del>
      <w:r>
        <w:t xml:space="preserve">values, experiment 4 fails to replicate the result of experiment 1, though it does find some evidence of a difference between </w:t>
      </w:r>
      <w:r>
        <w:rPr>
          <w:i/>
        </w:rPr>
        <w:t xml:space="preserve">fast-to-slow </w:t>
      </w:r>
      <w:r>
        <w:t xml:space="preserve">and </w:t>
      </w:r>
      <w:r>
        <w:rPr>
          <w:i/>
        </w:rPr>
        <w:t>slow-to-fast</w:t>
      </w:r>
      <w:r>
        <w:t xml:space="preserve"> progress indicators. Finally, the meta-analysis is able to combine the previous estimates into a more precise and accurate estimate of the true effect</w:t>
      </w:r>
      <w:del w:id="548" w:author="Matthew Kay" w:date="2015-12-27T13:57:00Z">
        <w:r w:rsidDel="00466059">
          <w:delText xml:space="preserve"> --- </w:delText>
        </w:r>
      </w:del>
      <w:ins w:id="549" w:author="Matthew Kay" w:date="2015-12-27T13:57:00Z">
        <w:r w:rsidR="00466059">
          <w:t>—</w:t>
        </w:r>
      </w:ins>
      <w:r>
        <w:t>assuming it is conducted and published.</w:t>
      </w:r>
    </w:p>
    <w:p w14:paraId="754884BD" w14:textId="482FE3B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Note that, because all of these experiments are run using the same number of participants, the confidence intervals are all approximately the same width; the only ways to increase our precision (i.e., decrease CI width) in the frequentist world are to increase the power of our experiment/analysis (for example by increasing our sample size, using a within-subjects design, or including covariates that explain some of the variation in the response) or by conducting meta-analysis. This limitation is not particularly helpful to the authors of experiments 1-4, since they may not have the resources to recruit more participants.</w:t>
      </w:r>
    </w:p>
    <w:p w14:paraId="7A193D7E" w14:textId="2CEE0314" w:rsidR="0002541C" w:rsidRDefault="005E4BEB"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660288" behindDoc="0" locked="0" layoutInCell="1" allowOverlap="1" wp14:anchorId="329CCF01" wp14:editId="601E3345">
                <wp:simplePos x="0" y="0"/>
                <wp:positionH relativeFrom="margin">
                  <wp:posOffset>3352800</wp:posOffset>
                </wp:positionH>
                <wp:positionV relativeFrom="margin">
                  <wp:posOffset>41910</wp:posOffset>
                </wp:positionV>
                <wp:extent cx="3044952" cy="7399020"/>
                <wp:effectExtent l="0" t="0" r="3175"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952" cy="7399020"/>
                        </a:xfrm>
                        <a:prstGeom prst="rect">
                          <a:avLst/>
                        </a:prstGeom>
                        <a:noFill/>
                        <a:ln w="9525">
                          <a:noFill/>
                          <a:miter lim="800000"/>
                          <a:headEnd/>
                          <a:tailEnd/>
                        </a:ln>
                      </wps:spPr>
                      <wps:txbx>
                        <w:txbxContent>
                          <w:p w14:paraId="2E2DACFC" w14:textId="632710C1"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50" w:author="Matthew Kay" w:date="2016-01-07T22:05:00Z">
                              <w:r>
                                <w:rPr>
                                  <w:noProof/>
                                </w:rPr>
                                <w:drawing>
                                  <wp:inline distT="0" distB="0" distL="0" distR="0" wp14:anchorId="6CBA9AD2" wp14:editId="2C9AFFC7">
                                    <wp:extent cx="3035935" cy="3338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tplot-freq-edited.eps"/>
                                            <pic:cNvPicPr/>
                                          </pic:nvPicPr>
                                          <pic:blipFill>
                                            <a:blip r:embed="rId12">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ins>
                            <w:del w:id="551" w:author="Matthew Kay" w:date="2016-01-07T22:05:00Z">
                              <w:r w:rsidDel="003C1676">
                                <w:rPr>
                                  <w:noProof/>
                                </w:rPr>
                                <w:drawing>
                                  <wp:inline distT="0" distB="0" distL="0" distR="0" wp14:anchorId="7EA1F890" wp14:editId="4F742E11">
                                    <wp:extent cx="3035935" cy="3338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tplot-freq-edited.eps"/>
                                            <pic:cNvPicPr/>
                                          </pic:nvPicPr>
                                          <pic:blipFill>
                                            <a:blip r:embed="rId13">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del>
                          </w:p>
                          <w:p w14:paraId="65B1A977" w14:textId="77777777"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29521D49" w14:textId="6B7F66D5"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52" w:author="Matthew Kay" w:date="2016-01-07T22:05:00Z">
                              <w:r>
                                <w:rPr>
                                  <w:noProof/>
                                </w:rPr>
                                <w:drawing>
                                  <wp:inline distT="0" distB="0" distL="0" distR="0" wp14:anchorId="1198FD08" wp14:editId="33F60785">
                                    <wp:extent cx="3035935" cy="3338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tplot-bayes-edited.eps"/>
                                            <pic:cNvPicPr/>
                                          </pic:nvPicPr>
                                          <pic:blipFill>
                                            <a:blip r:embed="rId14">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ins>
                            <w:del w:id="553" w:author="Matthew Kay" w:date="2016-01-07T22:05:00Z">
                              <w:r w:rsidDel="003C1676">
                                <w:rPr>
                                  <w:noProof/>
                                </w:rPr>
                                <w:drawing>
                                  <wp:inline distT="0" distB="0" distL="0" distR="0" wp14:anchorId="2EC0808A" wp14:editId="71AAE425">
                                    <wp:extent cx="3035935" cy="333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tplot-bayes-edited.eps"/>
                                            <pic:cNvPicPr/>
                                          </pic:nvPicPr>
                                          <pic:blipFill>
                                            <a:blip r:embed="rId15">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del>
                          </w:p>
                          <w:p w14:paraId="37E3980D" w14:textId="79F475A4" w:rsidR="00687E40" w:rsidRDefault="00687E40" w:rsidP="00B333C0">
                            <w:pPr>
                              <w:pStyle w:val="Caption"/>
                            </w:pPr>
                            <w:bookmarkStart w:id="554" w:name="_Ref430911856"/>
                            <w:r>
                              <w:t xml:space="preserve">Figure </w:t>
                            </w:r>
                            <w:r w:rsidR="00A304B0">
                              <w:fldChar w:fldCharType="begin"/>
                            </w:r>
                            <w:r w:rsidR="00A304B0">
                              <w:instrText xml:space="preserve"> SEQ Figure \* ARABIC </w:instrText>
                            </w:r>
                            <w:r w:rsidR="00A304B0">
                              <w:fldChar w:fldCharType="separate"/>
                            </w:r>
                            <w:r>
                              <w:rPr>
                                <w:noProof/>
                              </w:rPr>
                              <w:t>2</w:t>
                            </w:r>
                            <w:r w:rsidR="00A304B0">
                              <w:rPr>
                                <w:noProof/>
                              </w:rPr>
                              <w:fldChar w:fldCharType="end"/>
                            </w:r>
                            <w:bookmarkEnd w:id="554"/>
                            <w:r>
                              <w:t xml:space="preserve">. Results of the </w:t>
                            </w:r>
                            <w:ins w:id="555" w:author="Matthew Kay" w:date="2016-01-07T22:07:00Z">
                              <w:r>
                                <w:t>f</w:t>
                              </w:r>
                            </w:ins>
                            <w:del w:id="556" w:author="Matthew Kay" w:date="2016-01-07T22:07:00Z">
                              <w:r w:rsidDel="00416CDB">
                                <w:delText>F</w:delText>
                              </w:r>
                            </w:del>
                            <w:r>
                              <w:t xml:space="preserve">requentist (A) and Bayesian (B) analyses of all simulated worlds, </w:t>
                            </w:r>
                            <w:del w:id="557" w:author="Matthew Kay" w:date="2016-01-07T22:09:00Z">
                              <w:r w:rsidDel="00416CDB">
                                <w:delText>n=</w:delText>
                              </w:r>
                            </w:del>
                            <w:r>
                              <w:t xml:space="preserve">100 </w:t>
                            </w:r>
                            <w:ins w:id="558" w:author="Matthew Kay" w:date="2016-01-07T22:09:00Z">
                              <w:r>
                                <w:t xml:space="preserve">participants </w:t>
                              </w:r>
                            </w:ins>
                            <w:r>
                              <w:t>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9CCF01" id="_x0000_s1028" type="#_x0000_t202" style="position:absolute;left:0;text-align:left;margin-left:264pt;margin-top:3.3pt;width:239.75pt;height:582.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" filled="f" stroked="f">
                <v:textbox style="mso-fit-shape-to-text:t" inset="0,0,0,0">
                  <w:txbxContent>
                    <w:p w14:paraId="2E2DACFC" w14:textId="632710C1"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59" w:author="Matthew Kay" w:date="2016-01-07T22:05:00Z">
                        <w:r>
                          <w:rPr>
                            <w:noProof/>
                          </w:rPr>
                          <w:drawing>
                            <wp:inline distT="0" distB="0" distL="0" distR="0" wp14:anchorId="6CBA9AD2" wp14:editId="2C9AFFC7">
                              <wp:extent cx="3035935" cy="3338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tplot-freq-edited.eps"/>
                                      <pic:cNvPicPr/>
                                    </pic:nvPicPr>
                                    <pic:blipFill>
                                      <a:blip r:embed="rId12">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ins>
                      <w:del w:id="560" w:author="Matthew Kay" w:date="2016-01-07T22:05:00Z">
                        <w:r w:rsidDel="003C1676">
                          <w:rPr>
                            <w:noProof/>
                          </w:rPr>
                          <w:drawing>
                            <wp:inline distT="0" distB="0" distL="0" distR="0" wp14:anchorId="7EA1F890" wp14:editId="4F742E11">
                              <wp:extent cx="3035935" cy="3338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tplot-freq-edited.eps"/>
                                      <pic:cNvPicPr/>
                                    </pic:nvPicPr>
                                    <pic:blipFill>
                                      <a:blip r:embed="rId13">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del>
                    </w:p>
                    <w:p w14:paraId="65B1A977" w14:textId="77777777"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29521D49" w14:textId="6B7F66D5"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61" w:author="Matthew Kay" w:date="2016-01-07T22:05:00Z">
                        <w:r>
                          <w:rPr>
                            <w:noProof/>
                          </w:rPr>
                          <w:drawing>
                            <wp:inline distT="0" distB="0" distL="0" distR="0" wp14:anchorId="1198FD08" wp14:editId="33F60785">
                              <wp:extent cx="3035935" cy="3338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tplot-bayes-edited.eps"/>
                                      <pic:cNvPicPr/>
                                    </pic:nvPicPr>
                                    <pic:blipFill>
                                      <a:blip r:embed="rId14">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ins>
                      <w:del w:id="562" w:author="Matthew Kay" w:date="2016-01-07T22:05:00Z">
                        <w:r w:rsidDel="003C1676">
                          <w:rPr>
                            <w:noProof/>
                          </w:rPr>
                          <w:drawing>
                            <wp:inline distT="0" distB="0" distL="0" distR="0" wp14:anchorId="2EC0808A" wp14:editId="71AAE425">
                              <wp:extent cx="3035935" cy="333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tplot-bayes-edited.eps"/>
                                      <pic:cNvPicPr/>
                                    </pic:nvPicPr>
                                    <pic:blipFill>
                                      <a:blip r:embed="rId15">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del>
                    </w:p>
                    <w:p w14:paraId="37E3980D" w14:textId="79F475A4" w:rsidR="00687E40" w:rsidRDefault="00687E40" w:rsidP="00B333C0">
                      <w:pPr>
                        <w:pStyle w:val="Caption"/>
                      </w:pPr>
                      <w:bookmarkStart w:id="563" w:name="_Ref430911856"/>
                      <w:r>
                        <w:t xml:space="preserve">Figure </w:t>
                      </w:r>
                      <w:r w:rsidR="00A304B0">
                        <w:fldChar w:fldCharType="begin"/>
                      </w:r>
                      <w:r w:rsidR="00A304B0">
                        <w:instrText xml:space="preserve"> SEQ Figure \* ARABIC </w:instrText>
                      </w:r>
                      <w:r w:rsidR="00A304B0">
                        <w:fldChar w:fldCharType="separate"/>
                      </w:r>
                      <w:r>
                        <w:rPr>
                          <w:noProof/>
                        </w:rPr>
                        <w:t>2</w:t>
                      </w:r>
                      <w:r w:rsidR="00A304B0">
                        <w:rPr>
                          <w:noProof/>
                        </w:rPr>
                        <w:fldChar w:fldCharType="end"/>
                      </w:r>
                      <w:bookmarkEnd w:id="563"/>
                      <w:r>
                        <w:t xml:space="preserve">. Results of the </w:t>
                      </w:r>
                      <w:ins w:id="564" w:author="Matthew Kay" w:date="2016-01-07T22:07:00Z">
                        <w:r>
                          <w:t>f</w:t>
                        </w:r>
                      </w:ins>
                      <w:del w:id="565" w:author="Matthew Kay" w:date="2016-01-07T22:07:00Z">
                        <w:r w:rsidDel="00416CDB">
                          <w:delText>F</w:delText>
                        </w:r>
                      </w:del>
                      <w:r>
                        <w:t xml:space="preserve">requentist (A) and Bayesian (B) analyses of all simulated worlds, </w:t>
                      </w:r>
                      <w:del w:id="566" w:author="Matthew Kay" w:date="2016-01-07T22:09:00Z">
                        <w:r w:rsidDel="00416CDB">
                          <w:delText>n=</w:delText>
                        </w:r>
                      </w:del>
                      <w:r>
                        <w:t xml:space="preserve">100 </w:t>
                      </w:r>
                      <w:ins w:id="567" w:author="Matthew Kay" w:date="2016-01-07T22:09:00Z">
                        <w:r>
                          <w:t xml:space="preserve">participants </w:t>
                        </w:r>
                      </w:ins>
                      <w:r>
                        <w:t>per condition.</w:t>
                      </w:r>
                    </w:p>
                  </w:txbxContent>
                </v:textbox>
                <w10:wrap type="square" anchorx="margin" anchory="margin"/>
              </v:shape>
            </w:pict>
          </mc:Fallback>
        </mc:AlternateContent>
      </w:r>
      <w:r w:rsidR="0002541C">
        <w:t>In addition, the small variation</w:t>
      </w:r>
      <w:r w:rsidR="00061D6B">
        <w:t>s</w:t>
      </w:r>
      <w:r w:rsidR="0002541C">
        <w:t xml:space="preserve"> in intervals from experiments 1-3 represent vastly different conclusions if we reduce the results to</w:t>
      </w:r>
      <w:ins w:id="568" w:author="Eric Hekler" w:date="2015-12-30T09:28:00Z">
        <w:r w:rsidR="00663446">
          <w:t xml:space="preserve"> vote counting of</w:t>
        </w:r>
      </w:ins>
      <w:r w:rsidR="0002541C">
        <w:t xml:space="preserve"> null hypothesis tests: experiments 1 and 3 reject the null (</w:t>
      </w:r>
      <w:ins w:id="569" w:author="Greg Nelson" w:date="2016-01-07T14:47:00Z">
        <w:r w:rsidR="00F669B4">
          <w:rPr>
            <w:i/>
          </w:rPr>
          <w:t>p</w:t>
        </w:r>
      </w:ins>
      <w:del w:id="570" w:author="Greg Nelson" w:date="2016-01-07T14:47:00Z">
        <w:r w:rsidR="0002541C" w:rsidDel="00F669B4">
          <w:delText>p</w:delText>
        </w:r>
      </w:del>
      <w:r w:rsidR="0002541C">
        <w:t xml:space="preserve"> &lt; </w:t>
      </w:r>
      <w:del w:id="571" w:author="Greg Nelson" w:date="2016-01-07T14:47:00Z">
        <w:r w:rsidR="0002541C" w:rsidDel="00F669B4">
          <w:delText>0</w:delText>
        </w:r>
      </w:del>
      <w:r w:rsidR="0002541C">
        <w:t xml:space="preserve">.05); experiment 2 does not. This highlights the problem with reducing estimation to a binary choice (“effect” or “no effect”): these estimates are all similar, but the decision to reject (or not) the null hypothesis hinges on whether the 95% confidence interval </w:t>
      </w:r>
      <w:r w:rsidR="00061D6B">
        <w:t>o</w:t>
      </w:r>
      <w:r w:rsidR="0002541C">
        <w:t>verlap</w:t>
      </w:r>
      <w:r w:rsidR="00061D6B">
        <w:t>s</w:t>
      </w:r>
      <w:r w:rsidR="0002541C">
        <w:t xml:space="preserve"> 0</w:t>
      </w:r>
      <w:r w:rsidR="00061D6B">
        <w:t xml:space="preserve"> in that particular study, thus resulting in false conclusions as per the vote-counting method discussed earlier (current </w:t>
      </w:r>
      <w:del w:id="572" w:author="Matthew Kay" w:date="2016-01-04T17:30:00Z">
        <w:r w:rsidR="00061D6B" w:rsidDel="00EC0AB7">
          <w:delText>C</w:delText>
        </w:r>
      </w:del>
      <w:r w:rsidR="00061D6B">
        <w:t>H</w:t>
      </w:r>
      <w:ins w:id="573" w:author="Matthew Kay" w:date="2016-01-04T17:30:00Z">
        <w:r w:rsidR="00EC0AB7">
          <w:t>C</w:t>
        </w:r>
      </w:ins>
      <w:r w:rsidR="00061D6B">
        <w:t>I standard practice)</w:t>
      </w:r>
      <w:r w:rsidR="0002541C">
        <w:t xml:space="preserve">. </w:t>
      </w:r>
    </w:p>
    <w:p w14:paraId="35590E46" w14:textId="79DDAE6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Bayesian analysis,</w:t>
      </w:r>
      <w:r>
        <w:t xml:space="preserve"> the result of the first experiment is virtually identical to the frequentist world (we used a weakly-informed Ca</w:t>
      </w:r>
      <w:r w:rsidR="004110D7">
        <w:t>u</w:t>
      </w:r>
      <w:r>
        <w:t xml:space="preserve">chy(0, 2.5) prior for logistic regression parameters recommended by </w:t>
      </w:r>
      <w:proofErr w:type="spellStart"/>
      <w:r>
        <w:t>Gelman</w:t>
      </w:r>
      <w:proofErr w:type="spellEnd"/>
      <w:r>
        <w:t xml:space="preserve"> </w:t>
      </w:r>
      <w:r>
        <w:rPr>
          <w:i/>
        </w:rPr>
        <w:t>et al.</w:t>
      </w:r>
      <w:r w:rsidR="00D67EE2">
        <w:rPr>
          <w:i/>
        </w:rPr>
        <w:t xml:space="preserve"> </w:t>
      </w:r>
      <w:r w:rsidR="00D67EE2">
        <w:fldChar w:fldCharType="begin" w:fldLock="1"/>
      </w:r>
      <w:r w:rsidR="0085577F">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"[9]", "plainTextFormattedCitation" : "[9]", "previouslyFormattedCitation" : "[8]" }, "properties" : { "noteIndex" : 0 }, "schema" : "https://github.com/citation-style-language/schema/raw/master/csl-citation.json" }</w:instrText>
      </w:r>
      <w:r w:rsidR="00D67EE2">
        <w:fldChar w:fldCharType="separate"/>
      </w:r>
      <w:r w:rsidR="0085577F" w:rsidRPr="0085577F">
        <w:rPr>
          <w:noProof/>
        </w:rPr>
        <w:t>[9]</w:t>
      </w:r>
      <w:r w:rsidR="00D67EE2">
        <w:fldChar w:fldCharType="end"/>
      </w:r>
      <w:r>
        <w:t xml:space="preserve">). However, in contrast to the frequentist world, in each subsequent experiment our estimate of the effect size becomes more precise. The authors of experiments 2 and 3 make a stronger contribution to the field by building on the results of prior work, rather than borderline failed replications. In experiment 4, the estimated effect of the fast-to-slow indicator is similar to that of the frequentist meta-analysis, </w:t>
      </w:r>
      <w:r>
        <w:rPr>
          <w:i/>
        </w:rPr>
        <w:t xml:space="preserve">one </w:t>
      </w:r>
      <w:del w:id="574" w:author="Greg Nelson" w:date="2016-01-07T16:45:00Z">
        <w:r w:rsidDel="0052798C">
          <w:rPr>
            <w:i/>
          </w:rPr>
          <w:delText xml:space="preserve">publication </w:delText>
        </w:r>
      </w:del>
      <w:ins w:id="575" w:author="Greg Nelson" w:date="2016-01-07T16:45:00Z">
        <w:r w:rsidR="0052798C">
          <w:rPr>
            <w:i/>
          </w:rPr>
          <w:t xml:space="preserve">paper </w:t>
        </w:r>
      </w:ins>
      <w:r>
        <w:rPr>
          <w:i/>
        </w:rPr>
        <w:t>early</w:t>
      </w:r>
      <w:r>
        <w:t xml:space="preserve">. </w:t>
      </w:r>
      <w:r>
        <w:rPr>
          <w:b/>
        </w:rPr>
        <w:t xml:space="preserve">Bayesian analysis helps us learn faster and with fewer </w:t>
      </w:r>
      <w:del w:id="576" w:author="Greg Nelson" w:date="2016-01-07T16:23:00Z">
        <w:r w:rsidDel="00B739DD">
          <w:rPr>
            <w:b/>
          </w:rPr>
          <w:delText>studies</w:delText>
        </w:r>
      </w:del>
      <w:ins w:id="577" w:author="Greg Nelson" w:date="2016-01-07T16:45:00Z">
        <w:r w:rsidR="0052798C">
          <w:rPr>
            <w:b/>
          </w:rPr>
          <w:t>publications</w:t>
        </w:r>
      </w:ins>
      <w:r>
        <w:t xml:space="preserve">. </w:t>
      </w:r>
    </w:p>
    <w:p w14:paraId="348564E1" w14:textId="4F8154E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Besides the benefit of getting quantitative knowledge accrual into the literature without requiring publication of meta-analysis, this also has additional benefits for the authors of experiment 4: note that, even though they are testing a new technique that they </w:t>
      </w:r>
      <w:commentRangeStart w:id="578"/>
      <w:commentRangeStart w:id="579"/>
      <w:r>
        <w:t xml:space="preserve">don’t have </w:t>
      </w:r>
      <w:ins w:id="580" w:author="Matthew Kay" w:date="2016-01-07T00:11:00Z">
        <w:r w:rsidR="00CE7743">
          <w:t xml:space="preserve">explicit </w:t>
        </w:r>
      </w:ins>
      <w:del w:id="581" w:author="Eric Hekler" w:date="2016-01-06T12:59:00Z">
        <w:r w:rsidDel="006E5ABB">
          <w:delText xml:space="preserve">strong </w:delText>
        </w:r>
      </w:del>
      <w:r>
        <w:t xml:space="preserve">priors for </w:t>
      </w:r>
      <w:r>
        <w:lastRenderedPageBreak/>
        <w:t xml:space="preserve">(the </w:t>
      </w:r>
      <w:r>
        <w:rPr>
          <w:i/>
        </w:rPr>
        <w:t xml:space="preserve">slow-to-fast </w:t>
      </w:r>
      <w:r>
        <w:t>indicator), the</w:t>
      </w:r>
      <w:del w:id="582" w:author="Eric Hekler" w:date="2016-01-06T12:59:00Z">
        <w:r w:rsidDel="006E5ABB">
          <w:delText xml:space="preserve"> strong</w:delText>
        </w:r>
      </w:del>
      <w:r>
        <w:t xml:space="preserve"> prior know</w:t>
      </w:r>
      <w:commentRangeEnd w:id="578"/>
      <w:r w:rsidR="006E5ABB">
        <w:rPr>
          <w:rStyle w:val="CommentReference"/>
        </w:rPr>
        <w:commentReference w:id="578"/>
      </w:r>
      <w:commentRangeEnd w:id="579"/>
      <w:r w:rsidR="00CE7743">
        <w:rPr>
          <w:rStyle w:val="CommentReference"/>
        </w:rPr>
        <w:commentReference w:id="579"/>
      </w:r>
      <w:r>
        <w:t xml:space="preserve">ledge of the effect of the </w:t>
      </w:r>
      <w:r>
        <w:rPr>
          <w:i/>
        </w:rPr>
        <w:t xml:space="preserve">fast-to-slow </w:t>
      </w:r>
      <w:r>
        <w:t xml:space="preserve">indicator helps them estimate the effect of the novel technique more precisely. This is because the more precise estimate of </w:t>
      </w:r>
      <w:r>
        <w:rPr>
          <w:i/>
        </w:rPr>
        <w:t>fast-to-slow</w:t>
      </w:r>
      <w:r>
        <w:t xml:space="preserve"> also helps makes the estimate of the difference between </w:t>
      </w:r>
      <w:r>
        <w:rPr>
          <w:i/>
        </w:rPr>
        <w:t xml:space="preserve">fast-to-slow </w:t>
      </w:r>
      <w:r>
        <w:t xml:space="preserve">and </w:t>
      </w:r>
      <w:r>
        <w:rPr>
          <w:i/>
        </w:rPr>
        <w:t xml:space="preserve">slow-to-fast </w:t>
      </w:r>
      <w:r>
        <w:t xml:space="preserve">a little more precise. In other words, more precise estimates of techniques we’ve seen lead to more precise estimates of comparisons to new techniques, which even makes estimates of those new techniques a little more precise. </w:t>
      </w:r>
      <w:r>
        <w:rPr>
          <w:b/>
        </w:rPr>
        <w:t>Bayesian analysis helps us apply old knowledge to novel questions.</w:t>
      </w:r>
    </w:p>
    <w:p w14:paraId="7C7BD038" w14:textId="6D0E91C1"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83" w:name="h.heqzo6ouerk" w:colFirst="0" w:colLast="0"/>
      <w:bookmarkEnd w:id="583"/>
      <w:r>
        <w:t>In many worlds</w:t>
      </w:r>
    </w:p>
    <w:p w14:paraId="3A61DA71" w14:textId="5EDAF979" w:rsidR="00B333C0"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We now step up to consider the effects of the two analysis approaches in all 100 simulated worlds. Each point in</w:t>
      </w:r>
      <w:r w:rsidR="00C61C18">
        <w:t xml:space="preserve"> </w:t>
      </w:r>
      <w:r w:rsidR="00C61C18">
        <w:fldChar w:fldCharType="begin"/>
      </w:r>
      <w:r w:rsidR="00C61C18">
        <w:instrText xml:space="preserve"> REF _Ref430911856 \h </w:instrText>
      </w:r>
      <w:r w:rsidR="00C61C18">
        <w:fldChar w:fldCharType="separate"/>
      </w:r>
      <w:r w:rsidR="00F159D7">
        <w:t xml:space="preserve">Figure </w:t>
      </w:r>
      <w:r w:rsidR="00F159D7">
        <w:rPr>
          <w:noProof/>
        </w:rPr>
        <w:t>2</w:t>
      </w:r>
      <w:r w:rsidR="00C61C18">
        <w:fldChar w:fldCharType="end"/>
      </w:r>
      <w:proofErr w:type="gramStart"/>
      <w:r w:rsidR="00C61C18">
        <w:t>A</w:t>
      </w:r>
      <w:proofErr w:type="gramEnd"/>
      <w:r>
        <w:t xml:space="preserve"> represents the mean estimated effect from the frequentist analysis in one </w:t>
      </w:r>
      <w:del w:id="584" w:author="Matthew Kay" w:date="2016-01-07T23:28:00Z">
        <w:r w:rsidDel="004B7D80">
          <w:delText xml:space="preserve">of the </w:delText>
        </w:r>
      </w:del>
      <w:r>
        <w:t>simulated world</w:t>
      </w:r>
      <w:del w:id="585" w:author="Matthew Kay" w:date="2016-01-07T23:28:00Z">
        <w:r w:rsidDel="004B7D80">
          <w:delText>s</w:delText>
        </w:r>
      </w:del>
      <w:r>
        <w:t>.</w:t>
      </w:r>
      <w:r w:rsidR="00C61C18">
        <w:t xml:space="preserve"> </w:t>
      </w:r>
      <w:r w:rsidR="00C61C18">
        <w:fldChar w:fldCharType="begin"/>
      </w:r>
      <w:r w:rsidR="00C61C18">
        <w:instrText xml:space="preserve"> REF _Ref430911856 \h </w:instrText>
      </w:r>
      <w:r w:rsidR="00C61C18">
        <w:fldChar w:fldCharType="separate"/>
      </w:r>
      <w:r w:rsidR="00F159D7">
        <w:t xml:space="preserve">Figure </w:t>
      </w:r>
      <w:r w:rsidR="00F159D7">
        <w:rPr>
          <w:noProof/>
        </w:rPr>
        <w:t>2</w:t>
      </w:r>
      <w:r w:rsidR="00C61C18">
        <w:fldChar w:fldCharType="end"/>
      </w:r>
      <w:r w:rsidR="00C61C18">
        <w:t xml:space="preserve">B </w:t>
      </w:r>
      <w:r>
        <w:t xml:space="preserve">shows the mean estimated effects from the Bayesian analyses. </w:t>
      </w:r>
    </w:p>
    <w:p w14:paraId="34DF9F0C" w14:textId="151554A9" w:rsidR="0002541C" w:rsidRPr="001E6B33" w:rsidRDefault="00EA52A6"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6"/>
          <w:szCs w:val="16"/>
          <w:rPrChange w:id="586" w:author="Matthew Kay" w:date="2015-12-27T13:07:00Z">
            <w:rPr/>
          </w:rPrChange>
        </w:rPr>
      </w:pPr>
      <w:r>
        <w:rPr>
          <w:noProof/>
        </w:rPr>
        <mc:AlternateContent>
          <mc:Choice Requires="wps">
            <w:drawing>
              <wp:anchor distT="45720" distB="45720" distL="114300" distR="114300" simplePos="0" relativeHeight="251654144" behindDoc="0" locked="0" layoutInCell="1" allowOverlap="1" wp14:anchorId="628A5BD8" wp14:editId="0D86AED5">
                <wp:simplePos x="0" y="0"/>
                <wp:positionH relativeFrom="margin">
                  <wp:posOffset>3333750</wp:posOffset>
                </wp:positionH>
                <wp:positionV relativeFrom="margin">
                  <wp:posOffset>3810</wp:posOffset>
                </wp:positionV>
                <wp:extent cx="3063240" cy="3847465"/>
                <wp:effectExtent l="0" t="0" r="3810" b="101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3847465"/>
                        </a:xfrm>
                        <a:prstGeom prst="rect">
                          <a:avLst/>
                        </a:prstGeom>
                        <a:noFill/>
                        <a:ln w="9525">
                          <a:noFill/>
                          <a:miter lim="800000"/>
                          <a:headEnd/>
                          <a:tailEnd/>
                        </a:ln>
                      </wps:spPr>
                      <wps:txbx>
                        <w:txbxContent>
                          <w:p w14:paraId="6664B056" w14:textId="2C56D5EC"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  </w:t>
                            </w:r>
                            <w:ins w:id="587" w:author="Matthew Kay" w:date="2016-01-08T00:25:00Z">
                              <w:r>
                                <w:rPr>
                                  <w:noProof/>
                                </w:rPr>
                                <w:drawing>
                                  <wp:inline distT="0" distB="0" distL="0" distR="0" wp14:anchorId="1A599C53" wp14:editId="2783A44F">
                                    <wp:extent cx="3054350" cy="3079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rinkage.eps"/>
                                            <pic:cNvPicPr/>
                                          </pic:nvPicPr>
                                          <pic:blipFill>
                                            <a:blip r:embed="rId16">
                                              <a:extLst>
                                                <a:ext uri="{28A0092B-C50C-407E-A947-70E740481C1C}">
                                                  <a14:useLocalDpi xmlns:a14="http://schemas.microsoft.com/office/drawing/2010/main" val="0"/>
                                                </a:ext>
                                              </a:extLst>
                                            </a:blip>
                                            <a:stretch>
                                              <a:fillRect/>
                                            </a:stretch>
                                          </pic:blipFill>
                                          <pic:spPr>
                                            <a:xfrm>
                                              <a:off x="0" y="0"/>
                                              <a:ext cx="3054350" cy="3079750"/>
                                            </a:xfrm>
                                            <a:prstGeom prst="rect">
                                              <a:avLst/>
                                            </a:prstGeom>
                                          </pic:spPr>
                                        </pic:pic>
                                      </a:graphicData>
                                    </a:graphic>
                                  </wp:inline>
                                </w:drawing>
                              </w:r>
                            </w:ins>
                            <w:del w:id="588" w:author="Matthew Kay" w:date="2016-01-07T21:47:00Z">
                              <w:r w:rsidDel="00FC0058">
                                <w:rPr>
                                  <w:noProof/>
                                </w:rPr>
                                <w:drawing>
                                  <wp:inline distT="0" distB="0" distL="0" distR="0" wp14:anchorId="32B601EE" wp14:editId="3B68594A">
                                    <wp:extent cx="2705100" cy="302566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rinkage.eps"/>
                                            <pic:cNvPicPr/>
                                          </pic:nvPicPr>
                                          <pic:blipFill>
                                            <a:blip r:embed="rId17">
                                              <a:extLst>
                                                <a:ext uri="{28A0092B-C50C-407E-A947-70E740481C1C}">
                                                  <a14:useLocalDpi xmlns:a14="http://schemas.microsoft.com/office/drawing/2010/main" val="0"/>
                                                </a:ext>
                                              </a:extLst>
                                            </a:blip>
                                            <a:stretch>
                                              <a:fillRect/>
                                            </a:stretch>
                                          </pic:blipFill>
                                          <pic:spPr>
                                            <a:xfrm>
                                              <a:off x="0" y="0"/>
                                              <a:ext cx="2724351" cy="3047196"/>
                                            </a:xfrm>
                                            <a:prstGeom prst="rect">
                                              <a:avLst/>
                                            </a:prstGeom>
                                          </pic:spPr>
                                        </pic:pic>
                                      </a:graphicData>
                                    </a:graphic>
                                  </wp:inline>
                                </w:drawing>
                              </w:r>
                            </w:del>
                          </w:p>
                          <w:p w14:paraId="2E959DA6" w14:textId="4D813CE4" w:rsidR="00687E40" w:rsidRDefault="00687E40" w:rsidP="00B333C0">
                            <w:pPr>
                              <w:pStyle w:val="Caption"/>
                            </w:pPr>
                            <w:bookmarkStart w:id="589" w:name="_Ref430912095"/>
                            <w:r>
                              <w:t xml:space="preserve">Figure </w:t>
                            </w:r>
                            <w:r w:rsidR="00A304B0">
                              <w:fldChar w:fldCharType="begin"/>
                            </w:r>
                            <w:r w:rsidR="00A304B0">
                              <w:instrText xml:space="preserve"> SEQ Figure \* ARABIC </w:instrText>
                            </w:r>
                            <w:r w:rsidR="00A304B0">
                              <w:fldChar w:fldCharType="separate"/>
                            </w:r>
                            <w:r>
                              <w:rPr>
                                <w:noProof/>
                              </w:rPr>
                              <w:t>3</w:t>
                            </w:r>
                            <w:r w:rsidR="00A304B0">
                              <w:rPr>
                                <w:noProof/>
                              </w:rPr>
                              <w:fldChar w:fldCharType="end"/>
                            </w:r>
                            <w:bookmarkEnd w:id="589"/>
                            <w:r>
                              <w:t xml:space="preserve">. The effects of shrinkage </w:t>
                            </w:r>
                            <w:ins w:id="590" w:author="Matthew Kay" w:date="2016-01-07T21:49:00Z">
                              <w:r>
                                <w:t xml:space="preserve">towards 0 </w:t>
                              </w:r>
                            </w:ins>
                            <w:r>
                              <w:t>in experiment 1 with 20 participants</w:t>
                            </w:r>
                            <w:ins w:id="591" w:author="Matthew Kay" w:date="2016-01-07T21:49:00Z">
                              <w:r>
                                <w:t xml:space="preserve">, </w:t>
                              </w:r>
                            </w:ins>
                            <w:del w:id="592" w:author="Matthew Kay" w:date="2016-01-07T21:49:00Z">
                              <w:r w:rsidDel="00FC0058">
                                <w:delText xml:space="preserve">. </w:delText>
                              </w:r>
                            </w:del>
                            <w:del w:id="593" w:author="Matthew Kay" w:date="2016-01-07T22:07:00Z">
                              <w:r w:rsidDel="00416CDB">
                                <w:delText>A</w:delText>
                              </w:r>
                            </w:del>
                            <w:del w:id="594" w:author="Matthew Kay" w:date="2016-01-07T21:50:00Z">
                              <w:r w:rsidDel="00FC0058">
                                <w:delText>.</w:delText>
                              </w:r>
                            </w:del>
                            <w:del w:id="595" w:author="Matthew Kay" w:date="2016-01-07T22:07:00Z">
                              <w:r w:rsidDel="00416CDB">
                                <w:delText xml:space="preserve"> </w:delText>
                              </w:r>
                            </w:del>
                            <w:ins w:id="596" w:author="Matthew Kay" w:date="2016-01-07T21:49:00Z">
                              <w:r>
                                <w:t>f</w:t>
                              </w:r>
                            </w:ins>
                            <w:del w:id="597" w:author="Matthew Kay" w:date="2016-01-07T21:49:00Z">
                              <w:r w:rsidDel="00FC0058">
                                <w:delText>F</w:delText>
                              </w:r>
                            </w:del>
                            <w:r>
                              <w:t>rom a single simulation</w:t>
                            </w:r>
                            <w:ins w:id="598" w:author="Matthew Kay" w:date="2016-01-07T21:49:00Z">
                              <w:r>
                                <w:t xml:space="preserve"> </w:t>
                              </w:r>
                            </w:ins>
                            <w:ins w:id="599" w:author="Matthew Kay" w:date="2016-01-07T22:07:00Z">
                              <w:r>
                                <w:t xml:space="preserve">(A) </w:t>
                              </w:r>
                            </w:ins>
                            <w:ins w:id="600" w:author="Matthew Kay" w:date="2016-01-07T21:49:00Z">
                              <w:r>
                                <w:t xml:space="preserve">and </w:t>
                              </w:r>
                            </w:ins>
                            <w:del w:id="601" w:author="Matthew Kay" w:date="2016-01-07T21:49:00Z">
                              <w:r w:rsidDel="00FC0058">
                                <w:delText xml:space="preserve">, showing the shrinkage of a single estimate in the Bayesian analysis. </w:delText>
                              </w:r>
                            </w:del>
                            <w:del w:id="602" w:author="Matthew Kay" w:date="2016-01-07T22:08:00Z">
                              <w:r w:rsidDel="00416CDB">
                                <w:delText>B</w:delText>
                              </w:r>
                            </w:del>
                            <w:del w:id="603" w:author="Matthew Kay" w:date="2016-01-07T21:50:00Z">
                              <w:r w:rsidDel="00FC0058">
                                <w:delText>.</w:delText>
                              </w:r>
                            </w:del>
                            <w:del w:id="604" w:author="Matthew Kay" w:date="2016-01-07T22:08:00Z">
                              <w:r w:rsidDel="00416CDB">
                                <w:delText xml:space="preserve"> </w:delText>
                              </w:r>
                            </w:del>
                            <w:del w:id="605" w:author="Matthew Kay" w:date="2016-01-07T21:49:00Z">
                              <w:r w:rsidDel="00FC0058">
                                <w:delText xml:space="preserve">The general shrinkage of estimates towards 0 </w:delText>
                              </w:r>
                            </w:del>
                            <w:r>
                              <w:t>from all simulations</w:t>
                            </w:r>
                            <w:ins w:id="606" w:author="Matthew Kay" w:date="2016-01-07T22:08:00Z">
                              <w:r>
                                <w:t xml:space="preserve"> (B)</w:t>
                              </w:r>
                            </w:ins>
                            <w:del w:id="607" w:author="Matthew Kay" w:date="2016-01-07T21:50:00Z">
                              <w:r w:rsidDel="00FC0058">
                                <w:delText xml:space="preserve"> of experiment 1 with 20 participants</w:delText>
                              </w:r>
                            </w:del>
                            <w:r>
                              <w:t>.</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A5BD8" id="_x0000_s1029" type="#_x0000_t202" style="position:absolute;left:0;text-align:left;margin-left:262.5pt;margin-top:.3pt;width:241.2pt;height:302.95pt;z-index:2516541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" filled="f" stroked="f">
                <v:textbox style="mso-fit-shape-to-text:t" inset="0,0,0,0">
                  <w:txbxContent>
                    <w:p w14:paraId="6664B056" w14:textId="2C56D5EC"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  </w:t>
                      </w:r>
                      <w:ins w:id="608" w:author="Matthew Kay" w:date="2016-01-08T00:25:00Z">
                        <w:r>
                          <w:rPr>
                            <w:noProof/>
                          </w:rPr>
                          <w:drawing>
                            <wp:inline distT="0" distB="0" distL="0" distR="0" wp14:anchorId="1A599C53" wp14:editId="2783A44F">
                              <wp:extent cx="3054350" cy="3079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rinkage.eps"/>
                                      <pic:cNvPicPr/>
                                    </pic:nvPicPr>
                                    <pic:blipFill>
                                      <a:blip r:embed="rId16">
                                        <a:extLst>
                                          <a:ext uri="{28A0092B-C50C-407E-A947-70E740481C1C}">
                                            <a14:useLocalDpi xmlns:a14="http://schemas.microsoft.com/office/drawing/2010/main" val="0"/>
                                          </a:ext>
                                        </a:extLst>
                                      </a:blip>
                                      <a:stretch>
                                        <a:fillRect/>
                                      </a:stretch>
                                    </pic:blipFill>
                                    <pic:spPr>
                                      <a:xfrm>
                                        <a:off x="0" y="0"/>
                                        <a:ext cx="3054350" cy="3079750"/>
                                      </a:xfrm>
                                      <a:prstGeom prst="rect">
                                        <a:avLst/>
                                      </a:prstGeom>
                                    </pic:spPr>
                                  </pic:pic>
                                </a:graphicData>
                              </a:graphic>
                            </wp:inline>
                          </w:drawing>
                        </w:r>
                      </w:ins>
                      <w:del w:id="609" w:author="Matthew Kay" w:date="2016-01-07T21:47:00Z">
                        <w:r w:rsidDel="00FC0058">
                          <w:rPr>
                            <w:noProof/>
                          </w:rPr>
                          <w:drawing>
                            <wp:inline distT="0" distB="0" distL="0" distR="0" wp14:anchorId="32B601EE" wp14:editId="3B68594A">
                              <wp:extent cx="2705100" cy="302566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rinkage.eps"/>
                                      <pic:cNvPicPr/>
                                    </pic:nvPicPr>
                                    <pic:blipFill>
                                      <a:blip r:embed="rId17">
                                        <a:extLst>
                                          <a:ext uri="{28A0092B-C50C-407E-A947-70E740481C1C}">
                                            <a14:useLocalDpi xmlns:a14="http://schemas.microsoft.com/office/drawing/2010/main" val="0"/>
                                          </a:ext>
                                        </a:extLst>
                                      </a:blip>
                                      <a:stretch>
                                        <a:fillRect/>
                                      </a:stretch>
                                    </pic:blipFill>
                                    <pic:spPr>
                                      <a:xfrm>
                                        <a:off x="0" y="0"/>
                                        <a:ext cx="2724351" cy="3047196"/>
                                      </a:xfrm>
                                      <a:prstGeom prst="rect">
                                        <a:avLst/>
                                      </a:prstGeom>
                                    </pic:spPr>
                                  </pic:pic>
                                </a:graphicData>
                              </a:graphic>
                            </wp:inline>
                          </w:drawing>
                        </w:r>
                      </w:del>
                    </w:p>
                    <w:p w14:paraId="2E959DA6" w14:textId="4D813CE4" w:rsidR="00687E40" w:rsidRDefault="00687E40" w:rsidP="00B333C0">
                      <w:pPr>
                        <w:pStyle w:val="Caption"/>
                      </w:pPr>
                      <w:bookmarkStart w:id="610" w:name="_Ref430912095"/>
                      <w:r>
                        <w:t xml:space="preserve">Figure </w:t>
                      </w:r>
                      <w:r w:rsidR="00A304B0">
                        <w:fldChar w:fldCharType="begin"/>
                      </w:r>
                      <w:r w:rsidR="00A304B0">
                        <w:instrText xml:space="preserve"> SEQ Figure \* ARABIC </w:instrText>
                      </w:r>
                      <w:r w:rsidR="00A304B0">
                        <w:fldChar w:fldCharType="separate"/>
                      </w:r>
                      <w:r>
                        <w:rPr>
                          <w:noProof/>
                        </w:rPr>
                        <w:t>3</w:t>
                      </w:r>
                      <w:r w:rsidR="00A304B0">
                        <w:rPr>
                          <w:noProof/>
                        </w:rPr>
                        <w:fldChar w:fldCharType="end"/>
                      </w:r>
                      <w:bookmarkEnd w:id="610"/>
                      <w:r>
                        <w:t xml:space="preserve">. The effects of shrinkage </w:t>
                      </w:r>
                      <w:ins w:id="611" w:author="Matthew Kay" w:date="2016-01-07T21:49:00Z">
                        <w:r>
                          <w:t xml:space="preserve">towards 0 </w:t>
                        </w:r>
                      </w:ins>
                      <w:r>
                        <w:t>in experiment 1 with 20 participants</w:t>
                      </w:r>
                      <w:ins w:id="612" w:author="Matthew Kay" w:date="2016-01-07T21:49:00Z">
                        <w:r>
                          <w:t xml:space="preserve">, </w:t>
                        </w:r>
                      </w:ins>
                      <w:del w:id="613" w:author="Matthew Kay" w:date="2016-01-07T21:49:00Z">
                        <w:r w:rsidDel="00FC0058">
                          <w:delText xml:space="preserve">. </w:delText>
                        </w:r>
                      </w:del>
                      <w:del w:id="614" w:author="Matthew Kay" w:date="2016-01-07T22:07:00Z">
                        <w:r w:rsidDel="00416CDB">
                          <w:delText>A</w:delText>
                        </w:r>
                      </w:del>
                      <w:del w:id="615" w:author="Matthew Kay" w:date="2016-01-07T21:50:00Z">
                        <w:r w:rsidDel="00FC0058">
                          <w:delText>.</w:delText>
                        </w:r>
                      </w:del>
                      <w:del w:id="616" w:author="Matthew Kay" w:date="2016-01-07T22:07:00Z">
                        <w:r w:rsidDel="00416CDB">
                          <w:delText xml:space="preserve"> </w:delText>
                        </w:r>
                      </w:del>
                      <w:ins w:id="617" w:author="Matthew Kay" w:date="2016-01-07T21:49:00Z">
                        <w:r>
                          <w:t>f</w:t>
                        </w:r>
                      </w:ins>
                      <w:del w:id="618" w:author="Matthew Kay" w:date="2016-01-07T21:49:00Z">
                        <w:r w:rsidDel="00FC0058">
                          <w:delText>F</w:delText>
                        </w:r>
                      </w:del>
                      <w:r>
                        <w:t>rom a single simulation</w:t>
                      </w:r>
                      <w:ins w:id="619" w:author="Matthew Kay" w:date="2016-01-07T21:49:00Z">
                        <w:r>
                          <w:t xml:space="preserve"> </w:t>
                        </w:r>
                      </w:ins>
                      <w:ins w:id="620" w:author="Matthew Kay" w:date="2016-01-07T22:07:00Z">
                        <w:r>
                          <w:t xml:space="preserve">(A) </w:t>
                        </w:r>
                      </w:ins>
                      <w:ins w:id="621" w:author="Matthew Kay" w:date="2016-01-07T21:49:00Z">
                        <w:r>
                          <w:t xml:space="preserve">and </w:t>
                        </w:r>
                      </w:ins>
                      <w:del w:id="622" w:author="Matthew Kay" w:date="2016-01-07T21:49:00Z">
                        <w:r w:rsidDel="00FC0058">
                          <w:delText xml:space="preserve">, showing the shrinkage of a single estimate in the Bayesian analysis. </w:delText>
                        </w:r>
                      </w:del>
                      <w:del w:id="623" w:author="Matthew Kay" w:date="2016-01-07T22:08:00Z">
                        <w:r w:rsidDel="00416CDB">
                          <w:delText>B</w:delText>
                        </w:r>
                      </w:del>
                      <w:del w:id="624" w:author="Matthew Kay" w:date="2016-01-07T21:50:00Z">
                        <w:r w:rsidDel="00FC0058">
                          <w:delText>.</w:delText>
                        </w:r>
                      </w:del>
                      <w:del w:id="625" w:author="Matthew Kay" w:date="2016-01-07T22:08:00Z">
                        <w:r w:rsidDel="00416CDB">
                          <w:delText xml:space="preserve"> </w:delText>
                        </w:r>
                      </w:del>
                      <w:del w:id="626" w:author="Matthew Kay" w:date="2016-01-07T21:49:00Z">
                        <w:r w:rsidDel="00FC0058">
                          <w:delText xml:space="preserve">The general shrinkage of estimates towards 0 </w:delText>
                        </w:r>
                      </w:del>
                      <w:r>
                        <w:t>from all simulations</w:t>
                      </w:r>
                      <w:ins w:id="627" w:author="Matthew Kay" w:date="2016-01-07T22:08:00Z">
                        <w:r>
                          <w:t xml:space="preserve"> (B)</w:t>
                        </w:r>
                      </w:ins>
                      <w:del w:id="628" w:author="Matthew Kay" w:date="2016-01-07T21:50:00Z">
                        <w:r w:rsidDel="00FC0058">
                          <w:delText xml:space="preserve"> of experiment 1 with 20 participants</w:delText>
                        </w:r>
                      </w:del>
                      <w:r>
                        <w:t>.</w:t>
                      </w:r>
                    </w:p>
                  </w:txbxContent>
                </v:textbox>
                <w10:wrap type="square" anchorx="margin" anchory="margin"/>
              </v:shape>
            </w:pict>
          </mc:Fallback>
        </mc:AlternateContent>
      </w:r>
      <w:r w:rsidR="0002541C">
        <w:t xml:space="preserve">We can see that the pattern observed in our single example world holds true across simulations: the estimated effect becomes </w:t>
      </w:r>
      <w:commentRangeStart w:id="629"/>
      <w:commentRangeStart w:id="630"/>
      <w:del w:id="631" w:author="Greg Nelson" w:date="2016-01-06T15:26:00Z">
        <w:r w:rsidR="0002541C" w:rsidDel="00597AEF">
          <w:delText xml:space="preserve">more precise </w:delText>
        </w:r>
      </w:del>
      <w:ins w:id="632" w:author="Greg Nelson" w:date="2016-01-06T15:26:00Z">
        <w:r w:rsidR="00597AEF">
          <w:t>narrower</w:t>
        </w:r>
      </w:ins>
      <w:ins w:id="633" w:author="Greg Nelson" w:date="2016-01-06T15:30:00Z">
        <w:r w:rsidR="00597AEF">
          <w:t xml:space="preserve"> (more precise)</w:t>
        </w:r>
      </w:ins>
      <w:ins w:id="634" w:author="Greg Nelson" w:date="2016-01-06T15:26:00Z">
        <w:r w:rsidR="00597AEF">
          <w:t xml:space="preserve"> </w:t>
        </w:r>
      </w:ins>
      <w:commentRangeEnd w:id="629"/>
      <w:ins w:id="635" w:author="Greg Nelson" w:date="2016-01-06T15:30:00Z">
        <w:r w:rsidR="00597AEF">
          <w:rPr>
            <w:rStyle w:val="CommentReference"/>
          </w:rPr>
          <w:commentReference w:id="629"/>
        </w:r>
      </w:ins>
      <w:commentRangeEnd w:id="630"/>
      <w:r w:rsidR="00CE7743">
        <w:rPr>
          <w:rStyle w:val="CommentReference"/>
        </w:rPr>
        <w:commentReference w:id="630"/>
      </w:r>
      <w:r w:rsidR="0002541C">
        <w:t xml:space="preserve">with each experiment in the Bayesian analysis, and the final estimate for </w:t>
      </w:r>
      <w:r w:rsidR="0002541C">
        <w:rPr>
          <w:i/>
        </w:rPr>
        <w:t>fast-to-slow</w:t>
      </w:r>
      <w:r w:rsidR="0002541C">
        <w:t xml:space="preserve"> resembles the frequentist meta-analysis, one </w:t>
      </w:r>
      <w:del w:id="636" w:author="Greg Nelson" w:date="2016-01-06T15:06:00Z">
        <w:r w:rsidR="0002541C" w:rsidDel="00C16DC2">
          <w:delText xml:space="preserve">study </w:delText>
        </w:r>
      </w:del>
      <w:ins w:id="637" w:author="Greg Nelson" w:date="2016-01-06T15:06:00Z">
        <w:r w:rsidR="00C16DC2">
          <w:t xml:space="preserve">publication </w:t>
        </w:r>
      </w:ins>
      <w:r w:rsidR="0002541C">
        <w:t xml:space="preserve">early. In addition, the estimates for </w:t>
      </w:r>
      <w:r w:rsidR="0002541C">
        <w:rPr>
          <w:i/>
        </w:rPr>
        <w:t xml:space="preserve">slow-to-fast </w:t>
      </w:r>
      <w:r w:rsidR="0002541C">
        <w:t>are more precise in the Bayesian analysis of experiment 4 due to the use of prior knowledge, even though we have never seen that condition before.</w:t>
      </w:r>
      <w:commentRangeStart w:id="638"/>
      <w:commentRangeStart w:id="639"/>
      <w:r w:rsidR="0002541C">
        <w:t xml:space="preserve"> This</w:t>
      </w:r>
      <w:ins w:id="640" w:author="Greg Nelson" w:date="2016-01-06T15:23:00Z">
        <w:r w:rsidR="00597AEF">
          <w:t xml:space="preserve"> </w:t>
        </w:r>
        <w:r w:rsidR="0065371A">
          <w:t xml:space="preserve">increased </w:t>
        </w:r>
      </w:ins>
      <w:del w:id="641" w:author="Greg Nelson" w:date="2016-01-06T15:23:00Z">
        <w:r w:rsidR="0002541C" w:rsidDel="0065371A">
          <w:delText xml:space="preserve"> </w:delText>
        </w:r>
      </w:del>
      <w:ins w:id="642" w:author="Greg Nelson" w:date="2016-01-06T15:23:00Z">
        <w:r w:rsidR="0065371A">
          <w:t xml:space="preserve">precision </w:t>
        </w:r>
      </w:ins>
      <w:ins w:id="643" w:author="Greg Nelson" w:date="2016-01-06T15:29:00Z">
        <w:r w:rsidR="00597AEF">
          <w:t>(</w:t>
        </w:r>
      </w:ins>
      <w:ins w:id="644" w:author="Greg Nelson" w:date="2016-01-06T15:23:00Z">
        <w:r w:rsidR="0065371A">
          <w:t>and accuracy</w:t>
        </w:r>
      </w:ins>
      <w:ins w:id="645" w:author="Greg Nelson" w:date="2016-01-06T15:29:00Z">
        <w:r w:rsidR="00597AEF">
          <w:t>)</w:t>
        </w:r>
      </w:ins>
      <w:ins w:id="646" w:author="Greg Nelson" w:date="2016-01-06T15:23:00Z">
        <w:r w:rsidR="0065371A">
          <w:t xml:space="preserve"> </w:t>
        </w:r>
      </w:ins>
      <w:r w:rsidR="0002541C">
        <w:t xml:space="preserve">is reflected in the </w:t>
      </w:r>
      <w:commentRangeStart w:id="647"/>
      <w:commentRangeStart w:id="648"/>
      <w:r w:rsidR="0002541C">
        <w:t>root-mean-squared error</w:t>
      </w:r>
      <w:ins w:id="649" w:author="Matthew Kay" w:date="2016-01-04T15:58:00Z">
        <w:r w:rsidR="00367A5B">
          <w:t xml:space="preserve"> </w:t>
        </w:r>
        <w:commentRangeEnd w:id="647"/>
        <w:r w:rsidR="00367A5B">
          <w:rPr>
            <w:rStyle w:val="CommentReference"/>
          </w:rPr>
          <w:commentReference w:id="647"/>
        </w:r>
      </w:ins>
      <w:commentRangeEnd w:id="648"/>
      <w:ins w:id="650" w:author="Matthew Kay" w:date="2016-01-07T00:13:00Z">
        <w:r w:rsidR="00CE7743">
          <w:rPr>
            <w:rStyle w:val="CommentReference"/>
          </w:rPr>
          <w:commentReference w:id="648"/>
        </w:r>
      </w:ins>
      <w:ins w:id="651" w:author="Eric Hekler" w:date="2015-12-30T10:23:00Z">
        <w:del w:id="652" w:author="Matthew Kay" w:date="2016-01-04T15:58:00Z">
          <w:r w:rsidR="00C434DD" w:rsidDel="00367A5B">
            <w:delText>, an estimate of accuracy of estimates across the simulations,</w:delText>
          </w:r>
        </w:del>
      </w:ins>
      <w:del w:id="653" w:author="Matthew Kay" w:date="2016-01-04T15:58:00Z">
        <w:r w:rsidR="0002541C" w:rsidDel="00367A5B">
          <w:delText xml:space="preserve"> </w:delText>
        </w:r>
      </w:del>
      <w:r w:rsidR="0002541C">
        <w:t>of those estimates compared to their true effects in experiment</w:t>
      </w:r>
      <w:ins w:id="654" w:author="Matthew Kay" w:date="2015-12-27T13:07:00Z">
        <w:r w:rsidR="001E6B33">
          <w:t xml:space="preserve"> </w:t>
        </w:r>
      </w:ins>
      <w:del w:id="655" w:author="Matthew Kay" w:date="2015-12-27T13:07:00Z">
        <w:r w:rsidR="0002541C" w:rsidDel="001E6B33">
          <w:delText xml:space="preserve"> </w:delText>
        </w:r>
      </w:del>
      <w:r w:rsidR="0002541C">
        <w:t>4:</w:t>
      </w:r>
      <w:commentRangeEnd w:id="638"/>
      <w:r w:rsidR="00C522AF" w:rsidRPr="001E6B33">
        <w:rPr>
          <w:rStyle w:val="CommentReference"/>
          <w:szCs w:val="16"/>
        </w:rPr>
        <w:commentReference w:id="638"/>
      </w:r>
      <w:commentRangeEnd w:id="639"/>
      <w:r w:rsidR="00181B64" w:rsidRPr="001E6B33">
        <w:rPr>
          <w:rStyle w:val="CommentReference"/>
          <w:szCs w:val="16"/>
        </w:rPr>
        <w:commentReference w:id="639"/>
      </w:r>
    </w:p>
    <w:tbl>
      <w:tblPr>
        <w:tblW w:w="0" w:type="auto"/>
        <w:tblCellMar>
          <w:top w:w="115" w:type="dxa"/>
          <w:left w:w="0" w:type="dxa"/>
          <w:right w:w="0" w:type="dxa"/>
        </w:tblCellMar>
        <w:tblLook w:val="04A0" w:firstRow="1" w:lastRow="0" w:firstColumn="1" w:lastColumn="0" w:noHBand="0" w:noVBand="1"/>
        <w:tblPrChange w:id="656" w:author="Matthew Kay" w:date="2015-12-27T13:21:00Z">
          <w:tblPr>
            <w:tblW w:w="0" w:type="auto"/>
            <w:tblCellMar>
              <w:top w:w="115" w:type="dxa"/>
              <w:left w:w="0" w:type="dxa"/>
              <w:right w:w="0" w:type="dxa"/>
            </w:tblCellMar>
            <w:tblLook w:val="04A0" w:firstRow="1" w:lastRow="0" w:firstColumn="1" w:lastColumn="0" w:noHBand="0" w:noVBand="1"/>
          </w:tblPr>
        </w:tblPrChange>
      </w:tblPr>
      <w:tblGrid>
        <w:gridCol w:w="2475"/>
        <w:gridCol w:w="1283"/>
        <w:gridCol w:w="1066"/>
        <w:tblGridChange w:id="657">
          <w:tblGrid>
            <w:gridCol w:w="2463"/>
            <w:gridCol w:w="11"/>
            <w:gridCol w:w="1"/>
            <w:gridCol w:w="1278"/>
            <w:gridCol w:w="5"/>
            <w:gridCol w:w="1066"/>
          </w:tblGrid>
        </w:tblGridChange>
      </w:tblGrid>
      <w:tr w:rsidR="00E60D1D" w:rsidRPr="001E6B33" w14:paraId="2719D359" w14:textId="77777777" w:rsidTr="00A01622">
        <w:trPr>
          <w:trHeight w:val="244"/>
        </w:trPr>
        <w:tc>
          <w:tcPr>
            <w:tcW w:w="2628" w:type="dxa"/>
            <w:tcBorders>
              <w:top w:val="single" w:sz="4" w:space="0" w:color="7F7F7F" w:themeColor="text1" w:themeTint="80"/>
              <w:bottom w:val="single" w:sz="4" w:space="0" w:color="auto"/>
            </w:tcBorders>
            <w:tcPrChange w:id="658" w:author="Matthew Kay" w:date="2015-12-27T13:21:00Z">
              <w:tcPr>
                <w:tcW w:w="2628" w:type="dxa"/>
                <w:tcBorders>
                  <w:top w:val="single" w:sz="4" w:space="0" w:color="7F7F7F" w:themeColor="text1" w:themeTint="80"/>
                  <w:bottom w:val="single" w:sz="4" w:space="0" w:color="auto"/>
                </w:tcBorders>
              </w:tcPr>
            </w:tcPrChange>
          </w:tcPr>
          <w:p w14:paraId="37495A03" w14:textId="7777777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659" w:author="Matthew Kay" w:date="2015-12-27T13:29:00Z">
                  <w:rPr>
                    <w:rFonts w:ascii="Arial" w:hAnsi="Arial" w:cs="Arial"/>
                  </w:rPr>
                </w:rPrChange>
              </w:rPr>
            </w:pPr>
          </w:p>
        </w:tc>
        <w:tc>
          <w:tcPr>
            <w:tcW w:w="1317" w:type="dxa"/>
            <w:tcBorders>
              <w:top w:val="single" w:sz="4" w:space="0" w:color="7F7F7F" w:themeColor="text1" w:themeTint="80"/>
              <w:bottom w:val="single" w:sz="4" w:space="0" w:color="auto"/>
            </w:tcBorders>
            <w:tcPrChange w:id="660" w:author="Matthew Kay" w:date="2015-12-27T13:21:00Z">
              <w:tcPr>
                <w:tcW w:w="1317" w:type="dxa"/>
                <w:gridSpan w:val="3"/>
                <w:tcBorders>
                  <w:top w:val="single" w:sz="4" w:space="0" w:color="7F7F7F" w:themeColor="text1" w:themeTint="80"/>
                  <w:bottom w:val="single" w:sz="4" w:space="0" w:color="auto"/>
                </w:tcBorders>
              </w:tcPr>
            </w:tcPrChange>
          </w:tcPr>
          <w:p w14:paraId="140EF2DE" w14:textId="54B0A353"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661" w:author="Matthew Kay" w:date="2015-12-27T13:29:00Z">
                  <w:rPr>
                    <w:rFonts w:ascii="Arial" w:hAnsi="Arial" w:cs="Arial"/>
                  </w:rPr>
                </w:rPrChange>
              </w:rPr>
            </w:pPr>
            <w:r w:rsidRPr="004E423F">
              <w:rPr>
                <w:rFonts w:ascii="Arial" w:hAnsi="Arial" w:cs="Arial"/>
                <w:sz w:val="17"/>
                <w:szCs w:val="17"/>
                <w:rPrChange w:id="662" w:author="Matthew Kay" w:date="2015-12-27T13:29:00Z">
                  <w:rPr>
                    <w:rFonts w:ascii="Arial" w:hAnsi="Arial" w:cs="Arial"/>
                  </w:rPr>
                </w:rPrChange>
              </w:rPr>
              <w:t>Frequentist</w:t>
            </w:r>
          </w:p>
        </w:tc>
        <w:tc>
          <w:tcPr>
            <w:tcW w:w="1095" w:type="dxa"/>
            <w:tcBorders>
              <w:top w:val="single" w:sz="4" w:space="0" w:color="7F7F7F" w:themeColor="text1" w:themeTint="80"/>
              <w:bottom w:val="single" w:sz="4" w:space="0" w:color="auto"/>
            </w:tcBorders>
            <w:tcPrChange w:id="663" w:author="Matthew Kay" w:date="2015-12-27T13:21:00Z">
              <w:tcPr>
                <w:tcW w:w="1095" w:type="dxa"/>
                <w:gridSpan w:val="2"/>
                <w:tcBorders>
                  <w:top w:val="single" w:sz="4" w:space="0" w:color="7F7F7F" w:themeColor="text1" w:themeTint="80"/>
                  <w:bottom w:val="single" w:sz="4" w:space="0" w:color="auto"/>
                </w:tcBorders>
              </w:tcPr>
            </w:tcPrChange>
          </w:tcPr>
          <w:p w14:paraId="1C87F6F5" w14:textId="17769706"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664" w:author="Matthew Kay" w:date="2015-12-27T13:29:00Z">
                  <w:rPr>
                    <w:rFonts w:ascii="Arial" w:hAnsi="Arial" w:cs="Arial"/>
                  </w:rPr>
                </w:rPrChange>
              </w:rPr>
            </w:pPr>
            <w:r w:rsidRPr="004E423F">
              <w:rPr>
                <w:rFonts w:ascii="Arial" w:hAnsi="Arial" w:cs="Arial"/>
                <w:sz w:val="17"/>
                <w:szCs w:val="17"/>
                <w:rPrChange w:id="665" w:author="Matthew Kay" w:date="2015-12-27T13:29:00Z">
                  <w:rPr>
                    <w:rFonts w:ascii="Arial" w:hAnsi="Arial" w:cs="Arial"/>
                  </w:rPr>
                </w:rPrChange>
              </w:rPr>
              <w:t>Bayesian</w:t>
            </w:r>
          </w:p>
        </w:tc>
      </w:tr>
      <w:tr w:rsidR="00181B64" w:rsidRPr="001E6B33" w14:paraId="020474A0" w14:textId="77777777" w:rsidTr="009A2467">
        <w:tc>
          <w:tcPr>
            <w:tcW w:w="2628" w:type="dxa"/>
            <w:tcBorders>
              <w:top w:val="single" w:sz="4" w:space="0" w:color="auto"/>
              <w:bottom w:val="nil"/>
            </w:tcBorders>
          </w:tcPr>
          <w:p w14:paraId="24CDB59B" w14:textId="6298924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bCs/>
                <w:sz w:val="17"/>
                <w:szCs w:val="17"/>
                <w:rPrChange w:id="666" w:author="Matthew Kay" w:date="2015-12-27T13:29:00Z">
                  <w:rPr>
                    <w:rFonts w:ascii="Arial" w:hAnsi="Arial" w:cs="Arial"/>
                  </w:rPr>
                </w:rPrChange>
              </w:rPr>
            </w:pPr>
            <w:r w:rsidRPr="004E423F">
              <w:rPr>
                <w:rFonts w:ascii="Arial" w:hAnsi="Arial" w:cs="Arial"/>
                <w:sz w:val="17"/>
                <w:szCs w:val="17"/>
                <w:rPrChange w:id="667" w:author="Matthew Kay" w:date="2015-12-27T13:29:00Z">
                  <w:rPr>
                    <w:rFonts w:ascii="Arial" w:hAnsi="Arial" w:cs="Arial"/>
                  </w:rPr>
                </w:rPrChange>
              </w:rPr>
              <w:t>fast-to-slow − control</w:t>
            </w:r>
          </w:p>
        </w:tc>
        <w:tc>
          <w:tcPr>
            <w:tcW w:w="1317" w:type="dxa"/>
            <w:tcBorders>
              <w:top w:val="single" w:sz="4" w:space="0" w:color="auto"/>
              <w:bottom w:val="nil"/>
            </w:tcBorders>
          </w:tcPr>
          <w:p w14:paraId="02BCBE99" w14:textId="2E2621F6"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668" w:author="Matthew Kay" w:date="2015-12-27T13:29:00Z">
                  <w:rPr>
                    <w:rFonts w:ascii="Arial" w:hAnsi="Arial" w:cs="Arial"/>
                  </w:rPr>
                </w:rPrChange>
              </w:rPr>
            </w:pPr>
            <w:r w:rsidRPr="004E423F">
              <w:rPr>
                <w:rFonts w:ascii="Arial" w:hAnsi="Arial" w:cs="Arial"/>
                <w:sz w:val="17"/>
                <w:szCs w:val="17"/>
                <w:rPrChange w:id="669" w:author="Matthew Kay" w:date="2015-12-27T13:29:00Z">
                  <w:rPr>
                    <w:rFonts w:ascii="Arial" w:hAnsi="Arial" w:cs="Arial"/>
                  </w:rPr>
                </w:rPrChange>
              </w:rPr>
              <w:t>0.27</w:t>
            </w:r>
          </w:p>
        </w:tc>
        <w:tc>
          <w:tcPr>
            <w:tcW w:w="1095" w:type="dxa"/>
            <w:tcBorders>
              <w:top w:val="single" w:sz="4" w:space="0" w:color="auto"/>
              <w:bottom w:val="nil"/>
            </w:tcBorders>
          </w:tcPr>
          <w:p w14:paraId="1DE8AB68" w14:textId="24A457B5"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670" w:author="Matthew Kay" w:date="2015-12-27T13:29:00Z">
                  <w:rPr>
                    <w:rFonts w:ascii="Arial" w:hAnsi="Arial" w:cs="Arial"/>
                  </w:rPr>
                </w:rPrChange>
              </w:rPr>
            </w:pPr>
            <w:r w:rsidRPr="004E423F">
              <w:rPr>
                <w:rFonts w:ascii="Arial" w:hAnsi="Arial" w:cs="Arial"/>
                <w:sz w:val="17"/>
                <w:szCs w:val="17"/>
                <w:rPrChange w:id="671" w:author="Matthew Kay" w:date="2015-12-27T13:29:00Z">
                  <w:rPr>
                    <w:rFonts w:ascii="Arial" w:hAnsi="Arial" w:cs="Arial"/>
                  </w:rPr>
                </w:rPrChange>
              </w:rPr>
              <w:t>0.17</w:t>
            </w:r>
          </w:p>
        </w:tc>
      </w:tr>
      <w:tr w:rsidR="00E60D1D" w:rsidRPr="001E6B33" w14:paraId="22C17103" w14:textId="77777777" w:rsidTr="00A01622">
        <w:trPr>
          <w:trHeight w:val="119"/>
        </w:trPr>
        <w:tc>
          <w:tcPr>
            <w:tcW w:w="2628" w:type="dxa"/>
            <w:tcBorders>
              <w:top w:val="nil"/>
              <w:bottom w:val="nil"/>
            </w:tcBorders>
            <w:tcMar>
              <w:top w:w="0" w:type="dxa"/>
            </w:tcMar>
            <w:tcPrChange w:id="672" w:author="Matthew Kay" w:date="2015-12-27T13:21:00Z">
              <w:tcPr>
                <w:tcW w:w="2628" w:type="dxa"/>
                <w:gridSpan w:val="2"/>
                <w:tcBorders>
                  <w:top w:val="nil"/>
                  <w:bottom w:val="nil"/>
                </w:tcBorders>
              </w:tcPr>
            </w:tcPrChange>
          </w:tcPr>
          <w:p w14:paraId="7FFADF4F" w14:textId="4A41A134"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Cs/>
                <w:sz w:val="17"/>
                <w:szCs w:val="17"/>
                <w:rPrChange w:id="673" w:author="Matthew Kay" w:date="2015-12-27T13:29:00Z">
                  <w:rPr>
                    <w:rFonts w:ascii="Arial" w:hAnsi="Arial" w:cs="Arial"/>
                  </w:rPr>
                </w:rPrChange>
              </w:rPr>
            </w:pPr>
            <w:r w:rsidRPr="004E423F">
              <w:rPr>
                <w:rFonts w:ascii="Arial" w:hAnsi="Arial" w:cs="Arial"/>
                <w:sz w:val="17"/>
                <w:szCs w:val="17"/>
                <w:rPrChange w:id="674" w:author="Matthew Kay" w:date="2015-12-27T13:29:00Z">
                  <w:rPr>
                    <w:rFonts w:ascii="Arial" w:hAnsi="Arial" w:cs="Arial"/>
                  </w:rPr>
                </w:rPrChange>
              </w:rPr>
              <w:t>slow-to-fast − control</w:t>
            </w:r>
          </w:p>
        </w:tc>
        <w:tc>
          <w:tcPr>
            <w:tcW w:w="1317" w:type="dxa"/>
            <w:tcBorders>
              <w:top w:val="nil"/>
              <w:bottom w:val="nil"/>
            </w:tcBorders>
            <w:tcMar>
              <w:top w:w="0" w:type="dxa"/>
            </w:tcMar>
            <w:tcPrChange w:id="675" w:author="Matthew Kay" w:date="2015-12-27T13:21:00Z">
              <w:tcPr>
                <w:tcW w:w="1317" w:type="dxa"/>
                <w:gridSpan w:val="3"/>
                <w:tcBorders>
                  <w:top w:val="nil"/>
                  <w:bottom w:val="nil"/>
                </w:tcBorders>
              </w:tcPr>
            </w:tcPrChange>
          </w:tcPr>
          <w:p w14:paraId="5655DAF4" w14:textId="07F1B40F"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676" w:author="Matthew Kay" w:date="2015-12-27T13:29:00Z">
                  <w:rPr>
                    <w:rFonts w:ascii="Arial" w:hAnsi="Arial" w:cs="Arial"/>
                  </w:rPr>
                </w:rPrChange>
              </w:rPr>
            </w:pPr>
            <w:r w:rsidRPr="004E423F">
              <w:rPr>
                <w:rFonts w:ascii="Arial" w:hAnsi="Arial" w:cs="Arial"/>
                <w:sz w:val="17"/>
                <w:szCs w:val="17"/>
                <w:rPrChange w:id="677" w:author="Matthew Kay" w:date="2015-12-27T13:29:00Z">
                  <w:rPr>
                    <w:rFonts w:ascii="Arial" w:hAnsi="Arial" w:cs="Arial"/>
                  </w:rPr>
                </w:rPrChange>
              </w:rPr>
              <w:t>0.27</w:t>
            </w:r>
          </w:p>
        </w:tc>
        <w:tc>
          <w:tcPr>
            <w:tcW w:w="1095" w:type="dxa"/>
            <w:tcBorders>
              <w:top w:val="nil"/>
              <w:bottom w:val="nil"/>
            </w:tcBorders>
            <w:tcMar>
              <w:top w:w="0" w:type="dxa"/>
            </w:tcMar>
            <w:tcPrChange w:id="678" w:author="Matthew Kay" w:date="2015-12-27T13:21:00Z">
              <w:tcPr>
                <w:tcW w:w="1095" w:type="dxa"/>
                <w:tcBorders>
                  <w:top w:val="nil"/>
                  <w:bottom w:val="nil"/>
                </w:tcBorders>
              </w:tcPr>
            </w:tcPrChange>
          </w:tcPr>
          <w:p w14:paraId="36BD99C8" w14:textId="4FC5883B"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679" w:author="Matthew Kay" w:date="2015-12-27T13:29:00Z">
                  <w:rPr>
                    <w:rFonts w:ascii="Arial" w:hAnsi="Arial" w:cs="Arial"/>
                  </w:rPr>
                </w:rPrChange>
              </w:rPr>
            </w:pPr>
            <w:r w:rsidRPr="004E423F">
              <w:rPr>
                <w:rFonts w:ascii="Arial" w:hAnsi="Arial" w:cs="Arial"/>
                <w:sz w:val="17"/>
                <w:szCs w:val="17"/>
                <w:rPrChange w:id="680" w:author="Matthew Kay" w:date="2015-12-27T13:29:00Z">
                  <w:rPr>
                    <w:rFonts w:ascii="Arial" w:hAnsi="Arial" w:cs="Arial"/>
                  </w:rPr>
                </w:rPrChange>
              </w:rPr>
              <w:t>0.20</w:t>
            </w:r>
          </w:p>
        </w:tc>
      </w:tr>
      <w:tr w:rsidR="00E60D1D" w:rsidRPr="001E6B33" w14:paraId="18C3F409" w14:textId="77777777" w:rsidTr="00A01622">
        <w:trPr>
          <w:trHeight w:val="56"/>
        </w:trPr>
        <w:tc>
          <w:tcPr>
            <w:tcW w:w="2628" w:type="dxa"/>
            <w:tcBorders>
              <w:top w:val="nil"/>
              <w:bottom w:val="single" w:sz="4" w:space="0" w:color="auto"/>
            </w:tcBorders>
            <w:tcMar>
              <w:top w:w="0" w:type="dxa"/>
            </w:tcMar>
            <w:tcPrChange w:id="681" w:author="Matthew Kay" w:date="2015-12-27T13:21:00Z">
              <w:tcPr>
                <w:tcW w:w="2628" w:type="dxa"/>
                <w:gridSpan w:val="2"/>
                <w:tcBorders>
                  <w:top w:val="nil"/>
                  <w:bottom w:val="single" w:sz="4" w:space="0" w:color="auto"/>
                </w:tcBorders>
              </w:tcPr>
            </w:tcPrChange>
          </w:tcPr>
          <w:p w14:paraId="0D63E9AD" w14:textId="697F3B9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Cs/>
                <w:sz w:val="17"/>
                <w:szCs w:val="17"/>
                <w:rPrChange w:id="682" w:author="Matthew Kay" w:date="2015-12-27T13:29:00Z">
                  <w:rPr>
                    <w:rFonts w:ascii="Arial" w:hAnsi="Arial" w:cs="Arial"/>
                  </w:rPr>
                </w:rPrChange>
              </w:rPr>
            </w:pPr>
            <w:r w:rsidRPr="004E423F">
              <w:rPr>
                <w:rFonts w:ascii="Arial" w:hAnsi="Arial" w:cs="Arial"/>
                <w:sz w:val="17"/>
                <w:szCs w:val="17"/>
                <w:rPrChange w:id="683" w:author="Matthew Kay" w:date="2015-12-27T13:29:00Z">
                  <w:rPr>
                    <w:rFonts w:ascii="Arial" w:hAnsi="Arial" w:cs="Arial"/>
                  </w:rPr>
                </w:rPrChange>
              </w:rPr>
              <w:t>slow-to-fast – fast-to-slow</w:t>
            </w:r>
          </w:p>
        </w:tc>
        <w:tc>
          <w:tcPr>
            <w:tcW w:w="1317" w:type="dxa"/>
            <w:tcBorders>
              <w:top w:val="nil"/>
              <w:bottom w:val="single" w:sz="4" w:space="0" w:color="auto"/>
            </w:tcBorders>
            <w:tcMar>
              <w:top w:w="0" w:type="dxa"/>
            </w:tcMar>
            <w:tcPrChange w:id="684" w:author="Matthew Kay" w:date="2015-12-27T13:21:00Z">
              <w:tcPr>
                <w:tcW w:w="1317" w:type="dxa"/>
                <w:gridSpan w:val="3"/>
                <w:tcBorders>
                  <w:top w:val="nil"/>
                  <w:bottom w:val="single" w:sz="4" w:space="0" w:color="auto"/>
                </w:tcBorders>
              </w:tcPr>
            </w:tcPrChange>
          </w:tcPr>
          <w:p w14:paraId="4D085309" w14:textId="5E95672F"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685" w:author="Matthew Kay" w:date="2015-12-27T13:29:00Z">
                  <w:rPr>
                    <w:rFonts w:ascii="Arial" w:hAnsi="Arial" w:cs="Arial"/>
                  </w:rPr>
                </w:rPrChange>
              </w:rPr>
            </w:pPr>
            <w:r w:rsidRPr="004E423F">
              <w:rPr>
                <w:rFonts w:ascii="Arial" w:hAnsi="Arial" w:cs="Arial"/>
                <w:sz w:val="17"/>
                <w:szCs w:val="17"/>
                <w:rPrChange w:id="686" w:author="Matthew Kay" w:date="2015-12-27T13:29:00Z">
                  <w:rPr>
                    <w:rFonts w:ascii="Arial" w:hAnsi="Arial" w:cs="Arial"/>
                  </w:rPr>
                </w:rPrChange>
              </w:rPr>
              <w:t>0.26</w:t>
            </w:r>
          </w:p>
        </w:tc>
        <w:tc>
          <w:tcPr>
            <w:tcW w:w="1095" w:type="dxa"/>
            <w:tcBorders>
              <w:top w:val="nil"/>
              <w:bottom w:val="single" w:sz="4" w:space="0" w:color="auto"/>
            </w:tcBorders>
            <w:tcMar>
              <w:top w:w="0" w:type="dxa"/>
            </w:tcMar>
            <w:tcPrChange w:id="687" w:author="Matthew Kay" w:date="2015-12-27T13:21:00Z">
              <w:tcPr>
                <w:tcW w:w="1095" w:type="dxa"/>
                <w:tcBorders>
                  <w:top w:val="nil"/>
                  <w:bottom w:val="single" w:sz="4" w:space="0" w:color="auto"/>
                </w:tcBorders>
              </w:tcPr>
            </w:tcPrChange>
          </w:tcPr>
          <w:p w14:paraId="53665B28" w14:textId="6808123A"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688" w:author="Matthew Kay" w:date="2015-12-27T13:29:00Z">
                  <w:rPr>
                    <w:rFonts w:ascii="Arial" w:hAnsi="Arial" w:cs="Arial"/>
                  </w:rPr>
                </w:rPrChange>
              </w:rPr>
            </w:pPr>
            <w:r w:rsidRPr="004E423F">
              <w:rPr>
                <w:rFonts w:ascii="Arial" w:hAnsi="Arial" w:cs="Arial"/>
                <w:sz w:val="17"/>
                <w:szCs w:val="17"/>
                <w:rPrChange w:id="689" w:author="Matthew Kay" w:date="2015-12-27T13:29:00Z">
                  <w:rPr>
                    <w:rFonts w:ascii="Arial" w:hAnsi="Arial" w:cs="Arial"/>
                  </w:rPr>
                </w:rPrChange>
              </w:rPr>
              <w:t>0.22</w:t>
            </w:r>
          </w:p>
        </w:tc>
      </w:tr>
    </w:tbl>
    <w:p w14:paraId="6F0C07BE" w14:textId="68BF0182" w:rsidR="00E60D1D" w:rsidRDefault="009A2467" w:rsidP="00137B62">
      <w:pPr>
        <w:pStyle w:val="Caption"/>
      </w:pPr>
      <w:r>
        <w:t xml:space="preserve">Table </w:t>
      </w:r>
      <w:r w:rsidR="00A304B0">
        <w:fldChar w:fldCharType="begin"/>
      </w:r>
      <w:r w:rsidR="00A304B0">
        <w:instrText xml:space="preserve"> SEQ Table \* ARABIC </w:instrText>
      </w:r>
      <w:r w:rsidR="00A304B0">
        <w:fldChar w:fldCharType="separate"/>
      </w:r>
      <w:r w:rsidR="00F159D7">
        <w:rPr>
          <w:noProof/>
        </w:rPr>
        <w:t>1</w:t>
      </w:r>
      <w:r w:rsidR="00A304B0">
        <w:rPr>
          <w:noProof/>
        </w:rPr>
        <w:fldChar w:fldCharType="end"/>
      </w:r>
      <w:r>
        <w:t>. Root mean-squared error of estimates in experiment 4 with 100 participants per condition.</w:t>
      </w:r>
    </w:p>
    <w:p w14:paraId="2E2642C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Note that the estimated effects in the frequentist analysis all have approximately the same error, reflective of the power of the experiment. The Bayesian approach gives us estimates with less error by building knowledge as we go.</w:t>
      </w:r>
    </w:p>
    <w:p w14:paraId="0CAA98A1"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Bayesian analysis of small samples</w:t>
      </w:r>
    </w:p>
    <w:p w14:paraId="07AE15EF" w14:textId="50FD6F9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Due to limited resources</w:t>
      </w:r>
      <w:r w:rsidR="00AC192D">
        <w:t xml:space="preserve"> and an emphasis on novelty</w:t>
      </w:r>
      <w:r>
        <w:t>, HCI studies are often conducted with fewer participants than a traditional power analysis would suggest is prudent</w:t>
      </w:r>
      <w:r w:rsidR="00D67EE2">
        <w:t xml:space="preserve"> </w:t>
      </w:r>
      <w:r w:rsidR="00D67EE2">
        <w:fldChar w:fldCharType="begin" w:fldLock="1"/>
      </w:r>
      <w:r w:rsidR="0085577F">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"id" : "ITEM-2", "itemData" : { "author" : [ { "dropping-particle" : "", "family" : "Gelman", "given" : "Andrew", "non-dropping-particle" : "", "parse-names" : false, "suffix" : "" }, { "dropping-particle" : "", "family" : "Weakliem", "given" : "David", "non-dropping-particle" : "", "parse-names" : false, "suffix" : "" } ], "container-title" : "American Scientist", "id" : "ITEM-2", "issue" : "4", "issued" : { "date-parts" : [ [ "2009" ] ] }, "page" : "310-316", "title" : "Of Beauty, Sex and Power", "type" : "article-journal", "volume" : "97" }, "uris" : [ "http://www.mendeley.com/documents/?uuid=d549dd61-724c-4bed-b4a8-e69348ea8135" ] } ], "mendeley" : { "formattedCitation" : "[10,18]", "plainTextFormattedCitation" : "[10,18]", "previouslyFormattedCitation" : "[9,17]" }, "properties" : { "noteIndex" : 0 }, "schema" : "https://github.com/citation-style-language/schema/raw/master/csl-citation.json" }</w:instrText>
      </w:r>
      <w:r w:rsidR="00D67EE2">
        <w:fldChar w:fldCharType="separate"/>
      </w:r>
      <w:r w:rsidR="0085577F" w:rsidRPr="0085577F">
        <w:rPr>
          <w:noProof/>
        </w:rPr>
        <w:t>[10,18]</w:t>
      </w:r>
      <w:r w:rsidR="00D67EE2">
        <w:fldChar w:fldCharType="end"/>
      </w:r>
      <w:r>
        <w:t xml:space="preserve">. With a frequentist analysis, this increases the probability of what </w:t>
      </w:r>
      <w:proofErr w:type="spellStart"/>
      <w:r>
        <w:t>Gelman</w:t>
      </w:r>
      <w:proofErr w:type="spellEnd"/>
      <w:r>
        <w:t xml:space="preserve"> calls a </w:t>
      </w:r>
      <w:r>
        <w:rPr>
          <w:i/>
        </w:rPr>
        <w:t xml:space="preserve">magnitude error </w:t>
      </w:r>
      <w:r w:rsidR="00D67EE2">
        <w:rPr>
          <w:i/>
        </w:rPr>
        <w:fldChar w:fldCharType="begin" w:fldLock="1"/>
      </w:r>
      <w:r w:rsidR="0085577F">
        <w:rPr>
          <w:i/>
        </w:rPr>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"[8]", "plainTextFormattedCitation" : "[8]", "previouslyFormattedCitation" : "[7]" }, "properties" : { "noteIndex" : 0 }, "schema" : "https://github.com/citation-style-language/schema/raw/master/csl-citation.json" }</w:instrText>
      </w:r>
      <w:r w:rsidR="00D67EE2">
        <w:rPr>
          <w:i/>
        </w:rPr>
        <w:fldChar w:fldCharType="separate"/>
      </w:r>
      <w:r w:rsidR="0085577F" w:rsidRPr="0085577F">
        <w:rPr>
          <w:noProof/>
        </w:rPr>
        <w:t>[8]</w:t>
      </w:r>
      <w:r w:rsidR="00D67EE2">
        <w:rPr>
          <w:i/>
        </w:rPr>
        <w:fldChar w:fldCharType="end"/>
      </w:r>
      <w:r>
        <w:t xml:space="preserve">: because the confidence intervals are so wide, the only effects that reach significance are those that overestimate the effect size. </w:t>
      </w:r>
    </w:p>
    <w:p w14:paraId="3C8C2EB4" w14:textId="236BCBA0"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commentRangeStart w:id="690"/>
      <w:commentRangeStart w:id="691"/>
      <w:r>
        <w:t>That</w:t>
      </w:r>
      <w:commentRangeEnd w:id="690"/>
      <w:r w:rsidR="00854312">
        <w:rPr>
          <w:rStyle w:val="CommentReference"/>
        </w:rPr>
        <w:commentReference w:id="690"/>
      </w:r>
      <w:commentRangeEnd w:id="691"/>
      <w:r w:rsidR="00CE7743">
        <w:rPr>
          <w:rStyle w:val="CommentReference"/>
        </w:rPr>
        <w:commentReference w:id="691"/>
      </w:r>
      <w:r>
        <w:t xml:space="preserve"> said, we believe that there are many reasons why small-</w:t>
      </w:r>
      <w:r w:rsidRPr="00137B62">
        <w:rPr>
          <w:i/>
        </w:rPr>
        <w:t>n</w:t>
      </w:r>
      <w:r>
        <w:t xml:space="preserve"> studies are conducted in HCI, including limited resources </w:t>
      </w:r>
      <w:r w:rsidR="00AC192D">
        <w:t>and the emphasis on novelty discussed earlier as</w:t>
      </w:r>
      <w:r>
        <w:t xml:space="preserve"> </w:t>
      </w:r>
      <w:r w:rsidR="00AC192D">
        <w:t xml:space="preserve">fundamental </w:t>
      </w:r>
      <w:r w:rsidR="00C755E5">
        <w:t xml:space="preserve">for </w:t>
      </w:r>
      <w:r>
        <w:t>contributions to the field. Thus, we ask: can Bayesian analysis help make better use of our limited resources</w:t>
      </w:r>
      <w:ins w:id="692" w:author="Eric Hekler" w:date="2015-12-30T09:32:00Z">
        <w:r w:rsidR="00663446">
          <w:t xml:space="preserve"> while still acknowledging the importance of novelty</w:t>
        </w:r>
      </w:ins>
      <w:r>
        <w:t xml:space="preserve">? </w:t>
      </w:r>
      <w:del w:id="693" w:author="Eric Hekler" w:date="2015-12-30T09:32:00Z">
        <w:r w:rsidDel="00663446">
          <w:delText xml:space="preserve">Can we do better than simply admonishing researchers to recruit more participants? </w:delText>
        </w:r>
      </w:del>
      <w:r>
        <w:t>To assess this, we repeated our simulations with 20 participants per condition instead of 100</w:t>
      </w:r>
      <w:ins w:id="694" w:author="Eric Hekler" w:date="2015-12-30T11:15:00Z">
        <w:r w:rsidR="00BA0753">
          <w:t xml:space="preserve"> and examined how the use of priors could be used to </w:t>
        </w:r>
        <w:commentRangeStart w:id="695"/>
        <w:del w:id="696" w:author="Matthew Kay" w:date="2016-01-07T00:13:00Z">
          <w:r w:rsidR="00BA0753" w:rsidDel="00CE7743">
            <w:delText xml:space="preserve">help </w:delText>
          </w:r>
        </w:del>
      </w:ins>
      <w:commentRangeEnd w:id="695"/>
      <w:del w:id="697" w:author="Matthew Kay" w:date="2016-01-07T00:13:00Z">
        <w:r w:rsidR="00C16DC2" w:rsidDel="00CE7743">
          <w:rPr>
            <w:rStyle w:val="CommentReference"/>
          </w:rPr>
          <w:commentReference w:id="695"/>
        </w:r>
      </w:del>
      <w:ins w:id="698" w:author="Eric Hekler" w:date="2015-12-30T11:15:00Z">
        <w:r w:rsidR="00BA0753">
          <w:t>reduce false conclusions both from single studies and across studies</w:t>
        </w:r>
      </w:ins>
      <w:r>
        <w:t xml:space="preserve">. </w:t>
      </w:r>
    </w:p>
    <w:p w14:paraId="68E88C69"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699" w:name="h.vhudg29zx9ky" w:colFirst="0" w:colLast="0"/>
      <w:bookmarkEnd w:id="699"/>
      <w:r>
        <w:t>Results</w:t>
      </w:r>
    </w:p>
    <w:p w14:paraId="3C5F9892" w14:textId="7BB0499A"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At only 20 participants per condition, </w:t>
      </w:r>
      <w:ins w:id="700" w:author="Eric Hekler" w:date="2015-12-30T11:45:00Z">
        <w:r w:rsidR="00EE6FF4">
          <w:t xml:space="preserve">in the </w:t>
        </w:r>
      </w:ins>
      <w:del w:id="701" w:author="Eric Hekler" w:date="2015-12-30T11:45:00Z">
        <w:r w:rsidDel="00EE6FF4">
          <w:delText>the precision of our estimates</w:delText>
        </w:r>
      </w:del>
      <w:ins w:id="702" w:author="Eric Hekler" w:date="2015-12-30T11:45:00Z">
        <w:r w:rsidR="00EE6FF4">
          <w:t>frequ</w:t>
        </w:r>
      </w:ins>
      <w:ins w:id="703" w:author="Matthew Kay" w:date="2016-01-04T16:10:00Z">
        <w:r w:rsidR="004870B5">
          <w:t>e</w:t>
        </w:r>
      </w:ins>
      <w:ins w:id="704" w:author="Eric Hekler" w:date="2015-12-30T11:45:00Z">
        <w:del w:id="705" w:author="Matthew Kay" w:date="2016-01-04T16:10:00Z">
          <w:r w:rsidR="00EE6FF4" w:rsidDel="004870B5">
            <w:delText>i</w:delText>
          </w:r>
        </w:del>
        <w:r w:rsidR="00EE6FF4">
          <w:t>ntist world</w:t>
        </w:r>
        <w:del w:id="706" w:author="Matthew Kay" w:date="2016-01-04T16:12:00Z">
          <w:r w:rsidR="00EE6FF4" w:rsidDel="004870B5">
            <w:delText>,</w:delText>
          </w:r>
        </w:del>
        <w:r w:rsidR="00EE6FF4">
          <w:t xml:space="preserve"> a </w:t>
        </w:r>
      </w:ins>
      <w:del w:id="707" w:author="Eric Hekler" w:date="2015-12-30T11:12:00Z">
        <w:r w:rsidDel="00BA0753">
          <w:delText xml:space="preserve"> (width of the confidence interval) guarantees that any significant results of the frequentist analysis will hugely over-estimate the size of the effect</w:delText>
        </w:r>
      </w:del>
      <w:ins w:id="708" w:author="Eric Hekler" w:date="2015-12-30T11:12:00Z">
        <w:r w:rsidR="00BA0753">
          <w:t xml:space="preserve"> large effect size</w:t>
        </w:r>
      </w:ins>
      <w:ins w:id="709" w:author="Eric Hekler" w:date="2015-12-30T11:13:00Z">
        <w:r w:rsidR="003A4BEA">
          <w:t xml:space="preserve"> (</w:t>
        </w:r>
        <w:del w:id="710" w:author="Matthew Kay" w:date="2016-01-04T16:04:00Z">
          <w:r w:rsidR="003A4BEA" w:rsidDel="004870B5">
            <w:delText>i.e.,</w:delText>
          </w:r>
        </w:del>
      </w:ins>
      <w:ins w:id="711" w:author="Matthew Kay" w:date="2016-01-04T16:04:00Z">
        <w:r w:rsidR="004870B5">
          <w:t>a log</w:t>
        </w:r>
      </w:ins>
      <w:ins w:id="712" w:author="Eric Hekler" w:date="2015-12-30T11:13:00Z">
        <w:r w:rsidR="003A4BEA">
          <w:t xml:space="preserve"> </w:t>
        </w:r>
      </w:ins>
      <w:ins w:id="713" w:author="Eric Hekler" w:date="2015-12-30T12:10:00Z">
        <w:r w:rsidR="003A4BEA">
          <w:t>o</w:t>
        </w:r>
      </w:ins>
      <w:ins w:id="714" w:author="Eric Hekler" w:date="2015-12-30T11:13:00Z">
        <w:r w:rsidR="00BA0753">
          <w:t xml:space="preserve">dds ratio of nearly </w:t>
        </w:r>
      </w:ins>
      <w:ins w:id="715" w:author="Matthew Kay" w:date="2016-01-04T16:04:00Z">
        <w:r w:rsidR="004870B5">
          <w:t>1.5</w:t>
        </w:r>
      </w:ins>
      <w:ins w:id="716" w:author="Eric Hekler" w:date="2015-12-30T11:13:00Z">
        <w:del w:id="717" w:author="Matthew Kay" w:date="2016-01-04T16:04:00Z">
          <w:r w:rsidR="00BA0753" w:rsidDel="004870B5">
            <w:delText>3</w:delText>
          </w:r>
        </w:del>
        <w:r w:rsidR="00BA0753">
          <w:t xml:space="preserve">) </w:t>
        </w:r>
      </w:ins>
      <w:ins w:id="718" w:author="Eric Hekler" w:date="2015-12-30T11:45:00Z">
        <w:r w:rsidR="00EE6FF4">
          <w:t xml:space="preserve">is required </w:t>
        </w:r>
      </w:ins>
      <w:ins w:id="719" w:author="Eric Hekler" w:date="2015-12-30T11:13:00Z">
        <w:r w:rsidR="00234397">
          <w:t>to reject</w:t>
        </w:r>
        <w:r w:rsidR="00BA0753">
          <w:t xml:space="preserve"> the null hypothesis</w:t>
        </w:r>
      </w:ins>
      <w:ins w:id="720" w:author="Matthew Kay" w:date="2016-01-04T16:05:00Z">
        <w:r w:rsidR="004870B5">
          <w:t xml:space="preserve">—3 times </w:t>
        </w:r>
      </w:ins>
      <w:ins w:id="721" w:author="Eric Hekler" w:date="2015-12-30T11:17:00Z">
        <w:del w:id="722" w:author="Matthew Kay" w:date="2016-01-04T16:05:00Z">
          <w:r w:rsidR="00BA0753" w:rsidDel="004870B5">
            <w:delText xml:space="preserve">, which is </w:delText>
          </w:r>
        </w:del>
      </w:ins>
      <w:ins w:id="723" w:author="Eric Hekler" w:date="2015-12-30T11:18:00Z">
        <w:del w:id="724" w:author="Matthew Kay" w:date="2016-01-04T16:05:00Z">
          <w:r w:rsidR="00BA0753" w:rsidDel="004870B5">
            <w:delText xml:space="preserve">2 odds ratio values greater than </w:delText>
          </w:r>
        </w:del>
        <w:r w:rsidR="00BA0753">
          <w:t>the known (because we defined it)</w:t>
        </w:r>
      </w:ins>
      <w:ins w:id="725" w:author="Matthew Kay" w:date="2016-01-04T16:05:00Z">
        <w:r w:rsidR="004870B5">
          <w:t xml:space="preserve"> effect size. To put this in context, </w:t>
        </w:r>
      </w:ins>
      <w:ins w:id="726" w:author="Matthew Kay" w:date="2016-01-04T16:08:00Z">
        <w:r w:rsidR="004870B5">
          <w:t xml:space="preserve">imagine a survey whose completion rate with no progress indicator </w:t>
        </w:r>
      </w:ins>
      <w:ins w:id="727" w:author="Matthew Kay" w:date="2016-01-04T16:09:00Z">
        <w:r w:rsidR="004870B5">
          <w:t>would be 50%. T</w:t>
        </w:r>
      </w:ins>
      <w:ins w:id="728" w:author="Matthew Kay" w:date="2016-01-04T16:05:00Z">
        <w:r w:rsidR="004870B5">
          <w:t xml:space="preserve">he </w:t>
        </w:r>
      </w:ins>
      <w:ins w:id="729" w:author="Matthew Kay" w:date="2016-01-04T16:07:00Z">
        <w:r w:rsidR="004870B5">
          <w:t xml:space="preserve">correct </w:t>
        </w:r>
      </w:ins>
      <w:ins w:id="730" w:author="Matthew Kay" w:date="2016-01-04T16:05:00Z">
        <w:r w:rsidR="004870B5">
          <w:t xml:space="preserve">log odds ratio of 0.45 </w:t>
        </w:r>
      </w:ins>
      <w:ins w:id="731" w:author="Matthew Kay" w:date="2016-01-04T16:07:00Z">
        <w:r w:rsidR="004870B5">
          <w:t xml:space="preserve">would imply that switching to </w:t>
        </w:r>
      </w:ins>
      <w:ins w:id="732" w:author="Matthew Kay" w:date="2016-01-04T16:08:00Z">
        <w:r w:rsidR="004870B5">
          <w:t>a fast-to-slow</w:t>
        </w:r>
      </w:ins>
      <w:ins w:id="733" w:author="Matthew Kay" w:date="2016-01-04T16:09:00Z">
        <w:r w:rsidR="004870B5">
          <w:t xml:space="preserve"> indicator would raise the completion rate to 61%</w:t>
        </w:r>
      </w:ins>
      <w:ins w:id="734" w:author="Matthew Kay" w:date="2016-01-04T16:13:00Z">
        <w:r w:rsidR="00957F47">
          <w:t>, a modest effect</w:t>
        </w:r>
      </w:ins>
      <w:ins w:id="735" w:author="Matthew Kay" w:date="2016-01-04T17:22:00Z">
        <w:r w:rsidR="00EC0AB7">
          <w:t>.</w:t>
        </w:r>
      </w:ins>
      <w:ins w:id="736" w:author="Eric Hekler" w:date="2015-12-30T11:18:00Z">
        <w:del w:id="737" w:author="Matthew Kay" w:date="2016-01-04T16:05:00Z">
          <w:r w:rsidR="00BA0753" w:rsidDel="004870B5">
            <w:delText xml:space="preserve"> effect size</w:delText>
          </w:r>
        </w:del>
      </w:ins>
      <w:ins w:id="738" w:author="Eric Hekler" w:date="2015-12-30T11:35:00Z">
        <w:del w:id="739" w:author="Matthew Kay" w:date="2016-01-04T17:22:00Z">
          <w:r w:rsidR="00234397" w:rsidDel="00EC0AB7">
            <w:delText>,</w:delText>
          </w:r>
        </w:del>
      </w:ins>
      <w:ins w:id="740" w:author="Matthew Kay" w:date="2016-01-04T16:09:00Z">
        <w:r w:rsidR="004870B5">
          <w:t xml:space="preserve"> However, </w:t>
        </w:r>
      </w:ins>
      <w:ins w:id="741" w:author="Matthew Kay" w:date="2016-01-04T16:10:00Z">
        <w:r w:rsidR="004870B5">
          <w:t xml:space="preserve">a log odds ratio of 1.5—the size needed to </w:t>
        </w:r>
      </w:ins>
      <w:ins w:id="742" w:author="Matthew Kay" w:date="2016-01-04T16:13:00Z">
        <w:r w:rsidR="00957F47">
          <w:t>reject the null hypothesis</w:t>
        </w:r>
      </w:ins>
      <w:ins w:id="743" w:author="Matthew Kay" w:date="2016-01-04T16:10:00Z">
        <w:r w:rsidR="004870B5">
          <w:t xml:space="preserve">—would imply </w:t>
        </w:r>
      </w:ins>
      <w:ins w:id="744" w:author="Matthew Kay" w:date="2016-01-04T16:13:00Z">
        <w:r w:rsidR="00957F47">
          <w:t xml:space="preserve">that </w:t>
        </w:r>
      </w:ins>
      <w:ins w:id="745" w:author="Matthew Kay" w:date="2016-01-04T16:10:00Z">
        <w:r w:rsidR="004870B5">
          <w:t>a fast-to-slow indicator would yield an 82% completion rate</w:t>
        </w:r>
      </w:ins>
      <w:ins w:id="746" w:author="Matthew Kay" w:date="2016-01-04T16:14:00Z">
        <w:r w:rsidR="00957F47">
          <w:t xml:space="preserve"> on this survey</w:t>
        </w:r>
      </w:ins>
      <w:ins w:id="747" w:author="Matthew Kay" w:date="2016-01-04T16:10:00Z">
        <w:r w:rsidR="004870B5">
          <w:t xml:space="preserve">. This gross overestimate </w:t>
        </w:r>
      </w:ins>
      <w:ins w:id="748" w:author="Matthew Kay" w:date="2016-01-04T16:14:00Z">
        <w:r w:rsidR="00957F47">
          <w:t xml:space="preserve">exemplifies </w:t>
        </w:r>
      </w:ins>
      <w:ins w:id="749" w:author="Matthew Kay" w:date="2016-01-04T16:10:00Z">
        <w:r w:rsidR="004870B5">
          <w:t>a</w:t>
        </w:r>
      </w:ins>
      <w:ins w:id="750" w:author="Eric Hekler" w:date="2015-12-30T11:35:00Z">
        <w:r w:rsidR="00234397">
          <w:t xml:space="preserve"> </w:t>
        </w:r>
      </w:ins>
      <w:ins w:id="751" w:author="Eric Hekler" w:date="2015-12-30T11:45:00Z">
        <w:del w:id="752" w:author="Matthew Kay" w:date="2016-01-04T16:11:00Z">
          <w:r w:rsidR="00EE6FF4" w:rsidDel="004870B5">
            <w:delText xml:space="preserve">thus </w:delText>
          </w:r>
        </w:del>
      </w:ins>
      <w:ins w:id="753" w:author="Eric Hekler" w:date="2015-12-30T11:35:00Z">
        <w:del w:id="754" w:author="Matthew Kay" w:date="2016-01-04T16:11:00Z">
          <w:r w:rsidR="00EE6FF4" w:rsidDel="004870B5">
            <w:delText>demonstrating</w:delText>
          </w:r>
          <w:r w:rsidR="00234397" w:rsidDel="004870B5">
            <w:delText xml:space="preserve"> </w:delText>
          </w:r>
        </w:del>
      </w:ins>
      <w:ins w:id="755" w:author="Eric Hekler" w:date="2015-12-30T11:16:00Z">
        <w:del w:id="756" w:author="Matthew Kay" w:date="2016-01-04T16:11:00Z">
          <w:r w:rsidR="00BA0753" w:rsidDel="004870B5">
            <w:delText xml:space="preserve">the </w:delText>
          </w:r>
        </w:del>
        <w:r w:rsidR="00BA0753">
          <w:t xml:space="preserve">magnitude error </w:t>
        </w:r>
        <w:del w:id="757" w:author="Matthew Kay" w:date="2016-01-04T16:11:00Z">
          <w:r w:rsidR="00234397" w:rsidDel="004870B5">
            <w:delText>problem</w:delText>
          </w:r>
        </w:del>
      </w:ins>
      <w:ins w:id="758" w:author="Eric Hekler" w:date="2015-12-30T11:19:00Z">
        <w:del w:id="759" w:author="Matthew Kay" w:date="2016-01-04T16:11:00Z">
          <w:r w:rsidR="00BA0753" w:rsidDel="004870B5">
            <w:delText xml:space="preserve"> </w:delText>
          </w:r>
        </w:del>
        <w:r w:rsidR="00BA0753">
          <w:rPr>
            <w:i/>
          </w:rPr>
          <w:fldChar w:fldCharType="begin" w:fldLock="1"/>
        </w:r>
      </w:ins>
      <w:r w:rsidR="0085577F">
        <w:rPr>
          <w:i/>
        </w:rPr>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"[8]", "plainTextFormattedCitation" : "[8]", "previouslyFormattedCitation" : "[7]" }, "properties" : { "noteIndex" : 0 }, "schema" : "https://github.com/citation-style-language/schema/raw/master/csl-citation.json" }</w:instrText>
      </w:r>
      <w:ins w:id="760" w:author="Eric Hekler" w:date="2015-12-30T11:19:00Z">
        <w:r w:rsidR="00BA0753">
          <w:rPr>
            <w:i/>
          </w:rPr>
          <w:fldChar w:fldCharType="separate"/>
        </w:r>
      </w:ins>
      <w:r w:rsidR="0085577F" w:rsidRPr="0085577F">
        <w:rPr>
          <w:noProof/>
        </w:rPr>
        <w:t>[8]</w:t>
      </w:r>
      <w:ins w:id="761" w:author="Eric Hekler" w:date="2015-12-30T11:19:00Z">
        <w:r w:rsidR="00BA0753">
          <w:rPr>
            <w:i/>
          </w:rPr>
          <w:fldChar w:fldCharType="end"/>
        </w:r>
      </w:ins>
      <w:r>
        <w:t xml:space="preserve">. </w:t>
      </w:r>
      <w:del w:id="762" w:author="Eric Hekler" w:date="2015-12-30T11:14:00Z">
        <w:r w:rsidDel="00BA0753">
          <w:delText>However, e</w:delText>
        </w:r>
      </w:del>
      <w:ins w:id="763" w:author="Eric Hekler" w:date="2015-12-30T11:14:00Z">
        <w:r w:rsidR="00BA0753">
          <w:t>E</w:t>
        </w:r>
      </w:ins>
      <w:r>
        <w:t>ven though we haven’t (in our hypothetical world) studied this particular effect</w:t>
      </w:r>
      <w:del w:id="764" w:author="Eric Hekler" w:date="2015-12-30T11:35:00Z">
        <w:r w:rsidDel="00234397">
          <w:delText xml:space="preserve"> before</w:delText>
        </w:r>
      </w:del>
      <w:r>
        <w:t xml:space="preserve">, we do have </w:t>
      </w:r>
      <w:del w:id="765" w:author="Matthew Kay" w:date="2016-01-04T16:14:00Z">
        <w:r w:rsidDel="00957F47">
          <w:delText xml:space="preserve">some </w:delText>
        </w:r>
      </w:del>
      <w:r>
        <w:t xml:space="preserve">prior knowledge about </w:t>
      </w:r>
      <w:ins w:id="766" w:author="Eric Hekler" w:date="2015-12-30T11:20:00Z">
        <w:r w:rsidR="00BA0753">
          <w:t>anticipated</w:t>
        </w:r>
      </w:ins>
      <w:ins w:id="767" w:author="Eric Hekler" w:date="2015-12-30T11:14:00Z">
        <w:r w:rsidR="00BA0753">
          <w:t xml:space="preserve"> effect sizes</w:t>
        </w:r>
      </w:ins>
      <w:ins w:id="768" w:author="Eric Hekler" w:date="2015-12-30T11:20:00Z">
        <w:r w:rsidR="00BA0753">
          <w:t xml:space="preserve"> </w:t>
        </w:r>
      </w:ins>
      <w:ins w:id="769" w:author="Eric Hekler" w:date="2015-12-30T11:14:00Z">
        <w:r w:rsidR="00234397">
          <w:t xml:space="preserve">based on standard </w:t>
        </w:r>
      </w:ins>
      <w:del w:id="770" w:author="Eric Hekler" w:date="2015-12-30T11:15:00Z">
        <w:r w:rsidDel="00BA0753">
          <w:delText xml:space="preserve">what constitutes </w:delText>
        </w:r>
      </w:del>
      <w:r>
        <w:t xml:space="preserve">small, medium, and large effects in </w:t>
      </w:r>
      <w:del w:id="771" w:author="Eric Hekler" w:date="2015-12-30T11:35:00Z">
        <w:r w:rsidDel="00234397">
          <w:delText xml:space="preserve">studies of </w:delText>
        </w:r>
      </w:del>
      <w:r>
        <w:t>human</w:t>
      </w:r>
      <w:ins w:id="772" w:author="Eric Hekler" w:date="2015-12-30T11:35:00Z">
        <w:r w:rsidR="00234397">
          <w:t>s</w:t>
        </w:r>
      </w:ins>
      <w:del w:id="773" w:author="Eric Hekler" w:date="2015-12-30T11:21:00Z">
        <w:r w:rsidDel="00BA0753">
          <w:delText xml:space="preserve"> behavior</w:delText>
        </w:r>
      </w:del>
      <w:r>
        <w:t xml:space="preserve">. </w:t>
      </w:r>
      <w:r w:rsidR="00ED2D34">
        <w:t xml:space="preserve">In the Bayesian analysis, </w:t>
      </w:r>
      <w:ins w:id="774" w:author="Matthew Kay" w:date="2016-01-04T16:15:00Z">
        <w:r w:rsidR="00957F47">
          <w:t xml:space="preserve">we encode </w:t>
        </w:r>
      </w:ins>
      <w:r w:rsidR="00ED2D34">
        <w:t xml:space="preserve">this </w:t>
      </w:r>
      <w:r>
        <w:t xml:space="preserve">knowledge </w:t>
      </w:r>
      <w:del w:id="775" w:author="Matthew Kay" w:date="2016-01-04T16:15:00Z">
        <w:r w:rsidDel="00957F47">
          <w:delText xml:space="preserve">is encoded </w:delText>
        </w:r>
      </w:del>
      <w:r>
        <w:t>in the prior we set on the effect</w:t>
      </w:r>
      <w:r w:rsidR="00C61C18">
        <w:t xml:space="preserve">; </w:t>
      </w:r>
      <w:del w:id="776" w:author="Eric Hekler" w:date="2015-12-30T11:21:00Z">
        <w:r w:rsidR="00C61C18" w:rsidDel="00BA0753">
          <w:delText xml:space="preserve">here, </w:delText>
        </w:r>
      </w:del>
      <w:r w:rsidR="00C61C18">
        <w:t>we adopt a weakly-informed prior</w:t>
      </w:r>
      <w:ins w:id="777" w:author="Eric Hekler" w:date="2015-12-30T11:46:00Z">
        <w:r w:rsidR="007D1966">
          <w:t xml:space="preserve"> from </w:t>
        </w:r>
        <w:proofErr w:type="spellStart"/>
        <w:r w:rsidR="007D1966">
          <w:t>Gelman</w:t>
        </w:r>
      </w:ins>
      <w:proofErr w:type="spellEnd"/>
      <w:ins w:id="778" w:author="Eric Hekler" w:date="2015-12-30T11:22:00Z">
        <w:r w:rsidR="00BA0753">
          <w:t xml:space="preserve"> </w:t>
        </w:r>
      </w:ins>
      <w:ins w:id="779" w:author="Eric Hekler" w:date="2015-12-30T11:46:00Z">
        <w:r w:rsidR="007D1966">
          <w:fldChar w:fldCharType="begin" w:fldLock="1"/>
        </w:r>
      </w:ins>
      <w:r w:rsidR="0085577F">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"[9]", "plainTextFormattedCitation" : "[9]", "previouslyFormattedCitation" : "[8]" }, "properties" : { "noteIndex" : 0 }, "schema" : "https://github.com/citation-style-language/schema/raw/master/csl-citation.json" }</w:instrText>
      </w:r>
      <w:ins w:id="780" w:author="Eric Hekler" w:date="2015-12-30T11:46:00Z">
        <w:r w:rsidR="007D1966">
          <w:fldChar w:fldCharType="separate"/>
        </w:r>
      </w:ins>
      <w:r w:rsidR="0085577F" w:rsidRPr="0085577F">
        <w:rPr>
          <w:noProof/>
        </w:rPr>
        <w:t>[9]</w:t>
      </w:r>
      <w:ins w:id="781" w:author="Eric Hekler" w:date="2015-12-30T11:46:00Z">
        <w:r w:rsidR="007D1966">
          <w:fldChar w:fldCharType="end"/>
        </w:r>
      </w:ins>
      <w:ins w:id="782" w:author="Greg Nelson" w:date="2016-01-06T15:17:00Z">
        <w:r w:rsidR="0065371A">
          <w:t xml:space="preserve"> </w:t>
        </w:r>
      </w:ins>
      <w:ins w:id="783" w:author="Eric Hekler" w:date="2015-12-30T12:12:00Z">
        <w:del w:id="784" w:author="Greg Nelson" w:date="2016-01-06T15:10:00Z">
          <w:r w:rsidR="003A4BEA" w:rsidDel="00C16DC2">
            <w:delText xml:space="preserve"> (</w:delText>
          </w:r>
        </w:del>
      </w:ins>
      <w:ins w:id="785" w:author="Greg Nelson" w:date="2016-01-06T15:17:00Z">
        <w:r w:rsidR="0065371A">
          <w:t>(w</w:t>
        </w:r>
      </w:ins>
      <w:ins w:id="786" w:author="Eric Hekler" w:date="2015-12-30T12:12:00Z">
        <w:del w:id="787" w:author="Greg Nelson" w:date="2016-01-06T15:17:00Z">
          <w:r w:rsidR="003A4BEA" w:rsidDel="0065371A">
            <w:delText>discussed more in the discussion section</w:delText>
          </w:r>
        </w:del>
      </w:ins>
      <w:ins w:id="788" w:author="Matthew Kay" w:date="2016-01-04T16:12:00Z">
        <w:del w:id="789" w:author="Greg Nelson" w:date="2016-01-06T15:10:00Z">
          <w:r w:rsidR="004870B5" w:rsidDel="00C16DC2">
            <w:delText>w</w:delText>
          </w:r>
        </w:del>
        <w:r w:rsidR="004870B5">
          <w:t xml:space="preserve">e </w:t>
        </w:r>
        <w:del w:id="790" w:author="Greg Nelson" w:date="2016-01-06T15:13:00Z">
          <w:r w:rsidR="004870B5" w:rsidDel="0065371A">
            <w:delText>discuss</w:delText>
          </w:r>
        </w:del>
      </w:ins>
      <w:ins w:id="791" w:author="Greg Nelson" w:date="2016-01-06T15:13:00Z">
        <w:r w:rsidR="0065371A">
          <w:t>address</w:t>
        </w:r>
      </w:ins>
      <w:ins w:id="792" w:author="Matthew Kay" w:date="2016-01-04T16:12:00Z">
        <w:r w:rsidR="004870B5">
          <w:t xml:space="preserve"> prior-setting in more detail </w:t>
        </w:r>
        <w:del w:id="793" w:author="Greg Nelson" w:date="2016-01-06T15:13:00Z">
          <w:r w:rsidR="004870B5" w:rsidDel="00C16DC2">
            <w:delText>later</w:delText>
          </w:r>
        </w:del>
      </w:ins>
      <w:ins w:id="794" w:author="Greg Nelson" w:date="2016-01-06T15:13:00Z">
        <w:r w:rsidR="00C16DC2">
          <w:t>in the discussion</w:t>
        </w:r>
      </w:ins>
      <w:ins w:id="795" w:author="Greg Nelson" w:date="2016-01-06T15:17:00Z">
        <w:r w:rsidR="0065371A">
          <w:t>)</w:t>
        </w:r>
      </w:ins>
      <w:ins w:id="796" w:author="Eric Hekler" w:date="2015-12-30T12:12:00Z">
        <w:del w:id="797" w:author="Greg Nelson" w:date="2016-01-06T15:10:00Z">
          <w:r w:rsidR="003A4BEA" w:rsidDel="00C16DC2">
            <w:delText>)</w:delText>
          </w:r>
        </w:del>
      </w:ins>
      <w:ins w:id="798" w:author="Eric Hekler" w:date="2015-12-30T11:46:00Z">
        <w:r w:rsidR="003A4BEA">
          <w:t>.</w:t>
        </w:r>
      </w:ins>
      <w:del w:id="799" w:author="Eric Hekler" w:date="2015-12-30T11:46:00Z">
        <w:r w:rsidR="00C61C18" w:rsidDel="007D1966">
          <w:delText xml:space="preserve"> </w:delText>
        </w:r>
      </w:del>
      <w:del w:id="800" w:author="Eric Hekler" w:date="2015-12-30T11:21:00Z">
        <w:r w:rsidDel="00BA0753">
          <w:delText>from Gelman</w:delText>
        </w:r>
        <w:r w:rsidR="00D67EE2" w:rsidDel="00BA0753">
          <w:delText xml:space="preserve"> </w:delText>
        </w:r>
      </w:del>
      <w:del w:id="801" w:author="Eric Hekler" w:date="2015-12-30T11:46:00Z">
        <w:r w:rsidR="00D67EE2" w:rsidDel="007D1966">
          <w:fldChar w:fldCharType="begin" w:fldLock="1"/>
        </w:r>
        <w:r w:rsidR="00D67EE2" w:rsidDel="007D1966">
          <w:del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delInstrText>
        </w:r>
        <w:r w:rsidR="00D67EE2" w:rsidDel="007D1966">
          <w:fldChar w:fldCharType="separate"/>
        </w:r>
        <w:r w:rsidR="00D67EE2" w:rsidRPr="00D67EE2" w:rsidDel="007D1966">
          <w:rPr>
            <w:noProof/>
          </w:rPr>
          <w:delText>[3]</w:delText>
        </w:r>
        <w:r w:rsidR="00D67EE2" w:rsidDel="007D1966">
          <w:fldChar w:fldCharType="end"/>
        </w:r>
        <w:r w:rsidDel="007D1966">
          <w:delText xml:space="preserve">. </w:delText>
        </w:r>
      </w:del>
      <w:ins w:id="802" w:author="Eric Hekler" w:date="2015-12-30T11:46:00Z">
        <w:del w:id="803" w:author="Matthew Kay" w:date="2016-01-04T16:12:00Z">
          <w:r w:rsidR="007D1966" w:rsidDel="004870B5">
            <w:delText>.</w:delText>
          </w:r>
        </w:del>
      </w:ins>
    </w:p>
    <w:p w14:paraId="449B68E4" w14:textId="2C26028F" w:rsidR="00C61C18"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Bayesian analysis effectively weighs how strong our prior knowledge is </w:t>
      </w:r>
      <w:r w:rsidR="00C61C18">
        <w:t xml:space="preserve">against </w:t>
      </w:r>
      <w:r>
        <w:t xml:space="preserve">how much evidence we have: </w:t>
      </w:r>
      <w:ins w:id="804" w:author="Eric Hekler" w:date="2015-12-30T11:23:00Z">
        <w:del w:id="805" w:author="Matthew Kay" w:date="2016-01-07T23:32:00Z">
          <w:r w:rsidR="00BA0753" w:rsidDel="004B7D80">
            <w:delText>when</w:delText>
          </w:r>
        </w:del>
      </w:ins>
      <w:ins w:id="806" w:author="Matthew Kay" w:date="2016-01-07T23:32:00Z">
        <w:r w:rsidR="004B7D80">
          <w:t>with</w:t>
        </w:r>
      </w:ins>
      <w:ins w:id="807" w:author="Eric Hekler" w:date="2015-12-30T11:23:00Z">
        <w:r w:rsidR="00BA0753">
          <w:t xml:space="preserve"> larger samples </w:t>
        </w:r>
        <w:del w:id="808" w:author="Matthew Kay" w:date="2016-01-07T23:32:00Z">
          <w:r w:rsidR="00BA0753" w:rsidDel="004B7D80">
            <w:delText xml:space="preserve">are available </w:delText>
          </w:r>
        </w:del>
        <w:r w:rsidR="00BA0753">
          <w:t xml:space="preserve">(e.g., our </w:t>
        </w:r>
      </w:ins>
      <w:del w:id="809" w:author="Eric Hekler" w:date="2015-12-30T11:23:00Z">
        <w:r w:rsidDel="00BA0753">
          <w:delText xml:space="preserve">while our prior had only a small effect on estimates in the </w:delText>
        </w:r>
      </w:del>
      <w:r>
        <w:t>200-participant experiments</w:t>
      </w:r>
      <w:ins w:id="810" w:author="Eric Hekler" w:date="2015-12-30T11:23:00Z">
        <w:r w:rsidR="00BA0753">
          <w:t>)</w:t>
        </w:r>
      </w:ins>
      <w:ins w:id="811" w:author="Eric Hekler" w:date="2015-12-30T11:24:00Z">
        <w:r w:rsidR="00BA0753">
          <w:t xml:space="preserve"> the evidence more</w:t>
        </w:r>
        <w:r w:rsidR="007D1966">
          <w:t xml:space="preserve"> strongly influences the</w:t>
        </w:r>
        <w:r w:rsidR="00BA0753">
          <w:t xml:space="preserve"> estimate</w:t>
        </w:r>
      </w:ins>
      <w:del w:id="812" w:author="Eric Hekler" w:date="2015-12-30T11:24:00Z">
        <w:r w:rsidDel="00BA0753">
          <w:delText xml:space="preserve"> (where we had enough evidence to easily shift a diffuse prior)</w:delText>
        </w:r>
      </w:del>
      <w:ins w:id="813" w:author="Eric Hekler" w:date="2015-12-30T11:24:00Z">
        <w:r w:rsidR="00BA0753">
          <w:t>.</w:t>
        </w:r>
      </w:ins>
      <w:del w:id="814" w:author="Eric Hekler" w:date="2015-12-30T11:24:00Z">
        <w:r w:rsidDel="00BA0753">
          <w:delText>,</w:delText>
        </w:r>
      </w:del>
      <w:r>
        <w:t xml:space="preserve"> </w:t>
      </w:r>
      <w:del w:id="815" w:author="Eric Hekler" w:date="2015-12-30T11:24:00Z">
        <w:r w:rsidDel="00BA0753">
          <w:delText xml:space="preserve">with </w:delText>
        </w:r>
      </w:del>
      <w:ins w:id="816" w:author="Eric Hekler" w:date="2015-12-30T11:24:00Z">
        <w:r w:rsidR="00BA0753">
          <w:t xml:space="preserve">With </w:t>
        </w:r>
      </w:ins>
      <w:r>
        <w:t>only 20 participants</w:t>
      </w:r>
      <w:ins w:id="817" w:author="Eric Hekler" w:date="2015-12-30T11:24:00Z">
        <w:r w:rsidR="00BA0753">
          <w:t xml:space="preserve">, </w:t>
        </w:r>
      </w:ins>
      <w:ins w:id="818" w:author="Matthew Kay" w:date="2016-01-04T17:23:00Z">
        <w:r w:rsidR="00EC0AB7">
          <w:t xml:space="preserve">the </w:t>
        </w:r>
      </w:ins>
      <w:ins w:id="819" w:author="Eric Hekler" w:date="2015-12-30T11:24:00Z">
        <w:r w:rsidR="00BA0753">
          <w:t>prior</w:t>
        </w:r>
        <w:del w:id="820" w:author="Matthew Kay" w:date="2016-01-04T17:23:00Z">
          <w:r w:rsidR="00BA0753" w:rsidDel="00EC0AB7">
            <w:delText>s</w:delText>
          </w:r>
        </w:del>
        <w:r w:rsidR="00BA0753">
          <w:t xml:space="preserve"> </w:t>
        </w:r>
        <w:del w:id="821" w:author="Matthew Kay" w:date="2016-01-04T16:15:00Z">
          <w:r w:rsidR="00BA0753" w:rsidDel="00957F47">
            <w:delText xml:space="preserve">will </w:delText>
          </w:r>
        </w:del>
        <w:r w:rsidR="00BA0753">
          <w:t>ha</w:t>
        </w:r>
      </w:ins>
      <w:ins w:id="822" w:author="Matthew Kay" w:date="2016-01-04T17:23:00Z">
        <w:r w:rsidR="00EC0AB7">
          <w:t>s</w:t>
        </w:r>
      </w:ins>
      <w:ins w:id="823" w:author="Eric Hekler" w:date="2015-12-30T11:24:00Z">
        <w:del w:id="824" w:author="Matthew Kay" w:date="2016-01-04T17:23:00Z">
          <w:r w:rsidR="00BA0753" w:rsidDel="00EC0AB7">
            <w:delText>ve</w:delText>
          </w:r>
        </w:del>
        <w:r w:rsidR="00BA0753">
          <w:t xml:space="preserve"> more influence. </w:t>
        </w:r>
      </w:ins>
      <w:del w:id="825" w:author="Eric Hekler" w:date="2015-12-30T11:24:00Z">
        <w:r w:rsidDel="00BA0753">
          <w:delText xml:space="preserve"> our prior has more influence. </w:delText>
        </w:r>
      </w:del>
      <w:ins w:id="826" w:author="Eric Hekler" w:date="2015-12-30T09:39:00Z">
        <w:r w:rsidR="00854312">
          <w:t xml:space="preserve">This </w:t>
        </w:r>
        <w:del w:id="827" w:author="Matthew Kay" w:date="2016-01-04T17:23:00Z">
          <w:r w:rsidR="00854312" w:rsidDel="00EC0AB7">
            <w:delText xml:space="preserve">is advantageous as it </w:delText>
          </w:r>
        </w:del>
        <w:r w:rsidR="00854312">
          <w:t xml:space="preserve">enables </w:t>
        </w:r>
      </w:ins>
      <w:ins w:id="828" w:author="Matthew Kay" w:date="2016-01-04T16:15:00Z">
        <w:r w:rsidR="00957F47">
          <w:lastRenderedPageBreak/>
          <w:t xml:space="preserve">us to quantify </w:t>
        </w:r>
      </w:ins>
      <w:ins w:id="829" w:author="Eric Hekler" w:date="2015-12-30T09:39:00Z">
        <w:del w:id="830" w:author="Matthew Kay" w:date="2016-01-04T16:15:00Z">
          <w:r w:rsidR="00854312" w:rsidDel="00957F47">
            <w:delText xml:space="preserve">quantification of </w:delText>
          </w:r>
        </w:del>
      </w:ins>
      <w:ins w:id="831" w:author="Matthew Kay" w:date="2016-01-04T16:15:00Z">
        <w:r w:rsidR="00957F47">
          <w:t xml:space="preserve">our </w:t>
        </w:r>
      </w:ins>
      <w:ins w:id="832" w:author="Eric Hekler" w:date="2015-12-30T09:39:00Z">
        <w:r w:rsidR="00854312">
          <w:t>skepticism</w:t>
        </w:r>
      </w:ins>
      <w:ins w:id="833" w:author="Eric Hekler" w:date="2015-12-30T09:40:00Z">
        <w:r w:rsidR="00854312">
          <w:t xml:space="preserve"> </w:t>
        </w:r>
      </w:ins>
      <w:ins w:id="834" w:author="Eric Hekler" w:date="2015-12-30T11:25:00Z">
        <w:del w:id="835" w:author="Matthew Kay" w:date="2016-01-04T17:23:00Z">
          <w:r w:rsidR="00BA0753" w:rsidDel="00EC0AB7">
            <w:delText xml:space="preserve">to </w:delText>
          </w:r>
        </w:del>
      </w:ins>
      <w:ins w:id="836" w:author="Matthew Kay" w:date="2016-01-04T17:23:00Z">
        <w:r w:rsidR="00EC0AB7">
          <w:t xml:space="preserve">and </w:t>
        </w:r>
      </w:ins>
      <w:ins w:id="837" w:author="Eric Hekler" w:date="2015-12-30T11:25:00Z">
        <w:del w:id="838" w:author="Matthew Kay" w:date="2016-01-04T16:16:00Z">
          <w:r w:rsidR="00BA0753" w:rsidDel="00957F47">
            <w:delText xml:space="preserve">help </w:delText>
          </w:r>
        </w:del>
        <w:r w:rsidR="00BA0753">
          <w:t xml:space="preserve">mitigate the risk of </w:t>
        </w:r>
      </w:ins>
      <w:ins w:id="839" w:author="Matthew Kay" w:date="2016-01-04T16:16:00Z">
        <w:r w:rsidR="00957F47">
          <w:t xml:space="preserve">making </w:t>
        </w:r>
      </w:ins>
      <w:ins w:id="840" w:author="Eric Hekler" w:date="2015-12-30T11:25:00Z">
        <w:del w:id="841" w:author="Matthew Kay" w:date="2016-01-04T16:16:00Z">
          <w:r w:rsidR="00BA0753" w:rsidDel="00957F47">
            <w:delText xml:space="preserve">the </w:delText>
          </w:r>
        </w:del>
      </w:ins>
      <w:ins w:id="842" w:author="Matthew Kay" w:date="2016-01-04T16:16:00Z">
        <w:r w:rsidR="00957F47">
          <w:t xml:space="preserve">a </w:t>
        </w:r>
      </w:ins>
      <w:ins w:id="843" w:author="Eric Hekler" w:date="2015-12-30T11:25:00Z">
        <w:r w:rsidR="00BA0753">
          <w:t>magnitude error</w:t>
        </w:r>
      </w:ins>
      <w:ins w:id="844" w:author="Eric Hekler" w:date="2015-12-30T11:46:00Z">
        <w:r w:rsidR="007D1966">
          <w:t xml:space="preserve"> in small samples</w:t>
        </w:r>
      </w:ins>
      <w:ins w:id="845" w:author="Eric Hekler" w:date="2015-12-30T09:39:00Z">
        <w:r w:rsidR="00854312">
          <w:t xml:space="preserve">. </w:t>
        </w:r>
      </w:ins>
      <w:r>
        <w:t xml:space="preserve">In the frequentist world we might intuitively dismiss </w:t>
      </w:r>
      <w:del w:id="846" w:author="Eric Hekler" w:date="2015-12-30T11:47:00Z">
        <w:r w:rsidDel="007D1966">
          <w:delText xml:space="preserve">overly </w:delText>
        </w:r>
      </w:del>
      <w:r>
        <w:t>large effect sizes in small studies as unreasonable</w:t>
      </w:r>
      <w:ins w:id="847" w:author="Eric Hekler" w:date="2015-12-30T09:39:00Z">
        <w:r w:rsidR="00854312">
          <w:t xml:space="preserve">, but not have a </w:t>
        </w:r>
        <w:del w:id="848" w:author="Matthew Kay" w:date="2016-01-04T16:16:00Z">
          <w:r w:rsidR="00854312" w:rsidDel="00957F47">
            <w:delText xml:space="preserve">mathematical </w:delText>
          </w:r>
        </w:del>
      </w:ins>
      <w:ins w:id="849" w:author="Matthew Kay" w:date="2016-01-04T16:16:00Z">
        <w:r w:rsidR="00957F47">
          <w:t xml:space="preserve">formal </w:t>
        </w:r>
      </w:ins>
      <w:ins w:id="850" w:author="Eric Hekler" w:date="2015-12-30T09:39:00Z">
        <w:r w:rsidR="00854312">
          <w:t xml:space="preserve">way </w:t>
        </w:r>
        <w:del w:id="851" w:author="Matthew Kay" w:date="2016-01-04T16:16:00Z">
          <w:r w:rsidR="00854312" w:rsidDel="00957F47">
            <w:delText xml:space="preserve">of </w:delText>
          </w:r>
        </w:del>
      </w:ins>
      <w:ins w:id="852" w:author="Matthew Kay" w:date="2016-01-04T16:16:00Z">
        <w:r w:rsidR="00957F47">
          <w:t xml:space="preserve">to </w:t>
        </w:r>
      </w:ins>
      <w:ins w:id="853" w:author="Eric Hekler" w:date="2015-12-30T09:39:00Z">
        <w:r w:rsidR="00854312">
          <w:t>specify</w:t>
        </w:r>
        <w:del w:id="854" w:author="Matthew Kay" w:date="2016-01-04T16:16:00Z">
          <w:r w:rsidR="00854312" w:rsidDel="00957F47">
            <w:delText>ing</w:delText>
          </w:r>
        </w:del>
        <w:r w:rsidR="00854312">
          <w:t xml:space="preserve"> this skepticism</w:t>
        </w:r>
      </w:ins>
      <w:ins w:id="855" w:author="Greg Nelson" w:date="2016-01-06T15:18:00Z">
        <w:r w:rsidR="0065371A">
          <w:t xml:space="preserve">. </w:t>
        </w:r>
      </w:ins>
      <w:del w:id="856" w:author="Greg Nelson" w:date="2016-01-06T15:18:00Z">
        <w:r w:rsidDel="0065371A">
          <w:delText xml:space="preserve">; </w:delText>
        </w:r>
      </w:del>
      <w:del w:id="857" w:author="Greg Nelson" w:date="2016-01-06T15:19:00Z">
        <w:r w:rsidDel="0065371A">
          <w:delText>i</w:delText>
        </w:r>
      </w:del>
      <w:ins w:id="858" w:author="Greg Nelson" w:date="2016-01-06T15:19:00Z">
        <w:r w:rsidR="0065371A">
          <w:t>I</w:t>
        </w:r>
      </w:ins>
      <w:r>
        <w:t>n the Bayesian world we</w:t>
      </w:r>
      <w:r w:rsidR="00ED2D34">
        <w:t xml:space="preserve"> can consistently and quantitatively apply</w:t>
      </w:r>
      <w:r>
        <w:t xml:space="preserve"> this intuition </w:t>
      </w:r>
      <w:ins w:id="859" w:author="Eric Hekler" w:date="2015-12-30T09:39:00Z">
        <w:del w:id="860" w:author="Matthew Kay" w:date="2016-01-04T16:17:00Z">
          <w:r w:rsidR="00854312" w:rsidDel="00957F47">
            <w:delText>of skepticism</w:delText>
          </w:r>
        </w:del>
      </w:ins>
      <w:ins w:id="861" w:author="Eric Hekler" w:date="2015-12-30T09:40:00Z">
        <w:del w:id="862" w:author="Matthew Kay" w:date="2016-01-04T16:17:00Z">
          <w:r w:rsidR="00854312" w:rsidDel="00957F47">
            <w:delText xml:space="preserve"> </w:delText>
          </w:r>
        </w:del>
      </w:ins>
      <w:r w:rsidR="00ED2D34">
        <w:t>by encoding it in</w:t>
      </w:r>
      <w:r>
        <w:t xml:space="preserve"> a prior and us</w:t>
      </w:r>
      <w:r w:rsidR="00ED2D34">
        <w:t>ing the prior</w:t>
      </w:r>
      <w:r>
        <w:t xml:space="preserve"> to shift unreasonably large effects towards zero. This is called </w:t>
      </w:r>
      <w:r>
        <w:rPr>
          <w:b/>
        </w:rPr>
        <w:t>shrinkage</w:t>
      </w:r>
      <w:r>
        <w:t>.</w:t>
      </w:r>
      <w:r w:rsidR="00B333C0">
        <w:t xml:space="preserve"> </w:t>
      </w:r>
    </w:p>
    <w:p w14:paraId="304B1E59" w14:textId="15D215E1" w:rsidR="00E020A4"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863" w:author="Eric Hekler" w:date="2015-12-30T09:55:00Z"/>
        </w:rPr>
      </w:pPr>
      <w:r>
        <w:t>We can see the effects of shrinkage by comparing a</w:t>
      </w:r>
      <w:ins w:id="864" w:author="Matthew Kay" w:date="2016-01-04T16:18:00Z">
        <w:r w:rsidR="00957F47">
          <w:t>n</w:t>
        </w:r>
      </w:ins>
      <w:ins w:id="865" w:author="Eric Hekler" w:date="2015-12-30T12:13:00Z">
        <w:r w:rsidR="003A4BEA">
          <w:t xml:space="preserve"> </w:t>
        </w:r>
      </w:ins>
      <w:ins w:id="866" w:author="Eric Hekler" w:date="2015-12-30T11:48:00Z">
        <w:r w:rsidR="007D1966">
          <w:t xml:space="preserve">inflated </w:t>
        </w:r>
      </w:ins>
      <w:del w:id="867" w:author="Eric Hekler" w:date="2015-12-30T11:48:00Z">
        <w:r w:rsidDel="007D1966">
          <w:delText xml:space="preserve"> large </w:delText>
        </w:r>
      </w:del>
      <w:r>
        <w:t xml:space="preserve">estimate </w:t>
      </w:r>
      <w:ins w:id="868" w:author="Eric Hekler" w:date="2015-12-30T12:13:00Z">
        <w:r w:rsidR="003A4BEA">
          <w:t xml:space="preserve">(by chance, a common occurrence with small sample studies) </w:t>
        </w:r>
      </w:ins>
      <w:r>
        <w:t>from experiment 1 with its corresponding Bayesian estimate</w:t>
      </w:r>
      <w:r w:rsidR="00B333C0">
        <w:t xml:space="preserve"> (</w:t>
      </w:r>
      <w:r w:rsidR="00C61C18">
        <w:fldChar w:fldCharType="begin"/>
      </w:r>
      <w:r w:rsidR="00C61C18">
        <w:instrText xml:space="preserve"> REF _Ref430912095 \h </w:instrText>
      </w:r>
      <w:r w:rsidR="00C61C18">
        <w:fldChar w:fldCharType="separate"/>
      </w:r>
      <w:r w:rsidR="00F159D7">
        <w:t xml:space="preserve">Figure </w:t>
      </w:r>
      <w:r w:rsidR="00F159D7">
        <w:rPr>
          <w:noProof/>
        </w:rPr>
        <w:t>3</w:t>
      </w:r>
      <w:r w:rsidR="00C61C18">
        <w:fldChar w:fldCharType="end"/>
      </w:r>
      <w:r w:rsidR="00B333C0">
        <w:t>).</w:t>
      </w:r>
      <w:r w:rsidR="00C61C18">
        <w:t xml:space="preserve"> </w:t>
      </w:r>
      <w:ins w:id="869" w:author="Matthew Kay" w:date="2016-01-04T16:18:00Z">
        <w:r w:rsidR="00957F47">
          <w:t>Compared to the frequentist estimate, t</w:t>
        </w:r>
      </w:ins>
      <w:del w:id="870" w:author="Matthew Kay" w:date="2016-01-04T16:19:00Z">
        <w:r w:rsidDel="00957F47">
          <w:delText>T</w:delText>
        </w:r>
      </w:del>
      <w:r>
        <w:t xml:space="preserve">he Bayesian </w:t>
      </w:r>
      <w:del w:id="871" w:author="Matthew Kay" w:date="2016-01-04T16:19:00Z">
        <w:r w:rsidDel="00957F47">
          <w:delText xml:space="preserve">approach </w:delText>
        </w:r>
      </w:del>
      <w:ins w:id="872" w:author="Matthew Kay" w:date="2016-01-04T16:19:00Z">
        <w:r w:rsidR="00957F47">
          <w:t xml:space="preserve">estimate is </w:t>
        </w:r>
      </w:ins>
      <w:r>
        <w:t>shr</w:t>
      </w:r>
      <w:ins w:id="873" w:author="Matthew Kay" w:date="2016-01-04T16:19:00Z">
        <w:r w:rsidR="00957F47">
          <w:t>u</w:t>
        </w:r>
      </w:ins>
      <w:del w:id="874" w:author="Matthew Kay" w:date="2016-01-04T16:19:00Z">
        <w:r w:rsidDel="00957F47">
          <w:delText>i</w:delText>
        </w:r>
      </w:del>
      <w:r>
        <w:t>nk</w:t>
      </w:r>
      <w:del w:id="875" w:author="Matthew Kay" w:date="2016-01-04T16:19:00Z">
        <w:r w:rsidDel="00957F47">
          <w:delText xml:space="preserve">s the unreasonably large estimate </w:delText>
        </w:r>
      </w:del>
      <w:ins w:id="876" w:author="Eric Hekler" w:date="2015-12-30T11:26:00Z">
        <w:del w:id="877" w:author="Matthew Kay" w:date="2016-01-04T16:19:00Z">
          <w:r w:rsidR="00234397" w:rsidDel="00957F47">
            <w:delText>from the data more</w:delText>
          </w:r>
        </w:del>
        <w:r w:rsidR="00234397">
          <w:t xml:space="preserve"> towards</w:t>
        </w:r>
      </w:ins>
      <w:del w:id="878" w:author="Eric Hekler" w:date="2015-12-30T11:26:00Z">
        <w:r w:rsidDel="00234397">
          <w:delText>a little bit towards</w:delText>
        </w:r>
      </w:del>
      <w:r>
        <w:t xml:space="preserve"> 0</w:t>
      </w:r>
      <w:ins w:id="879" w:author="Eric Hekler" w:date="2015-12-30T11:26:00Z">
        <w:del w:id="880" w:author="Matthew Kay" w:date="2016-01-04T16:19:00Z">
          <w:r w:rsidR="00234397" w:rsidDel="00957F47">
            <w:delText xml:space="preserve"> compared to the NHST</w:delText>
          </w:r>
        </w:del>
      </w:ins>
      <w:ins w:id="881" w:author="Eric Hekler" w:date="2015-12-30T09:41:00Z">
        <w:r w:rsidR="00EE6FF4">
          <w:t xml:space="preserve">. </w:t>
        </w:r>
      </w:ins>
      <w:del w:id="882" w:author="Eric Hekler" w:date="2015-12-30T09:41:00Z">
        <w:r w:rsidDel="00854312">
          <w:delText>, reflecting our skepticism.</w:delText>
        </w:r>
      </w:del>
      <w:del w:id="883" w:author="Eric Hekler" w:date="2015-12-30T11:37:00Z">
        <w:r w:rsidDel="00EE6FF4">
          <w:delText xml:space="preserve"> </w:delText>
        </w:r>
      </w:del>
      <w:r>
        <w:t xml:space="preserve">The resulting posterior is still quite diffuse: we haven’t learned all that much from the small study. </w:t>
      </w:r>
      <w:ins w:id="884" w:author="Eric Hekler" w:date="2015-12-30T09:35:00Z">
        <w:r w:rsidR="00234397">
          <w:t>That said, we did</w:t>
        </w:r>
      </w:ins>
      <w:del w:id="885" w:author="Eric Hekler" w:date="2015-12-30T09:35:00Z">
        <w:r w:rsidDel="00854312">
          <w:delText>But what we have</w:delText>
        </w:r>
      </w:del>
      <w:r>
        <w:t xml:space="preserve"> learn</w:t>
      </w:r>
      <w:ins w:id="886" w:author="Eric Hekler" w:date="2015-12-30T09:35:00Z">
        <w:r w:rsidR="00234397">
          <w:t xml:space="preserve"> </w:t>
        </w:r>
        <w:del w:id="887" w:author="Matthew Kay" w:date="2016-01-04T16:19:00Z">
          <w:r w:rsidR="00234397" w:rsidRPr="00957F47" w:rsidDel="00957F47">
            <w:rPr>
              <w:i/>
              <w:rPrChange w:id="888" w:author="Matthew Kay" w:date="2016-01-04T16:19:00Z">
                <w:rPr/>
              </w:rPrChange>
            </w:rPr>
            <w:delText>SOMETHING</w:delText>
          </w:r>
        </w:del>
      </w:ins>
      <w:ins w:id="889" w:author="Matthew Kay" w:date="2016-01-04T16:19:00Z">
        <w:r w:rsidR="00957F47" w:rsidRPr="00957F47">
          <w:rPr>
            <w:i/>
            <w:rPrChange w:id="890" w:author="Matthew Kay" w:date="2016-01-04T16:19:00Z">
              <w:rPr/>
            </w:rPrChange>
          </w:rPr>
          <w:t>something</w:t>
        </w:r>
      </w:ins>
      <w:ins w:id="891" w:author="Eric Hekler" w:date="2015-12-30T09:42:00Z">
        <w:r w:rsidR="00854312">
          <w:t xml:space="preserve"> from our 20 participants</w:t>
        </w:r>
      </w:ins>
      <w:ins w:id="892" w:author="Matthew Kay" w:date="2016-01-04T16:19:00Z">
        <w:r w:rsidR="00957F47">
          <w:t xml:space="preserve">: The Bayesian analysis weights </w:t>
        </w:r>
      </w:ins>
      <w:ins w:id="893" w:author="Eric Hekler" w:date="2015-12-30T09:42:00Z">
        <w:del w:id="894" w:author="Matthew Kay" w:date="2016-01-04T16:21:00Z">
          <w:r w:rsidR="00854312" w:rsidDel="00957F47">
            <w:delText xml:space="preserve"> </w:delText>
          </w:r>
        </w:del>
        <w:del w:id="895" w:author="Matthew Kay" w:date="2016-01-04T16:20:00Z">
          <w:r w:rsidR="00854312" w:rsidDel="00957F47">
            <w:delText xml:space="preserve">and that information </w:delText>
          </w:r>
        </w:del>
        <w:del w:id="896" w:author="Matthew Kay" w:date="2016-01-04T16:21:00Z">
          <w:r w:rsidR="00854312" w:rsidDel="00957F47">
            <w:delText xml:space="preserve">we learned is </w:delText>
          </w:r>
        </w:del>
      </w:ins>
      <w:del w:id="897" w:author="Matthew Kay" w:date="2016-01-04T16:21:00Z">
        <w:r w:rsidDel="00957F47">
          <w:delText>ed is reasonable in proportion</w:delText>
        </w:r>
      </w:del>
      <w:ins w:id="898" w:author="Eric Hekler" w:date="2015-12-30T09:42:00Z">
        <w:del w:id="899" w:author="Matthew Kay" w:date="2016-01-04T16:21:00Z">
          <w:r w:rsidR="00854312" w:rsidDel="00957F47">
            <w:delText>ally adjust</w:delText>
          </w:r>
        </w:del>
      </w:ins>
      <w:ins w:id="900" w:author="Eric Hekler" w:date="2015-12-30T09:51:00Z">
        <w:del w:id="901" w:author="Matthew Kay" w:date="2016-01-04T16:21:00Z">
          <w:r w:rsidR="00E020A4" w:rsidDel="00957F47">
            <w:delText>ed</w:delText>
          </w:r>
        </w:del>
      </w:ins>
      <w:del w:id="902" w:author="Matthew Kay" w:date="2016-01-04T16:21:00Z">
        <w:r w:rsidDel="00957F47">
          <w:delText xml:space="preserve"> </w:delText>
        </w:r>
      </w:del>
      <w:del w:id="903" w:author="Matthew Kay" w:date="2016-01-04T16:20:00Z">
        <w:r w:rsidDel="00957F47">
          <w:delText xml:space="preserve">to </w:delText>
        </w:r>
      </w:del>
      <w:r>
        <w:t>what we knew before</w:t>
      </w:r>
      <w:ins w:id="904" w:author="Eric Hekler" w:date="2015-12-30T09:52:00Z">
        <w:r w:rsidR="00E020A4">
          <w:t xml:space="preserve"> (</w:t>
        </w:r>
      </w:ins>
      <w:ins w:id="905" w:author="Matthew Kay" w:date="2016-01-04T16:20:00Z">
        <w:r w:rsidR="00957F47">
          <w:t xml:space="preserve">specifically, that </w:t>
        </w:r>
      </w:ins>
      <w:ins w:id="906" w:author="Eric Hekler" w:date="2015-12-30T11:27:00Z">
        <w:r w:rsidR="00234397">
          <w:t>small effect sizes are generally anticipated if nothing more is known</w:t>
        </w:r>
      </w:ins>
      <w:ins w:id="907" w:author="Eric Hekler" w:date="2015-12-30T09:52:00Z">
        <w:r w:rsidR="00E020A4">
          <w:t>)</w:t>
        </w:r>
      </w:ins>
      <w:r>
        <w:t xml:space="preserve"> </w:t>
      </w:r>
      <w:ins w:id="908" w:author="Matthew Kay" w:date="2016-01-04T16:21:00Z">
        <w:r w:rsidR="00957F47">
          <w:t xml:space="preserve">against </w:t>
        </w:r>
      </w:ins>
      <w:del w:id="909" w:author="Matthew Kay" w:date="2016-01-04T16:21:00Z">
        <w:r w:rsidDel="00957F47">
          <w:delText xml:space="preserve">and </w:delText>
        </w:r>
      </w:del>
      <w:r>
        <w:t>how much evidence</w:t>
      </w:r>
      <w:ins w:id="910" w:author="Eric Hekler" w:date="2015-12-30T09:42:00Z">
        <w:r w:rsidR="00854312">
          <w:t xml:space="preserve"> </w:t>
        </w:r>
        <w:del w:id="911" w:author="Matthew Kay" w:date="2016-01-04T16:21:00Z">
          <w:r w:rsidR="00854312" w:rsidDel="00957F47">
            <w:delText>(in this case participants)</w:delText>
          </w:r>
        </w:del>
      </w:ins>
      <w:del w:id="912" w:author="Matthew Kay" w:date="2016-01-04T16:21:00Z">
        <w:r w:rsidDel="00957F47">
          <w:delText xml:space="preserve"> </w:delText>
        </w:r>
      </w:del>
      <w:r>
        <w:t>we have</w:t>
      </w:r>
      <w:ins w:id="913" w:author="Matthew Kay" w:date="2016-01-04T16:21:00Z">
        <w:r w:rsidR="00957F47">
          <w:t xml:space="preserve"> (in this case, </w:t>
        </w:r>
      </w:ins>
      <w:ins w:id="914" w:author="Matthew Kay" w:date="2016-01-04T16:22:00Z">
        <w:r w:rsidR="00957F47">
          <w:t xml:space="preserve">observations of a small number of </w:t>
        </w:r>
      </w:ins>
      <w:ins w:id="915" w:author="Matthew Kay" w:date="2016-01-04T16:21:00Z">
        <w:r w:rsidR="00957F47">
          <w:t>participants)</w:t>
        </w:r>
      </w:ins>
      <w:r>
        <w:t>.</w:t>
      </w:r>
      <w:ins w:id="916" w:author="Eric Hekler" w:date="2015-12-30T09:52:00Z">
        <w:r w:rsidR="00E020A4">
          <w:t xml:space="preserve"> </w:t>
        </w:r>
      </w:ins>
    </w:p>
    <w:p w14:paraId="493190CD" w14:textId="29C1A5BF" w:rsidR="0002541C" w:rsidRDefault="00E020A4"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917" w:author="Eric Hekler" w:date="2015-12-30T09:52:00Z">
        <w:r>
          <w:t>Overall, Bayesian</w:t>
        </w:r>
      </w:ins>
      <w:ins w:id="918" w:author="Eric Hekler" w:date="2015-12-30T11:09:00Z">
        <w:r w:rsidR="00BA0753">
          <w:t xml:space="preserve"> analyses</w:t>
        </w:r>
      </w:ins>
      <w:ins w:id="919" w:author="Eric Hekler" w:date="2015-12-30T09:52:00Z">
        <w:r w:rsidR="00BA0753">
          <w:t xml:space="preserve"> allow</w:t>
        </w:r>
        <w:r w:rsidR="00EE6FF4">
          <w:t xml:space="preserve"> for </w:t>
        </w:r>
      </w:ins>
      <w:ins w:id="920" w:author="Eric Hekler" w:date="2015-12-30T11:39:00Z">
        <w:r w:rsidR="00EE6FF4">
          <w:t>information</w:t>
        </w:r>
      </w:ins>
      <w:ins w:id="921" w:author="Eric Hekler" w:date="2015-12-30T09:52:00Z">
        <w:r>
          <w:t xml:space="preserve"> to be </w:t>
        </w:r>
      </w:ins>
      <w:ins w:id="922" w:author="Eric Hekler" w:date="2015-12-30T11:39:00Z">
        <w:r w:rsidR="00EE6FF4">
          <w:t>gleaned</w:t>
        </w:r>
      </w:ins>
      <w:ins w:id="923" w:author="Eric Hekler" w:date="2015-12-30T09:52:00Z">
        <w:r>
          <w:t xml:space="preserve"> </w:t>
        </w:r>
      </w:ins>
      <w:ins w:id="924" w:author="Eric Hekler" w:date="2015-12-30T09:55:00Z">
        <w:del w:id="925" w:author="Matthew Kay" w:date="2016-01-04T16:24:00Z">
          <w:r w:rsidDel="004E55EC">
            <w:delText xml:space="preserve">that </w:delText>
          </w:r>
        </w:del>
      </w:ins>
      <w:ins w:id="926" w:author="Matthew Kay" w:date="2016-01-04T16:22:00Z">
        <w:r w:rsidR="004E55EC">
          <w:t xml:space="preserve">in </w:t>
        </w:r>
      </w:ins>
      <w:ins w:id="927" w:author="Eric Hekler" w:date="2015-12-30T09:55:00Z">
        <w:del w:id="928" w:author="Matthew Kay" w:date="2016-01-04T16:22:00Z">
          <w:r w:rsidDel="004E55EC">
            <w:delText xml:space="preserve">is </w:delText>
          </w:r>
        </w:del>
        <w:r>
          <w:t>proportion</w:t>
        </w:r>
        <w:del w:id="929" w:author="Matthew Kay" w:date="2016-01-04T16:22:00Z">
          <w:r w:rsidDel="004E55EC">
            <w:delText>al</w:delText>
          </w:r>
        </w:del>
        <w:r>
          <w:t xml:space="preserve"> to the </w:t>
        </w:r>
      </w:ins>
      <w:ins w:id="930" w:author="Matthew Kay" w:date="2016-01-04T16:22:00Z">
        <w:r w:rsidR="004E55EC">
          <w:t xml:space="preserve">strength of </w:t>
        </w:r>
      </w:ins>
      <w:ins w:id="931" w:author="Eric Hekler" w:date="2015-12-30T09:55:00Z">
        <w:del w:id="932" w:author="Matthew Kay" w:date="2016-01-04T16:22:00Z">
          <w:r w:rsidDel="004E55EC">
            <w:delText xml:space="preserve">amount of </w:delText>
          </w:r>
        </w:del>
        <w:r>
          <w:t>available</w:t>
        </w:r>
      </w:ins>
      <w:ins w:id="933" w:author="Eric Hekler" w:date="2015-12-30T11:39:00Z">
        <w:r w:rsidR="00EE6FF4">
          <w:t xml:space="preserve"> evidence</w:t>
        </w:r>
      </w:ins>
      <w:ins w:id="934" w:author="Eric Hekler" w:date="2015-12-30T09:52:00Z">
        <w:r>
          <w:t>. In contrast,</w:t>
        </w:r>
      </w:ins>
      <w:ins w:id="935" w:author="Eric Hekler" w:date="2015-12-30T11:38:00Z">
        <w:r w:rsidR="00EE6FF4">
          <w:t xml:space="preserve"> estimates from individual small sample studies </w:t>
        </w:r>
      </w:ins>
      <w:ins w:id="936" w:author="Matthew Kay" w:date="2016-01-04T16:23:00Z">
        <w:r w:rsidR="004E55EC">
          <w:t xml:space="preserve">in the frequentist world </w:t>
        </w:r>
      </w:ins>
      <w:ins w:id="937" w:author="Eric Hekler" w:date="2015-12-30T11:38:00Z">
        <w:del w:id="938" w:author="Matthew Kay" w:date="2016-01-04T16:23:00Z">
          <w:r w:rsidR="00EE6FF4" w:rsidDel="004E55EC">
            <w:delText xml:space="preserve">will </w:delText>
          </w:r>
        </w:del>
      </w:ins>
      <w:ins w:id="939" w:author="Matthew Kay" w:date="2016-01-04T16:23:00Z">
        <w:r w:rsidR="004E55EC">
          <w:t xml:space="preserve">are </w:t>
        </w:r>
      </w:ins>
      <w:ins w:id="940" w:author="Eric Hekler" w:date="2015-12-30T11:38:00Z">
        <w:r w:rsidR="00EE6FF4">
          <w:t xml:space="preserve">only </w:t>
        </w:r>
        <w:del w:id="941" w:author="Matthew Kay" w:date="2016-01-04T16:23:00Z">
          <w:r w:rsidR="00EE6FF4" w:rsidDel="004E55EC">
            <w:delText xml:space="preserve">be </w:delText>
          </w:r>
        </w:del>
        <w:r w:rsidR="00EE6FF4">
          <w:t xml:space="preserve">corrected via meta-analysis. </w:t>
        </w:r>
      </w:ins>
      <w:del w:id="942" w:author="Eric Hekler" w:date="2015-12-30T09:54:00Z">
        <w:r w:rsidR="0002541C" w:rsidDel="00E020A4">
          <w:delText xml:space="preserve"> This posterior still advances the knowledge of the field such that subsequent studies will be more precise</w:delText>
        </w:r>
      </w:del>
      <w:ins w:id="943" w:author="Matthew Kay" w:date="2015-12-27T13:57:00Z">
        <w:del w:id="944" w:author="Eric Hekler" w:date="2015-12-30T09:54:00Z">
          <w:r w:rsidR="00466059" w:rsidDel="00E020A4">
            <w:delText>—</w:delText>
          </w:r>
        </w:del>
      </w:ins>
      <w:del w:id="945" w:author="Eric Hekler" w:date="2015-12-30T09:54:00Z">
        <w:r w:rsidR="0002541C" w:rsidDel="00E020A4">
          <w:delText xml:space="preserve"> --- even if it doesn’t reach a</w:delText>
        </w:r>
      </w:del>
      <w:ins w:id="946" w:author="Eric Hekler" w:date="2015-12-30T11:38:00Z">
        <w:r w:rsidR="00EE6FF4">
          <w:t>P</w:t>
        </w:r>
      </w:ins>
      <w:del w:id="947" w:author="Eric Hekler" w:date="2015-12-30T11:38:00Z">
        <w:r w:rsidR="0002541C" w:rsidDel="00EE6FF4">
          <w:delText xml:space="preserve"> frequentist notion of significance</w:delText>
        </w:r>
      </w:del>
      <w:ins w:id="948" w:author="Eric Hekler" w:date="2015-12-30T09:59:00Z">
        <w:r w:rsidR="00C434DD">
          <w:t xml:space="preserve">rior to </w:t>
        </w:r>
      </w:ins>
      <w:ins w:id="949" w:author="Matthew Kay" w:date="2016-01-04T16:26:00Z">
        <w:r w:rsidR="004E55EC">
          <w:t>a</w:t>
        </w:r>
      </w:ins>
      <w:ins w:id="950" w:author="Eric Hekler" w:date="2015-12-30T09:59:00Z">
        <w:del w:id="951" w:author="Matthew Kay" w:date="2016-01-04T16:26:00Z">
          <w:r w:rsidR="00C434DD" w:rsidDel="004E55EC">
            <w:delText>the</w:delText>
          </w:r>
        </w:del>
        <w:r w:rsidR="00C434DD">
          <w:t xml:space="preserve"> meta-analysis, however, </w:t>
        </w:r>
        <w:del w:id="952" w:author="Matthew Kay" w:date="2016-01-04T16:25:00Z">
          <w:r w:rsidR="00C434DD" w:rsidDel="004E55EC">
            <w:delText xml:space="preserve">it is quite plausible </w:delText>
          </w:r>
        </w:del>
      </w:ins>
      <w:ins w:id="953" w:author="Eric Hekler" w:date="2015-12-30T10:26:00Z">
        <w:del w:id="954" w:author="Matthew Kay" w:date="2016-01-04T16:25:00Z">
          <w:r w:rsidR="00C434DD" w:rsidDel="004E55EC">
            <w:delText xml:space="preserve">that </w:delText>
          </w:r>
        </w:del>
        <w:r w:rsidR="00C434DD">
          <w:t xml:space="preserve">NHST </w:t>
        </w:r>
        <w:del w:id="955" w:author="Matthew Kay" w:date="2016-01-04T16:25:00Z">
          <w:r w:rsidR="00C434DD" w:rsidDel="004E55EC">
            <w:delText xml:space="preserve">will </w:delText>
          </w:r>
        </w:del>
      </w:ins>
      <w:ins w:id="956" w:author="Matthew Kay" w:date="2016-01-04T16:25:00Z">
        <w:r w:rsidR="004E55EC">
          <w:t xml:space="preserve">can </w:t>
        </w:r>
      </w:ins>
      <w:ins w:id="957" w:author="Eric Hekler" w:date="2015-12-30T10:26:00Z">
        <w:r w:rsidR="00C434DD">
          <w:t xml:space="preserve">create more confusion </w:t>
        </w:r>
      </w:ins>
      <w:ins w:id="958" w:author="Matthew Kay" w:date="2016-01-04T16:26:00Z">
        <w:r w:rsidR="004E55EC">
          <w:t>i</w:t>
        </w:r>
      </w:ins>
      <w:ins w:id="959" w:author="Eric Hekler" w:date="2015-12-30T10:26:00Z">
        <w:del w:id="960" w:author="Matthew Kay" w:date="2016-01-04T16:26:00Z">
          <w:r w:rsidR="00C434DD" w:rsidDel="004E55EC">
            <w:delText>o</w:delText>
          </w:r>
        </w:del>
        <w:r w:rsidR="00C434DD">
          <w:t xml:space="preserve">n </w:t>
        </w:r>
      </w:ins>
      <w:ins w:id="961" w:author="Eric Hekler" w:date="2015-12-30T09:59:00Z">
        <w:r w:rsidR="00C434DD">
          <w:t xml:space="preserve">effect size estimates </w:t>
        </w:r>
      </w:ins>
      <w:ins w:id="962" w:author="Matthew Kay" w:date="2016-01-04T16:26:00Z">
        <w:r w:rsidR="004E55EC">
          <w:t>if only significant results are published (</w:t>
        </w:r>
      </w:ins>
      <w:ins w:id="963" w:author="Eric Hekler" w:date="2015-12-30T09:59:00Z">
        <w:del w:id="964" w:author="Matthew Kay" w:date="2016-01-04T16:26:00Z">
          <w:r w:rsidR="00C434DD" w:rsidRPr="004E55EC" w:rsidDel="004E55EC">
            <w:rPr>
              <w:i/>
              <w:rPrChange w:id="965" w:author="Matthew Kay" w:date="2016-01-04T16:26:00Z">
                <w:rPr/>
              </w:rPrChange>
            </w:rPr>
            <w:delText xml:space="preserve">based on </w:delText>
          </w:r>
        </w:del>
        <w:r w:rsidR="00C434DD" w:rsidRPr="004E55EC">
          <w:rPr>
            <w:i/>
            <w:rPrChange w:id="966" w:author="Matthew Kay" w:date="2016-01-04T16:26:00Z">
              <w:rPr/>
            </w:rPrChange>
          </w:rPr>
          <w:t>publication bias</w:t>
        </w:r>
      </w:ins>
      <w:ins w:id="967" w:author="Matthew Kay" w:date="2016-01-04T16:26:00Z">
        <w:r w:rsidR="004E55EC">
          <w:t>)</w:t>
        </w:r>
      </w:ins>
      <w:ins w:id="968" w:author="Eric Hekler" w:date="2015-12-30T09:59:00Z">
        <w:del w:id="969" w:author="Matthew Kay" w:date="2016-01-04T16:26:00Z">
          <w:r w:rsidR="00C434DD" w:rsidDel="004E55EC">
            <w:delText xml:space="preserve">es whereby only </w:delText>
          </w:r>
        </w:del>
      </w:ins>
      <w:ins w:id="970" w:author="Eric Hekler" w:date="2015-12-30T10:26:00Z">
        <w:del w:id="971" w:author="Matthew Kay" w:date="2016-01-04T16:26:00Z">
          <w:r w:rsidR="00C434DD" w:rsidDel="004E55EC">
            <w:delText xml:space="preserve">significant </w:delText>
          </w:r>
        </w:del>
      </w:ins>
      <w:ins w:id="972" w:author="Eric Hekler" w:date="2015-12-30T11:40:00Z">
        <w:del w:id="973" w:author="Matthew Kay" w:date="2016-01-04T16:26:00Z">
          <w:r w:rsidR="00EE6FF4" w:rsidDel="004E55EC">
            <w:delText xml:space="preserve">results </w:delText>
          </w:r>
        </w:del>
      </w:ins>
      <w:ins w:id="974" w:author="Eric Hekler" w:date="2015-12-30T10:26:00Z">
        <w:del w:id="975" w:author="Matthew Kay" w:date="2016-01-04T16:26:00Z">
          <w:r w:rsidR="00C434DD" w:rsidDel="004E55EC">
            <w:delText>are published</w:delText>
          </w:r>
        </w:del>
        <w:r w:rsidR="00C434DD">
          <w:t xml:space="preserve">. </w:t>
        </w:r>
      </w:ins>
      <w:ins w:id="976" w:author="Matthew Kay" w:date="2016-01-04T16:27:00Z">
        <w:r w:rsidR="004E55EC">
          <w:t xml:space="preserve">In the above example, </w:t>
        </w:r>
      </w:ins>
      <w:ins w:id="977" w:author="Eric Hekler" w:date="2015-12-30T10:27:00Z">
        <w:del w:id="978" w:author="Matthew Kay" w:date="2016-01-04T16:27:00Z">
          <w:r w:rsidR="00C434DD" w:rsidDel="004E55EC">
            <w:delText xml:space="preserve">Within our example here, </w:delText>
          </w:r>
        </w:del>
        <w:r w:rsidR="00C434DD">
          <w:t xml:space="preserve">this would mean that </w:t>
        </w:r>
      </w:ins>
      <w:ins w:id="979" w:author="Eric Hekler" w:date="2015-12-30T10:28:00Z">
        <w:r w:rsidR="00C434DD">
          <w:t>the effe</w:t>
        </w:r>
      </w:ins>
      <w:ins w:id="980" w:author="Eric Hekler" w:date="2015-12-30T11:09:00Z">
        <w:r w:rsidR="00BA0753">
          <w:t>c</w:t>
        </w:r>
      </w:ins>
      <w:ins w:id="981" w:author="Eric Hekler" w:date="2015-12-30T10:28:00Z">
        <w:r w:rsidR="00C434DD">
          <w:t xml:space="preserve">t size estimate </w:t>
        </w:r>
      </w:ins>
      <w:del w:id="982" w:author="Eric Hekler" w:date="2015-12-30T09:54:00Z">
        <w:r w:rsidR="0002541C" w:rsidDel="00E020A4">
          <w:delText xml:space="preserve"> (note that to</w:delText>
        </w:r>
      </w:del>
      <w:del w:id="983" w:author="Eric Hekler" w:date="2015-12-30T10:27:00Z">
        <w:r w:rsidR="0002541C" w:rsidDel="00C434DD">
          <w:delText xml:space="preserve"> </w:delText>
        </w:r>
      </w:del>
      <w:ins w:id="984" w:author="Eric Hekler" w:date="2015-12-30T09:54:00Z">
        <w:r>
          <w:t xml:space="preserve">would need to be nearly 3 times the actual </w:t>
        </w:r>
      </w:ins>
      <w:ins w:id="985" w:author="Eric Hekler" w:date="2015-12-30T09:55:00Z">
        <w:r>
          <w:t>effect</w:t>
        </w:r>
      </w:ins>
      <w:ins w:id="986" w:author="Eric Hekler" w:date="2015-12-30T11:09:00Z">
        <w:r w:rsidR="00BA0753">
          <w:t xml:space="preserve"> with</w:t>
        </w:r>
      </w:ins>
      <w:ins w:id="987" w:author="Eric Hekler" w:date="2015-12-30T11:10:00Z">
        <w:r w:rsidR="00BA0753">
          <w:t>in a</w:t>
        </w:r>
      </w:ins>
      <w:ins w:id="988" w:author="Eric Hekler" w:date="2015-12-30T11:40:00Z">
        <w:r w:rsidR="00EE6FF4">
          <w:t xml:space="preserve"> single small sample study.</w:t>
        </w:r>
      </w:ins>
      <w:ins w:id="989" w:author="Eric Hekler" w:date="2015-12-30T09:55:00Z">
        <w:r>
          <w:t xml:space="preserve"> If, by chance, this</w:t>
        </w:r>
      </w:ins>
      <w:del w:id="990" w:author="Eric Hekler" w:date="2015-12-30T09:55:00Z">
        <w:r w:rsidR="0002541C" w:rsidDel="00E020A4">
          <w:delText xml:space="preserve">reach significance </w:delText>
        </w:r>
        <w:r w:rsidR="00AC192D" w:rsidDel="00E020A4">
          <w:delText xml:space="preserve">with samples of 20, </w:delText>
        </w:r>
        <w:r w:rsidR="0002541C" w:rsidDel="00E020A4">
          <w:delText>the effect would need to be nearly 3 times the actual effect!).</w:delText>
        </w:r>
      </w:del>
      <w:r w:rsidR="0002541C">
        <w:t xml:space="preserve"> </w:t>
      </w:r>
      <w:ins w:id="991" w:author="Eric Hekler" w:date="2015-12-30T09:55:00Z">
        <w:r w:rsidR="00234397">
          <w:t xml:space="preserve">large effect were </w:t>
        </w:r>
        <w:r>
          <w:t>found</w:t>
        </w:r>
      </w:ins>
      <w:ins w:id="992" w:author="Eric Hekler" w:date="2015-12-30T11:40:00Z">
        <w:r w:rsidR="00EE6FF4">
          <w:t xml:space="preserve"> (as was the case with our hypothetical scenario)</w:t>
        </w:r>
      </w:ins>
      <w:ins w:id="993" w:author="Eric Hekler" w:date="2015-12-30T09:55:00Z">
        <w:r>
          <w:t xml:space="preserve">, it would create </w:t>
        </w:r>
      </w:ins>
      <w:ins w:id="994" w:author="Eric Hekler" w:date="2015-12-30T11:10:00Z">
        <w:r w:rsidR="00BA0753">
          <w:t xml:space="preserve">an inflated effect size estimate in the literature that </w:t>
        </w:r>
      </w:ins>
      <w:ins w:id="995" w:author="Matthew Kay" w:date="2016-01-04T17:26:00Z">
        <w:r w:rsidR="00EC0AB7">
          <w:t xml:space="preserve">is unlikely </w:t>
        </w:r>
      </w:ins>
      <w:ins w:id="996" w:author="Eric Hekler" w:date="2015-12-30T11:10:00Z">
        <w:del w:id="997" w:author="Matthew Kay" w:date="2016-01-04T17:26:00Z">
          <w:r w:rsidR="00BA0753" w:rsidDel="00EC0AB7">
            <w:delText xml:space="preserve">would not </w:delText>
          </w:r>
        </w:del>
      </w:ins>
      <w:ins w:id="998" w:author="Matthew Kay" w:date="2016-01-04T17:26:00Z">
        <w:r w:rsidR="00EC0AB7">
          <w:t xml:space="preserve">to </w:t>
        </w:r>
      </w:ins>
      <w:ins w:id="999" w:author="Eric Hekler" w:date="2015-12-30T11:10:00Z">
        <w:r w:rsidR="00BA0753">
          <w:t xml:space="preserve">be corrected </w:t>
        </w:r>
        <w:del w:id="1000" w:author="Matthew Kay" w:date="2016-01-04T17:26:00Z">
          <w:r w:rsidR="00BA0753" w:rsidDel="00EC0AB7">
            <w:delText xml:space="preserve">based </w:delText>
          </w:r>
        </w:del>
      </w:ins>
      <w:ins w:id="1001" w:author="Matthew Kay" w:date="2016-01-04T17:26:00Z">
        <w:r w:rsidR="00EC0AB7">
          <w:t xml:space="preserve">due to </w:t>
        </w:r>
      </w:ins>
      <w:ins w:id="1002" w:author="Eric Hekler" w:date="2015-12-30T11:10:00Z">
        <w:del w:id="1003" w:author="Matthew Kay" w:date="2016-01-04T17:26:00Z">
          <w:r w:rsidR="00BA0753" w:rsidDel="00EC0AB7">
            <w:delText xml:space="preserve">on </w:delText>
          </w:r>
        </w:del>
        <w:r w:rsidR="00BA0753">
          <w:t>the lack meta-analyses</w:t>
        </w:r>
      </w:ins>
      <w:ins w:id="1004" w:author="Eric Hekler" w:date="2015-12-30T11:40:00Z">
        <w:r w:rsidR="00EE6FF4">
          <w:t xml:space="preserve"> in the HCI community</w:t>
        </w:r>
      </w:ins>
      <w:ins w:id="1005" w:author="Eric Hekler" w:date="2015-12-30T11:10:00Z">
        <w:r w:rsidR="00BA0753">
          <w:t>.</w:t>
        </w:r>
        <w:del w:id="1006" w:author="Matthew Kay" w:date="2016-01-04T17:26:00Z">
          <w:r w:rsidR="00BA0753" w:rsidDel="00EC0AB7">
            <w:delText xml:space="preserve"> </w:delText>
          </w:r>
        </w:del>
      </w:ins>
    </w:p>
    <w:p w14:paraId="0D8CDC3F" w14:textId="1B420F2F" w:rsidR="0002541C" w:rsidRDefault="00EA52A6"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007" w:name="h.n45cddxwr11g" w:colFirst="0" w:colLast="0"/>
      <w:bookmarkEnd w:id="1007"/>
      <w:r>
        <w:rPr>
          <w:noProof/>
        </w:rPr>
        <mc:AlternateContent>
          <mc:Choice Requires="wps">
            <w:drawing>
              <wp:anchor distT="45720" distB="45720" distL="114300" distR="114300" simplePos="0" relativeHeight="251658240" behindDoc="0" locked="0" layoutInCell="1" allowOverlap="1" wp14:anchorId="1B7E6505" wp14:editId="396BC9D2">
                <wp:simplePos x="0" y="0"/>
                <wp:positionH relativeFrom="margin">
                  <wp:align>right</wp:align>
                </wp:positionH>
                <wp:positionV relativeFrom="margin">
                  <wp:align>top</wp:align>
                </wp:positionV>
                <wp:extent cx="3053715" cy="7559675"/>
                <wp:effectExtent l="0" t="0" r="13335" b="76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7559675"/>
                        </a:xfrm>
                        <a:prstGeom prst="rect">
                          <a:avLst/>
                        </a:prstGeom>
                        <a:noFill/>
                        <a:ln w="9525">
                          <a:noFill/>
                          <a:miter lim="800000"/>
                          <a:headEnd/>
                          <a:tailEnd/>
                        </a:ln>
                      </wps:spPr>
                      <wps:txbx>
                        <w:txbxContent>
                          <w:p w14:paraId="6E8650DE" w14:textId="5D12A5AF"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008" w:author="Matthew Kay" w:date="2016-01-07T22:06:00Z">
                              <w:r>
                                <w:rPr>
                                  <w:noProof/>
                                </w:rPr>
                                <w:drawing>
                                  <wp:inline distT="0" distB="0" distL="0" distR="0" wp14:anchorId="2F6B046A" wp14:editId="44B8E336">
                                    <wp:extent cx="3044825" cy="3347720"/>
                                    <wp:effectExtent l="0" t="0" r="317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tplot-freq-edited.eps"/>
                                            <pic:cNvPicPr/>
                                          </pic:nvPicPr>
                                          <pic:blipFill>
                                            <a:blip r:embed="rId18">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ins>
                            <w:del w:id="1009" w:author="Matthew Kay" w:date="2016-01-07T22:06:00Z">
                              <w:r w:rsidDel="00077C41">
                                <w:rPr>
                                  <w:noProof/>
                                </w:rPr>
                                <w:drawing>
                                  <wp:inline distT="0" distB="0" distL="0" distR="0" wp14:anchorId="56BEB7C4" wp14:editId="3F0E5E11">
                                    <wp:extent cx="3044825" cy="3347720"/>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tplot-freq-edited.eps"/>
                                            <pic:cNvPicPr/>
                                          </pic:nvPicPr>
                                          <pic:blipFill>
                                            <a:blip r:embed="rId19">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del>
                          </w:p>
                          <w:p w14:paraId="4E653032" w14:textId="77777777"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31D9530E" w14:textId="4662968E"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010" w:author="Matthew Kay" w:date="2016-01-07T22:07:00Z">
                              <w:r>
                                <w:rPr>
                                  <w:noProof/>
                                </w:rPr>
                                <w:drawing>
                                  <wp:inline distT="0" distB="0" distL="0" distR="0" wp14:anchorId="4F36A0FF" wp14:editId="260AC99B">
                                    <wp:extent cx="3044825" cy="3347720"/>
                                    <wp:effectExtent l="0" t="0" r="317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tplot-bayes-edited.eps"/>
                                            <pic:cNvPicPr/>
                                          </pic:nvPicPr>
                                          <pic:blipFill>
                                            <a:blip r:embed="rId20">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ins>
                            <w:del w:id="1011" w:author="Matthew Kay" w:date="2016-01-07T22:07:00Z">
                              <w:r w:rsidDel="00077C41">
                                <w:rPr>
                                  <w:noProof/>
                                </w:rPr>
                                <w:drawing>
                                  <wp:inline distT="0" distB="0" distL="0" distR="0" wp14:anchorId="063DC5F8" wp14:editId="6C37D083">
                                    <wp:extent cx="3044825" cy="3347720"/>
                                    <wp:effectExtent l="0" t="0" r="317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tplot-bayes-edited.eps"/>
                                            <pic:cNvPicPr/>
                                          </pic:nvPicPr>
                                          <pic:blipFill>
                                            <a:blip r:embed="rId21">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del>
                          </w:p>
                          <w:p w14:paraId="31280110" w14:textId="185C32A6" w:rsidR="00687E40" w:rsidRDefault="00687E40" w:rsidP="00B333C0">
                            <w:pPr>
                              <w:pStyle w:val="Caption"/>
                            </w:pPr>
                            <w:bookmarkStart w:id="1012" w:name="_Ref430912138"/>
                            <w:r>
                              <w:t xml:space="preserve">Figure </w:t>
                            </w:r>
                            <w:r w:rsidR="00A304B0">
                              <w:fldChar w:fldCharType="begin"/>
                            </w:r>
                            <w:r w:rsidR="00A304B0">
                              <w:instrText xml:space="preserve"> SEQ Figure \* ARABIC </w:instrText>
                            </w:r>
                            <w:r w:rsidR="00A304B0">
                              <w:fldChar w:fldCharType="separate"/>
                            </w:r>
                            <w:r>
                              <w:rPr>
                                <w:noProof/>
                              </w:rPr>
                              <w:t>4</w:t>
                            </w:r>
                            <w:r w:rsidR="00A304B0">
                              <w:rPr>
                                <w:noProof/>
                              </w:rPr>
                              <w:fldChar w:fldCharType="end"/>
                            </w:r>
                            <w:bookmarkEnd w:id="1012"/>
                            <w:r>
                              <w:t xml:space="preserve">. Results of the </w:t>
                            </w:r>
                            <w:ins w:id="1013" w:author="Matthew Kay" w:date="2016-01-07T22:08:00Z">
                              <w:r>
                                <w:t>f</w:t>
                              </w:r>
                            </w:ins>
                            <w:del w:id="1014" w:author="Matthew Kay" w:date="2016-01-07T22:08:00Z">
                              <w:r w:rsidDel="00416CDB">
                                <w:delText>F</w:delText>
                              </w:r>
                            </w:del>
                            <w:r>
                              <w:t>requentist (A) and Bayesian (B) analyses of all simulated worlds</w:t>
                            </w:r>
                            <w:ins w:id="1015" w:author="Matthew Kay" w:date="2016-01-07T22:09:00Z">
                              <w:r>
                                <w:t xml:space="preserve">, </w:t>
                              </w:r>
                            </w:ins>
                            <w:del w:id="1016" w:author="Matthew Kay" w:date="2016-01-07T22:09:00Z">
                              <w:r w:rsidDel="00416CDB">
                                <w:delText xml:space="preserve"> with </w:delText>
                              </w:r>
                            </w:del>
                            <w:r>
                              <w:t>20 participants 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7E6505" id="_x0000_s1030" type="#_x0000_t202" style="position:absolute;margin-left:189.25pt;margin-top:0;width:240.45pt;height:595.25pt;z-index:251658240;visibility:visible;mso-wrap-style:square;mso-width-percent:0;mso-height-percent:200;mso-wrap-distance-left:9pt;mso-wrap-distance-top:3.6pt;mso-wrap-distance-right:9pt;mso-wrap-distance-bottom:3.6pt;mso-position-horizontal:righ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" filled="f" stroked="f">
                <v:textbox style="mso-fit-shape-to-text:t" inset="0,0,0,0">
                  <w:txbxContent>
                    <w:p w14:paraId="6E8650DE" w14:textId="5D12A5AF"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017" w:author="Matthew Kay" w:date="2016-01-07T22:06:00Z">
                        <w:r>
                          <w:rPr>
                            <w:noProof/>
                          </w:rPr>
                          <w:drawing>
                            <wp:inline distT="0" distB="0" distL="0" distR="0" wp14:anchorId="2F6B046A" wp14:editId="44B8E336">
                              <wp:extent cx="3044825" cy="3347720"/>
                              <wp:effectExtent l="0" t="0" r="317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tplot-freq-edited.eps"/>
                                      <pic:cNvPicPr/>
                                    </pic:nvPicPr>
                                    <pic:blipFill>
                                      <a:blip r:embed="rId18">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ins>
                      <w:del w:id="1018" w:author="Matthew Kay" w:date="2016-01-07T22:06:00Z">
                        <w:r w:rsidDel="00077C41">
                          <w:rPr>
                            <w:noProof/>
                          </w:rPr>
                          <w:drawing>
                            <wp:inline distT="0" distB="0" distL="0" distR="0" wp14:anchorId="56BEB7C4" wp14:editId="3F0E5E11">
                              <wp:extent cx="3044825" cy="3347720"/>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tplot-freq-edited.eps"/>
                                      <pic:cNvPicPr/>
                                    </pic:nvPicPr>
                                    <pic:blipFill>
                                      <a:blip r:embed="rId19">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del>
                    </w:p>
                    <w:p w14:paraId="4E653032" w14:textId="77777777"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31D9530E" w14:textId="4662968E"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019" w:author="Matthew Kay" w:date="2016-01-07T22:07:00Z">
                        <w:r>
                          <w:rPr>
                            <w:noProof/>
                          </w:rPr>
                          <w:drawing>
                            <wp:inline distT="0" distB="0" distL="0" distR="0" wp14:anchorId="4F36A0FF" wp14:editId="260AC99B">
                              <wp:extent cx="3044825" cy="3347720"/>
                              <wp:effectExtent l="0" t="0" r="317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tplot-bayes-edited.eps"/>
                                      <pic:cNvPicPr/>
                                    </pic:nvPicPr>
                                    <pic:blipFill>
                                      <a:blip r:embed="rId20">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ins>
                      <w:del w:id="1020" w:author="Matthew Kay" w:date="2016-01-07T22:07:00Z">
                        <w:r w:rsidDel="00077C41">
                          <w:rPr>
                            <w:noProof/>
                          </w:rPr>
                          <w:drawing>
                            <wp:inline distT="0" distB="0" distL="0" distR="0" wp14:anchorId="063DC5F8" wp14:editId="6C37D083">
                              <wp:extent cx="3044825" cy="3347720"/>
                              <wp:effectExtent l="0" t="0" r="317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tplot-bayes-edited.eps"/>
                                      <pic:cNvPicPr/>
                                    </pic:nvPicPr>
                                    <pic:blipFill>
                                      <a:blip r:embed="rId21">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del>
                    </w:p>
                    <w:p w14:paraId="31280110" w14:textId="185C32A6" w:rsidR="00687E40" w:rsidRDefault="00687E40" w:rsidP="00B333C0">
                      <w:pPr>
                        <w:pStyle w:val="Caption"/>
                      </w:pPr>
                      <w:bookmarkStart w:id="1021" w:name="_Ref430912138"/>
                      <w:r>
                        <w:t xml:space="preserve">Figure </w:t>
                      </w:r>
                      <w:r w:rsidR="00A304B0">
                        <w:fldChar w:fldCharType="begin"/>
                      </w:r>
                      <w:r w:rsidR="00A304B0">
                        <w:instrText xml:space="preserve"> SEQ Figure \* ARABIC </w:instrText>
                      </w:r>
                      <w:r w:rsidR="00A304B0">
                        <w:fldChar w:fldCharType="separate"/>
                      </w:r>
                      <w:r>
                        <w:rPr>
                          <w:noProof/>
                        </w:rPr>
                        <w:t>4</w:t>
                      </w:r>
                      <w:r w:rsidR="00A304B0">
                        <w:rPr>
                          <w:noProof/>
                        </w:rPr>
                        <w:fldChar w:fldCharType="end"/>
                      </w:r>
                      <w:bookmarkEnd w:id="1021"/>
                      <w:r>
                        <w:t xml:space="preserve">. Results of the </w:t>
                      </w:r>
                      <w:ins w:id="1022" w:author="Matthew Kay" w:date="2016-01-07T22:08:00Z">
                        <w:r>
                          <w:t>f</w:t>
                        </w:r>
                      </w:ins>
                      <w:del w:id="1023" w:author="Matthew Kay" w:date="2016-01-07T22:08:00Z">
                        <w:r w:rsidDel="00416CDB">
                          <w:delText>F</w:delText>
                        </w:r>
                      </w:del>
                      <w:r>
                        <w:t>requentist (A) and Bayesian (B) analyses of all simulated worlds</w:t>
                      </w:r>
                      <w:ins w:id="1024" w:author="Matthew Kay" w:date="2016-01-07T22:09:00Z">
                        <w:r>
                          <w:t xml:space="preserve">, </w:t>
                        </w:r>
                      </w:ins>
                      <w:del w:id="1025" w:author="Matthew Kay" w:date="2016-01-07T22:09:00Z">
                        <w:r w:rsidDel="00416CDB">
                          <w:delText xml:space="preserve"> with </w:delText>
                        </w:r>
                      </w:del>
                      <w:r>
                        <w:t>20 participants per condition.</w:t>
                      </w:r>
                    </w:p>
                  </w:txbxContent>
                </v:textbox>
                <w10:wrap type="square" anchorx="margin" anchory="margin"/>
              </v:shape>
            </w:pict>
          </mc:Fallback>
        </mc:AlternateContent>
      </w:r>
      <w:r w:rsidR="0002541C">
        <w:t>In many worlds</w:t>
      </w:r>
    </w:p>
    <w:p w14:paraId="440C3B31" w14:textId="0C1D50FE" w:rsidR="009A2467" w:rsidRDefault="0002541C" w:rsidP="009A24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can see the effects of shrinkage </w:t>
      </w:r>
      <w:ins w:id="1026" w:author="Matthew Kay" w:date="2016-01-04T16:24:00Z">
        <w:r w:rsidR="004E55EC">
          <w:t>i</w:t>
        </w:r>
      </w:ins>
      <w:del w:id="1027" w:author="Matthew Kay" w:date="2016-01-04T16:24:00Z">
        <w:r w:rsidDel="004E55EC">
          <w:delText>o</w:delText>
        </w:r>
      </w:del>
      <w:r>
        <w:t>n the first experiment when we look at all of the 20-participant simulations (</w:t>
      </w:r>
      <w:r w:rsidR="00C61C18">
        <w:fldChar w:fldCharType="begin"/>
      </w:r>
      <w:r w:rsidR="00C61C18">
        <w:instrText xml:space="preserve"> REF _Ref430912138 \h </w:instrText>
      </w:r>
      <w:r w:rsidR="00C61C18">
        <w:fldChar w:fldCharType="separate"/>
      </w:r>
      <w:r w:rsidR="00F159D7">
        <w:t xml:space="preserve">Figure </w:t>
      </w:r>
      <w:r w:rsidR="00F159D7">
        <w:rPr>
          <w:noProof/>
        </w:rPr>
        <w:t>4</w:t>
      </w:r>
      <w:r w:rsidR="00C61C18">
        <w:fldChar w:fldCharType="end"/>
      </w:r>
      <w:r>
        <w:t>): the most extreme estimates in experiment 1 are moved slightly towards 0. This has the effect of reducing the overall error in experiment 1 by discounting unreasonably large estimates that occur due to chance:</w:t>
      </w:r>
    </w:p>
    <w:tbl>
      <w:tblPr>
        <w:tblW w:w="0" w:type="auto"/>
        <w:tblCellMar>
          <w:top w:w="115" w:type="dxa"/>
          <w:left w:w="0" w:type="dxa"/>
          <w:right w:w="0" w:type="dxa"/>
        </w:tblCellMar>
        <w:tblLook w:val="04A0" w:firstRow="1" w:lastRow="0" w:firstColumn="1" w:lastColumn="0" w:noHBand="0" w:noVBand="1"/>
      </w:tblPr>
      <w:tblGrid>
        <w:gridCol w:w="2451"/>
        <w:gridCol w:w="1297"/>
        <w:gridCol w:w="1076"/>
      </w:tblGrid>
      <w:tr w:rsidR="009A2467" w14:paraId="088D5E5D" w14:textId="77777777" w:rsidTr="00137B62">
        <w:trPr>
          <w:cantSplit/>
        </w:trPr>
        <w:tc>
          <w:tcPr>
            <w:tcW w:w="2451" w:type="dxa"/>
            <w:tcBorders>
              <w:top w:val="single" w:sz="4" w:space="0" w:color="7F7F7F" w:themeColor="text1" w:themeTint="80"/>
              <w:bottom w:val="single" w:sz="4" w:space="0" w:color="auto"/>
            </w:tcBorders>
          </w:tcPr>
          <w:p w14:paraId="244794A7"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028" w:author="Matthew Kay" w:date="2015-12-27T13:29:00Z">
                  <w:rPr>
                    <w:rFonts w:ascii="Arial" w:hAnsi="Arial" w:cs="Arial"/>
                  </w:rPr>
                </w:rPrChange>
              </w:rPr>
            </w:pPr>
          </w:p>
        </w:tc>
        <w:tc>
          <w:tcPr>
            <w:tcW w:w="1297" w:type="dxa"/>
            <w:tcBorders>
              <w:top w:val="single" w:sz="4" w:space="0" w:color="7F7F7F" w:themeColor="text1" w:themeTint="80"/>
              <w:bottom w:val="single" w:sz="4" w:space="0" w:color="auto"/>
            </w:tcBorders>
          </w:tcPr>
          <w:p w14:paraId="691E99F1"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029" w:author="Matthew Kay" w:date="2015-12-27T13:29:00Z">
                  <w:rPr>
                    <w:rFonts w:ascii="Arial" w:hAnsi="Arial" w:cs="Arial"/>
                  </w:rPr>
                </w:rPrChange>
              </w:rPr>
            </w:pPr>
            <w:r w:rsidRPr="004E423F">
              <w:rPr>
                <w:rFonts w:ascii="Arial" w:hAnsi="Arial" w:cs="Arial"/>
                <w:sz w:val="17"/>
                <w:szCs w:val="17"/>
                <w:rPrChange w:id="1030" w:author="Matthew Kay" w:date="2015-12-27T13:29:00Z">
                  <w:rPr>
                    <w:rFonts w:ascii="Arial" w:hAnsi="Arial" w:cs="Arial"/>
                  </w:rPr>
                </w:rPrChange>
              </w:rPr>
              <w:t>Frequentist</w:t>
            </w:r>
          </w:p>
        </w:tc>
        <w:tc>
          <w:tcPr>
            <w:tcW w:w="1076" w:type="dxa"/>
            <w:tcBorders>
              <w:top w:val="single" w:sz="4" w:space="0" w:color="7F7F7F" w:themeColor="text1" w:themeTint="80"/>
              <w:bottom w:val="single" w:sz="4" w:space="0" w:color="auto"/>
            </w:tcBorders>
          </w:tcPr>
          <w:p w14:paraId="56049322"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031" w:author="Matthew Kay" w:date="2015-12-27T13:29:00Z">
                  <w:rPr>
                    <w:rFonts w:ascii="Arial" w:hAnsi="Arial" w:cs="Arial"/>
                  </w:rPr>
                </w:rPrChange>
              </w:rPr>
            </w:pPr>
            <w:r w:rsidRPr="004E423F">
              <w:rPr>
                <w:rFonts w:ascii="Arial" w:hAnsi="Arial" w:cs="Arial"/>
                <w:sz w:val="17"/>
                <w:szCs w:val="17"/>
                <w:rPrChange w:id="1032" w:author="Matthew Kay" w:date="2015-12-27T13:29:00Z">
                  <w:rPr>
                    <w:rFonts w:ascii="Arial" w:hAnsi="Arial" w:cs="Arial"/>
                  </w:rPr>
                </w:rPrChange>
              </w:rPr>
              <w:t>Bayesian</w:t>
            </w:r>
          </w:p>
        </w:tc>
      </w:tr>
      <w:tr w:rsidR="009A2467" w14:paraId="1A96E32A" w14:textId="77777777" w:rsidTr="00137B62">
        <w:trPr>
          <w:cantSplit/>
        </w:trPr>
        <w:tc>
          <w:tcPr>
            <w:tcW w:w="2451" w:type="dxa"/>
            <w:tcBorders>
              <w:top w:val="single" w:sz="4" w:space="0" w:color="auto"/>
              <w:bottom w:val="single" w:sz="4" w:space="0" w:color="auto"/>
            </w:tcBorders>
          </w:tcPr>
          <w:p w14:paraId="3269D58D"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1033" w:author="Matthew Kay" w:date="2015-12-27T13:29:00Z">
                  <w:rPr>
                    <w:rFonts w:ascii="Arial" w:hAnsi="Arial" w:cs="Arial"/>
                  </w:rPr>
                </w:rPrChange>
              </w:rPr>
            </w:pPr>
            <w:r w:rsidRPr="004E423F">
              <w:rPr>
                <w:rFonts w:ascii="Arial" w:hAnsi="Arial" w:cs="Arial"/>
                <w:sz w:val="17"/>
                <w:szCs w:val="17"/>
                <w:rPrChange w:id="1034" w:author="Matthew Kay" w:date="2015-12-27T13:29:00Z">
                  <w:rPr>
                    <w:rFonts w:ascii="Arial" w:hAnsi="Arial" w:cs="Arial"/>
                  </w:rPr>
                </w:rPrChange>
              </w:rPr>
              <w:t>fast-to-slow − control</w:t>
            </w:r>
          </w:p>
        </w:tc>
        <w:tc>
          <w:tcPr>
            <w:tcW w:w="1297" w:type="dxa"/>
            <w:tcBorders>
              <w:top w:val="single" w:sz="4" w:space="0" w:color="auto"/>
              <w:bottom w:val="single" w:sz="4" w:space="0" w:color="auto"/>
            </w:tcBorders>
          </w:tcPr>
          <w:p w14:paraId="21324BCE" w14:textId="03955AAA"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1035" w:author="Matthew Kay" w:date="2015-12-27T13:29:00Z">
                  <w:rPr>
                    <w:rFonts w:ascii="Arial" w:hAnsi="Arial" w:cs="Arial"/>
                  </w:rPr>
                </w:rPrChange>
              </w:rPr>
            </w:pPr>
            <w:r w:rsidRPr="004E423F">
              <w:rPr>
                <w:rFonts w:ascii="Arial" w:hAnsi="Arial" w:cs="Arial"/>
                <w:sz w:val="17"/>
                <w:szCs w:val="17"/>
                <w:rPrChange w:id="1036" w:author="Matthew Kay" w:date="2015-12-27T13:29:00Z">
                  <w:rPr>
                    <w:rFonts w:ascii="Arial" w:hAnsi="Arial" w:cs="Arial"/>
                  </w:rPr>
                </w:rPrChange>
              </w:rPr>
              <w:t>0.61</w:t>
            </w:r>
          </w:p>
        </w:tc>
        <w:tc>
          <w:tcPr>
            <w:tcW w:w="1076" w:type="dxa"/>
            <w:tcBorders>
              <w:top w:val="single" w:sz="4" w:space="0" w:color="auto"/>
              <w:bottom w:val="single" w:sz="4" w:space="0" w:color="auto"/>
            </w:tcBorders>
          </w:tcPr>
          <w:p w14:paraId="2192DF8D" w14:textId="6377FD3F"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1037" w:author="Matthew Kay" w:date="2015-12-27T13:29:00Z">
                  <w:rPr>
                    <w:rFonts w:ascii="Arial" w:hAnsi="Arial" w:cs="Arial"/>
                  </w:rPr>
                </w:rPrChange>
              </w:rPr>
            </w:pPr>
            <w:r w:rsidRPr="004E423F">
              <w:rPr>
                <w:rFonts w:ascii="Arial" w:hAnsi="Arial" w:cs="Arial"/>
                <w:sz w:val="17"/>
                <w:szCs w:val="17"/>
                <w:rPrChange w:id="1038" w:author="Matthew Kay" w:date="2015-12-27T13:29:00Z">
                  <w:rPr>
                    <w:rFonts w:ascii="Arial" w:hAnsi="Arial" w:cs="Arial"/>
                  </w:rPr>
                </w:rPrChange>
              </w:rPr>
              <w:t>0.56</w:t>
            </w:r>
          </w:p>
        </w:tc>
      </w:tr>
    </w:tbl>
    <w:p w14:paraId="6F88115C" w14:textId="2A9F42F8" w:rsidR="0002541C" w:rsidRDefault="009A2467" w:rsidP="00137B62">
      <w:pPr>
        <w:pStyle w:val="Caption"/>
      </w:pPr>
      <w:r>
        <w:t xml:space="preserve">Table </w:t>
      </w:r>
      <w:r w:rsidR="00A304B0">
        <w:fldChar w:fldCharType="begin"/>
      </w:r>
      <w:r w:rsidR="00A304B0">
        <w:instrText xml:space="preserve"> SEQ Table \* ARABIC </w:instrText>
      </w:r>
      <w:r w:rsidR="00A304B0">
        <w:fldChar w:fldCharType="separate"/>
      </w:r>
      <w:r w:rsidR="00F159D7">
        <w:rPr>
          <w:noProof/>
        </w:rPr>
        <w:t>2</w:t>
      </w:r>
      <w:r w:rsidR="00A304B0">
        <w:rPr>
          <w:noProof/>
        </w:rPr>
        <w:fldChar w:fldCharType="end"/>
      </w:r>
      <w:r>
        <w:t>. Root mean-squared error of estimate in experiment 1 with 20 participants per condition, reflecting the effect of Bayesian shrinkage on discounting unreasonably large effects in small-</w:t>
      </w:r>
      <w:r w:rsidRPr="00137B62">
        <w:rPr>
          <w:i/>
        </w:rPr>
        <w:t>n</w:t>
      </w:r>
      <w:r>
        <w:t xml:space="preserve"> studies.</w:t>
      </w:r>
    </w:p>
    <w:p w14:paraId="25DA393E" w14:textId="1BD39EA8" w:rsidR="0002541C" w:rsidRDefault="004E55E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commentRangeStart w:id="1039"/>
      <w:ins w:id="1040" w:author="Matthew Kay" w:date="2016-01-04T16:30:00Z">
        <w:r>
          <w:t xml:space="preserve">Compared to the frequentist world, </w:t>
        </w:r>
      </w:ins>
      <w:ins w:id="1041" w:author="Eric Hekler" w:date="2015-12-30T11:30:00Z">
        <w:del w:id="1042" w:author="Matthew Kay" w:date="2016-01-04T16:29:00Z">
          <w:r w:rsidR="00234397" w:rsidDel="004E55EC">
            <w:delText xml:space="preserve">Likely most important is the improvement in effect size estimations </w:delText>
          </w:r>
        </w:del>
      </w:ins>
      <w:del w:id="1043" w:author="Matthew Kay" w:date="2016-01-04T16:29:00Z">
        <w:r w:rsidR="0002541C" w:rsidDel="004E55EC">
          <w:delText>We also see the same narrowing of precision in successive studies in t</w:delText>
        </w:r>
      </w:del>
      <w:ins w:id="1044" w:author="Matthew Kay" w:date="2016-01-04T16:29:00Z">
        <w:r>
          <w:t>t</w:t>
        </w:r>
      </w:ins>
      <w:r w:rsidR="0002541C">
        <w:t>he Bayesian world</w:t>
      </w:r>
      <w:ins w:id="1045" w:author="Matthew Kay" w:date="2016-01-04T16:29:00Z">
        <w:r>
          <w:t xml:space="preserve"> also offer</w:t>
        </w:r>
      </w:ins>
      <w:ins w:id="1046" w:author="Eric Hekler" w:date="2015-12-30T11:31:00Z">
        <w:r w:rsidR="00234397">
          <w:t>s</w:t>
        </w:r>
      </w:ins>
      <w:ins w:id="1047" w:author="Matthew Kay" w:date="2016-01-04T16:29:00Z">
        <w:r>
          <w:t xml:space="preserve"> </w:t>
        </w:r>
        <w:commentRangeStart w:id="1048"/>
        <w:commentRangeStart w:id="1049"/>
        <w:r>
          <w:t>more precise</w:t>
        </w:r>
      </w:ins>
      <w:ins w:id="1050" w:author="Matthew Kay" w:date="2016-01-04T16:30:00Z">
        <w:r>
          <w:t xml:space="preserve"> and accurate estimates</w:t>
        </w:r>
      </w:ins>
      <w:ins w:id="1051" w:author="Eric Hekler" w:date="2015-12-30T11:31:00Z">
        <w:r w:rsidR="00234397">
          <w:t xml:space="preserve"> </w:t>
        </w:r>
        <w:del w:id="1052" w:author="Matthew Kay" w:date="2016-01-04T16:30:00Z">
          <w:r w:rsidR="00234397" w:rsidDel="004E55EC">
            <w:delText>compared to frequintis</w:delText>
          </w:r>
        </w:del>
      </w:ins>
      <w:ins w:id="1053" w:author="Eric Hekler" w:date="2015-12-30T11:33:00Z">
        <w:del w:id="1054" w:author="Matthew Kay" w:date="2016-01-04T16:30:00Z">
          <w:r w:rsidR="00234397" w:rsidDel="004E55EC">
            <w:delText>t</w:delText>
          </w:r>
        </w:del>
      </w:ins>
      <w:ins w:id="1055" w:author="Eric Hekler" w:date="2015-12-30T11:41:00Z">
        <w:del w:id="1056" w:author="Matthew Kay" w:date="2016-01-04T16:30:00Z">
          <w:r w:rsidR="00EE6FF4" w:rsidDel="004E55EC">
            <w:delText xml:space="preserve"> </w:delText>
          </w:r>
        </w:del>
        <w:r w:rsidR="00EE6FF4">
          <w:t>across studies</w:t>
        </w:r>
      </w:ins>
      <w:ins w:id="1057" w:author="Eric Hekler" w:date="2016-01-06T13:11:00Z">
        <w:r w:rsidR="00824531">
          <w:t xml:space="preserve"> (as represented in the root mean square error</w:t>
        </w:r>
      </w:ins>
      <w:commentRangeEnd w:id="1048"/>
      <w:r w:rsidR="0065371A">
        <w:rPr>
          <w:rStyle w:val="CommentReference"/>
        </w:rPr>
        <w:commentReference w:id="1048"/>
      </w:r>
      <w:commentRangeEnd w:id="1049"/>
      <w:r w:rsidR="00CE7743">
        <w:rPr>
          <w:rStyle w:val="CommentReference"/>
        </w:rPr>
        <w:commentReference w:id="1049"/>
      </w:r>
      <w:ins w:id="1058" w:author="Eric Hekler" w:date="2016-01-06T13:11:00Z">
        <w:r w:rsidR="00824531">
          <w:t>)</w:t>
        </w:r>
      </w:ins>
      <w:ins w:id="1059" w:author="Eric Hekler" w:date="2015-12-30T11:31:00Z">
        <w:r w:rsidR="00234397">
          <w:t>.</w:t>
        </w:r>
      </w:ins>
      <w:del w:id="1060" w:author="Eric Hekler" w:date="2015-12-30T11:31:00Z">
        <w:r w:rsidR="0002541C" w:rsidDel="00234397">
          <w:delText xml:space="preserve"> as we did with the 100-participant simulations.</w:delText>
        </w:r>
      </w:del>
      <w:r w:rsidR="0002541C">
        <w:t xml:space="preserve"> </w:t>
      </w:r>
      <w:commentRangeEnd w:id="1039"/>
      <w:r w:rsidR="00824531">
        <w:rPr>
          <w:rStyle w:val="CommentReference"/>
        </w:rPr>
        <w:commentReference w:id="1039"/>
      </w:r>
      <w:r w:rsidR="0002541C">
        <w:t xml:space="preserve">By the time we reach experiment 4, the difference in error is dramatic: the estimate for </w:t>
      </w:r>
      <w:r w:rsidR="0002541C">
        <w:rPr>
          <w:i/>
        </w:rPr>
        <w:t>fast-to-slow</w:t>
      </w:r>
      <w:r w:rsidR="0002541C">
        <w:t xml:space="preserve"> has nearly half the error in the Bayesian world (.36 versus .66), and we again get better estimates of the novel condition, </w:t>
      </w:r>
      <w:r w:rsidR="0002541C">
        <w:rPr>
          <w:i/>
        </w:rPr>
        <w:t>slow-to-fast</w:t>
      </w:r>
      <w:ins w:id="1061" w:author="Eric Hekler" w:date="2015-12-30T11:31:00Z">
        <w:r w:rsidR="00EE6FF4">
          <w:t xml:space="preserve"> (see Table 3</w:t>
        </w:r>
      </w:ins>
      <w:ins w:id="1062" w:author="Greg Nelson" w:date="2016-01-06T15:32:00Z">
        <w:r w:rsidR="000E4C69">
          <w:t xml:space="preserve"> below</w:t>
        </w:r>
      </w:ins>
      <w:ins w:id="1063" w:author="Eric Hekler" w:date="2015-12-30T11:31:00Z">
        <w:r w:rsidR="00EE6FF4">
          <w:t xml:space="preserve">). In contrast, effect size estimates </w:t>
        </w:r>
      </w:ins>
      <w:ins w:id="1064" w:author="Eric Hekler" w:date="2015-12-30T11:43:00Z">
        <w:r w:rsidR="00EE6FF4">
          <w:t xml:space="preserve">are only corrected with </w:t>
        </w:r>
        <w:del w:id="1065" w:author="Matthew Kay" w:date="2016-01-04T16:32:00Z">
          <w:r w:rsidR="00EE6FF4" w:rsidDel="004E55EC">
            <w:delText xml:space="preserve">the </w:delText>
          </w:r>
        </w:del>
        <w:r w:rsidR="00EE6FF4">
          <w:t>meta-analysis</w:t>
        </w:r>
      </w:ins>
      <w:ins w:id="1066" w:author="Eric Hekler" w:date="2015-12-30T11:44:00Z">
        <w:r w:rsidR="00EE6FF4">
          <w:t xml:space="preserve"> in the </w:t>
        </w:r>
        <w:del w:id="1067" w:author="Matthew Kay" w:date="2016-01-04T16:30:00Z">
          <w:r w:rsidR="00EE6FF4" w:rsidDel="004E55EC">
            <w:delText>frequintist</w:delText>
          </w:r>
        </w:del>
      </w:ins>
      <w:ins w:id="1068" w:author="Matthew Kay" w:date="2016-01-04T16:30:00Z">
        <w:r>
          <w:t>frequentist</w:t>
        </w:r>
      </w:ins>
      <w:ins w:id="1069" w:author="Eric Hekler" w:date="2015-12-30T11:44:00Z">
        <w:r w:rsidR="00EE6FF4">
          <w:t xml:space="preserve"> world</w:t>
        </w:r>
      </w:ins>
      <w:ins w:id="1070" w:author="Eric Hekler" w:date="2016-01-06T13:13:00Z">
        <w:r w:rsidR="00AD09DB">
          <w:t>, thus the correction is unlikely in HCI because of a lack of meta-analyses</w:t>
        </w:r>
      </w:ins>
      <w:ins w:id="1071" w:author="Matthew Kay" w:date="2016-01-04T16:30:00Z">
        <w:del w:id="1072" w:author="Eric Hekler" w:date="2016-01-06T13:13:00Z">
          <w:r w:rsidDel="00AD09DB">
            <w:delText xml:space="preserve"> (as we hav</w:delText>
          </w:r>
          <w:r w:rsidR="00EC0AB7" w:rsidDel="00AD09DB">
            <w:delText xml:space="preserve">e seen, a rare practice in the </w:delText>
          </w:r>
          <w:r w:rsidDel="00AD09DB">
            <w:delText>H</w:delText>
          </w:r>
        </w:del>
      </w:ins>
      <w:ins w:id="1073" w:author="Matthew Kay" w:date="2016-01-04T17:30:00Z">
        <w:del w:id="1074" w:author="Eric Hekler" w:date="2016-01-06T13:13:00Z">
          <w:r w:rsidR="00EC0AB7" w:rsidDel="00AD09DB">
            <w:delText>C</w:delText>
          </w:r>
        </w:del>
      </w:ins>
      <w:ins w:id="1075" w:author="Matthew Kay" w:date="2016-01-04T16:30:00Z">
        <w:del w:id="1076" w:author="Eric Hekler" w:date="2016-01-06T13:13:00Z">
          <w:r w:rsidDel="00AD09DB">
            <w:delText>I community</w:delText>
          </w:r>
        </w:del>
      </w:ins>
      <w:ins w:id="1077" w:author="Matthew Kay" w:date="2016-01-04T16:32:00Z">
        <w:del w:id="1078" w:author="Eric Hekler" w:date="2016-01-06T13:13:00Z">
          <w:r w:rsidDel="00AD09DB">
            <w:delText>)</w:delText>
          </w:r>
        </w:del>
      </w:ins>
      <w:ins w:id="1079" w:author="Eric Hekler" w:date="2015-12-30T11:43:00Z">
        <w:r w:rsidR="00EE6FF4">
          <w:t>.</w:t>
        </w:r>
        <w:del w:id="1080" w:author="Matthew Kay" w:date="2016-01-04T16:31:00Z">
          <w:r w:rsidR="00EE6FF4" w:rsidDel="004E55EC">
            <w:delText xml:space="preserve"> This suggests self-correction </w:delText>
          </w:r>
        </w:del>
      </w:ins>
      <w:ins w:id="1081" w:author="Eric Hekler" w:date="2015-12-30T11:44:00Z">
        <w:del w:id="1082" w:author="Matthew Kay" w:date="2016-01-04T16:31:00Z">
          <w:r w:rsidR="00EE6FF4" w:rsidDel="004E55EC">
            <w:delText xml:space="preserve">of effect sizes </w:delText>
          </w:r>
        </w:del>
      </w:ins>
      <w:ins w:id="1083" w:author="Eric Hekler" w:date="2015-12-30T11:43:00Z">
        <w:del w:id="1084" w:author="Matthew Kay" w:date="2016-01-04T16:31:00Z">
          <w:r w:rsidR="00EE6FF4" w:rsidDel="004E55EC">
            <w:delText>in a Bayesian world and no correction (because of the lack of meta-analys</w:delText>
          </w:r>
        </w:del>
      </w:ins>
      <w:ins w:id="1085" w:author="Eric Hekler" w:date="2015-12-30T11:44:00Z">
        <w:del w:id="1086" w:author="Matthew Kay" w:date="2016-01-04T16:31:00Z">
          <w:r w:rsidR="00EE6FF4" w:rsidDel="004E55EC">
            <w:delText>e</w:delText>
          </w:r>
        </w:del>
      </w:ins>
      <w:ins w:id="1087" w:author="Eric Hekler" w:date="2015-12-30T11:43:00Z">
        <w:del w:id="1088" w:author="Matthew Kay" w:date="2016-01-04T16:31:00Z">
          <w:r w:rsidR="00EE6FF4" w:rsidDel="004E55EC">
            <w:delText>s) in a frequintist world within the CHI community</w:delText>
          </w:r>
        </w:del>
      </w:ins>
      <w:ins w:id="1089" w:author="Eric Hekler" w:date="2015-12-30T11:50:00Z">
        <w:del w:id="1090" w:author="Matthew Kay" w:date="2016-01-04T16:31:00Z">
          <w:r w:rsidR="007D1966" w:rsidDel="004E55EC">
            <w:delText xml:space="preserve"> for small sample studies</w:delText>
          </w:r>
        </w:del>
      </w:ins>
      <w:ins w:id="1091" w:author="Eric Hekler" w:date="2015-12-30T11:43:00Z">
        <w:del w:id="1092" w:author="Matthew Kay" w:date="2016-01-04T16:31:00Z">
          <w:r w:rsidR="00EE6FF4" w:rsidDel="004E55EC">
            <w:delText>.</w:delText>
          </w:r>
        </w:del>
        <w:r w:rsidR="00EE6FF4">
          <w:t xml:space="preserve"> </w:t>
        </w:r>
      </w:ins>
      <w:ins w:id="1093" w:author="Eric Hekler" w:date="2015-12-30T11:32:00Z">
        <w:r w:rsidR="00234397">
          <w:t xml:space="preserve"> </w:t>
        </w:r>
      </w:ins>
      <w:del w:id="1094" w:author="Eric Hekler" w:date="2015-12-30T11:31:00Z">
        <w:r w:rsidR="009A2467" w:rsidDel="00234397">
          <w:delText>:</w:delText>
        </w:r>
      </w:del>
    </w:p>
    <w:tbl>
      <w:tblPr>
        <w:tblW w:w="0" w:type="auto"/>
        <w:tblCellMar>
          <w:top w:w="115" w:type="dxa"/>
          <w:left w:w="0" w:type="dxa"/>
          <w:right w:w="0" w:type="dxa"/>
        </w:tblCellMar>
        <w:tblLook w:val="04A0" w:firstRow="1" w:lastRow="0" w:firstColumn="1" w:lastColumn="0" w:noHBand="0" w:noVBand="1"/>
      </w:tblPr>
      <w:tblGrid>
        <w:gridCol w:w="2475"/>
        <w:gridCol w:w="1283"/>
        <w:gridCol w:w="1066"/>
        <w:tblGridChange w:id="1095">
          <w:tblGrid>
            <w:gridCol w:w="2463"/>
            <w:gridCol w:w="12"/>
            <w:gridCol w:w="1278"/>
            <w:gridCol w:w="5"/>
            <w:gridCol w:w="1066"/>
          </w:tblGrid>
        </w:tblGridChange>
      </w:tblGrid>
      <w:tr w:rsidR="009A2467" w:rsidRPr="00773D13" w14:paraId="3660413F" w14:textId="77777777" w:rsidTr="00C61C18">
        <w:tc>
          <w:tcPr>
            <w:tcW w:w="2628" w:type="dxa"/>
            <w:tcBorders>
              <w:top w:val="single" w:sz="4" w:space="0" w:color="7F7F7F" w:themeColor="text1" w:themeTint="80"/>
              <w:bottom w:val="single" w:sz="4" w:space="0" w:color="auto"/>
            </w:tcBorders>
          </w:tcPr>
          <w:p w14:paraId="5FD6017C"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1096" w:author="Matthew Kay" w:date="2015-12-27T13:29:00Z">
                  <w:rPr>
                    <w:rFonts w:ascii="Arial" w:hAnsi="Arial" w:cs="Arial"/>
                  </w:rPr>
                </w:rPrChange>
              </w:rPr>
            </w:pPr>
          </w:p>
        </w:tc>
        <w:tc>
          <w:tcPr>
            <w:tcW w:w="1317" w:type="dxa"/>
            <w:tcBorders>
              <w:top w:val="single" w:sz="4" w:space="0" w:color="7F7F7F" w:themeColor="text1" w:themeTint="80"/>
              <w:bottom w:val="single" w:sz="4" w:space="0" w:color="auto"/>
            </w:tcBorders>
          </w:tcPr>
          <w:p w14:paraId="3003CD29"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1097" w:author="Matthew Kay" w:date="2015-12-27T13:29:00Z">
                  <w:rPr>
                    <w:rFonts w:ascii="Arial" w:hAnsi="Arial" w:cs="Arial"/>
                  </w:rPr>
                </w:rPrChange>
              </w:rPr>
            </w:pPr>
            <w:r w:rsidRPr="004E423F">
              <w:rPr>
                <w:rFonts w:ascii="Arial" w:hAnsi="Arial" w:cs="Arial"/>
                <w:sz w:val="17"/>
                <w:szCs w:val="17"/>
                <w:rPrChange w:id="1098" w:author="Matthew Kay" w:date="2015-12-27T13:29:00Z">
                  <w:rPr>
                    <w:rFonts w:ascii="Arial" w:hAnsi="Arial" w:cs="Arial"/>
                  </w:rPr>
                </w:rPrChange>
              </w:rPr>
              <w:t>Frequentist</w:t>
            </w:r>
          </w:p>
        </w:tc>
        <w:tc>
          <w:tcPr>
            <w:tcW w:w="1095" w:type="dxa"/>
            <w:tcBorders>
              <w:top w:val="single" w:sz="4" w:space="0" w:color="7F7F7F" w:themeColor="text1" w:themeTint="80"/>
              <w:bottom w:val="single" w:sz="4" w:space="0" w:color="auto"/>
            </w:tcBorders>
          </w:tcPr>
          <w:p w14:paraId="1CE272F1"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1099" w:author="Matthew Kay" w:date="2015-12-27T13:29:00Z">
                  <w:rPr>
                    <w:rFonts w:ascii="Arial" w:hAnsi="Arial" w:cs="Arial"/>
                  </w:rPr>
                </w:rPrChange>
              </w:rPr>
            </w:pPr>
            <w:r w:rsidRPr="004E423F">
              <w:rPr>
                <w:rFonts w:ascii="Arial" w:hAnsi="Arial" w:cs="Arial"/>
                <w:sz w:val="17"/>
                <w:szCs w:val="17"/>
                <w:rPrChange w:id="1100" w:author="Matthew Kay" w:date="2015-12-27T13:29:00Z">
                  <w:rPr>
                    <w:rFonts w:ascii="Arial" w:hAnsi="Arial" w:cs="Arial"/>
                  </w:rPr>
                </w:rPrChange>
              </w:rPr>
              <w:t>Bayesian</w:t>
            </w:r>
          </w:p>
        </w:tc>
      </w:tr>
      <w:tr w:rsidR="009A2467" w:rsidRPr="00773D13" w14:paraId="6F2A240A" w14:textId="77777777" w:rsidTr="00C61C18">
        <w:tc>
          <w:tcPr>
            <w:tcW w:w="2628" w:type="dxa"/>
            <w:tcBorders>
              <w:top w:val="single" w:sz="4" w:space="0" w:color="auto"/>
              <w:bottom w:val="nil"/>
            </w:tcBorders>
          </w:tcPr>
          <w:p w14:paraId="25B3E27C"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bCs/>
                <w:sz w:val="17"/>
                <w:szCs w:val="17"/>
                <w:rPrChange w:id="1101" w:author="Matthew Kay" w:date="2015-12-27T13:29:00Z">
                  <w:rPr>
                    <w:rFonts w:ascii="Arial" w:hAnsi="Arial" w:cs="Arial"/>
                  </w:rPr>
                </w:rPrChange>
              </w:rPr>
            </w:pPr>
            <w:r w:rsidRPr="004E423F">
              <w:rPr>
                <w:rFonts w:ascii="Arial" w:hAnsi="Arial" w:cs="Arial"/>
                <w:sz w:val="17"/>
                <w:szCs w:val="17"/>
                <w:rPrChange w:id="1102" w:author="Matthew Kay" w:date="2015-12-27T13:29:00Z">
                  <w:rPr>
                    <w:rFonts w:ascii="Arial" w:hAnsi="Arial" w:cs="Arial"/>
                  </w:rPr>
                </w:rPrChange>
              </w:rPr>
              <w:t>fast-to-slow − control</w:t>
            </w:r>
          </w:p>
        </w:tc>
        <w:tc>
          <w:tcPr>
            <w:tcW w:w="1317" w:type="dxa"/>
            <w:tcBorders>
              <w:top w:val="single" w:sz="4" w:space="0" w:color="auto"/>
              <w:bottom w:val="nil"/>
            </w:tcBorders>
          </w:tcPr>
          <w:p w14:paraId="0104654D" w14:textId="6AB3919E"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1103" w:author="Matthew Kay" w:date="2015-12-27T13:29:00Z">
                  <w:rPr>
                    <w:rFonts w:ascii="Arial" w:hAnsi="Arial" w:cs="Arial"/>
                  </w:rPr>
                </w:rPrChange>
              </w:rPr>
            </w:pPr>
            <w:r w:rsidRPr="004E423F">
              <w:rPr>
                <w:rFonts w:ascii="Arial" w:hAnsi="Arial" w:cs="Arial"/>
                <w:sz w:val="17"/>
                <w:szCs w:val="17"/>
                <w:rPrChange w:id="1104" w:author="Matthew Kay" w:date="2015-12-27T13:29:00Z">
                  <w:rPr>
                    <w:rFonts w:ascii="Arial" w:hAnsi="Arial" w:cs="Arial"/>
                  </w:rPr>
                </w:rPrChange>
              </w:rPr>
              <w:t>0.66</w:t>
            </w:r>
          </w:p>
        </w:tc>
        <w:tc>
          <w:tcPr>
            <w:tcW w:w="1095" w:type="dxa"/>
            <w:tcBorders>
              <w:top w:val="single" w:sz="4" w:space="0" w:color="auto"/>
              <w:bottom w:val="nil"/>
            </w:tcBorders>
          </w:tcPr>
          <w:p w14:paraId="20AEDB92" w14:textId="5003908A"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1105" w:author="Matthew Kay" w:date="2015-12-27T13:29:00Z">
                  <w:rPr>
                    <w:rFonts w:ascii="Arial" w:hAnsi="Arial" w:cs="Arial"/>
                  </w:rPr>
                </w:rPrChange>
              </w:rPr>
            </w:pPr>
            <w:r w:rsidRPr="004E423F">
              <w:rPr>
                <w:rFonts w:ascii="Arial" w:hAnsi="Arial" w:cs="Arial"/>
                <w:sz w:val="17"/>
                <w:szCs w:val="17"/>
                <w:rPrChange w:id="1106" w:author="Matthew Kay" w:date="2015-12-27T13:29:00Z">
                  <w:rPr>
                    <w:rFonts w:ascii="Arial" w:hAnsi="Arial" w:cs="Arial"/>
                  </w:rPr>
                </w:rPrChange>
              </w:rPr>
              <w:t>0.36</w:t>
            </w:r>
          </w:p>
        </w:tc>
      </w:tr>
      <w:tr w:rsidR="009A2467" w:rsidRPr="00773D13" w14:paraId="76970301" w14:textId="77777777" w:rsidTr="00A01622">
        <w:tblPrEx>
          <w:tblW w:w="0" w:type="auto"/>
          <w:tblCellMar>
            <w:top w:w="115" w:type="dxa"/>
            <w:left w:w="0" w:type="dxa"/>
            <w:right w:w="0" w:type="dxa"/>
          </w:tblCellMar>
          <w:tblPrExChange w:id="1107" w:author="Matthew Kay" w:date="2015-12-27T13:23:00Z">
            <w:tblPrEx>
              <w:tblW w:w="0" w:type="auto"/>
              <w:tblCellMar>
                <w:top w:w="115" w:type="dxa"/>
                <w:left w:w="0" w:type="dxa"/>
                <w:right w:w="0" w:type="dxa"/>
              </w:tblCellMar>
            </w:tblPrEx>
          </w:tblPrExChange>
        </w:tblPrEx>
        <w:tc>
          <w:tcPr>
            <w:tcW w:w="2628" w:type="dxa"/>
            <w:tcBorders>
              <w:top w:val="nil"/>
              <w:bottom w:val="nil"/>
            </w:tcBorders>
            <w:tcMar>
              <w:top w:w="0" w:type="dxa"/>
            </w:tcMar>
            <w:tcPrChange w:id="1108" w:author="Matthew Kay" w:date="2015-12-27T13:23:00Z">
              <w:tcPr>
                <w:tcW w:w="2628" w:type="dxa"/>
                <w:tcBorders>
                  <w:top w:val="nil"/>
                  <w:bottom w:val="nil"/>
                </w:tcBorders>
              </w:tcPr>
            </w:tcPrChange>
          </w:tcPr>
          <w:p w14:paraId="3EB57B39"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Cs/>
                <w:sz w:val="17"/>
                <w:szCs w:val="17"/>
                <w:rPrChange w:id="1109" w:author="Matthew Kay" w:date="2015-12-27T13:29:00Z">
                  <w:rPr>
                    <w:rFonts w:ascii="Arial" w:hAnsi="Arial" w:cs="Arial"/>
                  </w:rPr>
                </w:rPrChange>
              </w:rPr>
            </w:pPr>
            <w:r w:rsidRPr="004E423F">
              <w:rPr>
                <w:rFonts w:ascii="Arial" w:hAnsi="Arial" w:cs="Arial"/>
                <w:sz w:val="17"/>
                <w:szCs w:val="17"/>
                <w:rPrChange w:id="1110" w:author="Matthew Kay" w:date="2015-12-27T13:29:00Z">
                  <w:rPr>
                    <w:rFonts w:ascii="Arial" w:hAnsi="Arial" w:cs="Arial"/>
                  </w:rPr>
                </w:rPrChange>
              </w:rPr>
              <w:t>slow-to-fast − control</w:t>
            </w:r>
          </w:p>
        </w:tc>
        <w:tc>
          <w:tcPr>
            <w:tcW w:w="1317" w:type="dxa"/>
            <w:tcBorders>
              <w:top w:val="nil"/>
              <w:bottom w:val="nil"/>
            </w:tcBorders>
            <w:tcMar>
              <w:top w:w="0" w:type="dxa"/>
            </w:tcMar>
            <w:tcPrChange w:id="1111" w:author="Matthew Kay" w:date="2015-12-27T13:23:00Z">
              <w:tcPr>
                <w:tcW w:w="1317" w:type="dxa"/>
                <w:gridSpan w:val="2"/>
                <w:tcBorders>
                  <w:top w:val="nil"/>
                  <w:bottom w:val="nil"/>
                </w:tcBorders>
              </w:tcPr>
            </w:tcPrChange>
          </w:tcPr>
          <w:p w14:paraId="53450502" w14:textId="3BC36FD6"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112" w:author="Matthew Kay" w:date="2015-12-27T13:29:00Z">
                  <w:rPr>
                    <w:rFonts w:ascii="Arial" w:hAnsi="Arial" w:cs="Arial"/>
                  </w:rPr>
                </w:rPrChange>
              </w:rPr>
            </w:pPr>
            <w:r w:rsidRPr="004E423F">
              <w:rPr>
                <w:rFonts w:ascii="Arial" w:hAnsi="Arial" w:cs="Arial"/>
                <w:sz w:val="17"/>
                <w:szCs w:val="17"/>
                <w:rPrChange w:id="1113" w:author="Matthew Kay" w:date="2015-12-27T13:29:00Z">
                  <w:rPr>
                    <w:rFonts w:ascii="Arial" w:hAnsi="Arial" w:cs="Arial"/>
                  </w:rPr>
                </w:rPrChange>
              </w:rPr>
              <w:t>0.68</w:t>
            </w:r>
          </w:p>
        </w:tc>
        <w:tc>
          <w:tcPr>
            <w:tcW w:w="1095" w:type="dxa"/>
            <w:tcBorders>
              <w:top w:val="nil"/>
              <w:bottom w:val="nil"/>
            </w:tcBorders>
            <w:tcMar>
              <w:top w:w="0" w:type="dxa"/>
            </w:tcMar>
            <w:tcPrChange w:id="1114" w:author="Matthew Kay" w:date="2015-12-27T13:23:00Z">
              <w:tcPr>
                <w:tcW w:w="1095" w:type="dxa"/>
                <w:gridSpan w:val="2"/>
                <w:tcBorders>
                  <w:top w:val="nil"/>
                  <w:bottom w:val="nil"/>
                </w:tcBorders>
              </w:tcPr>
            </w:tcPrChange>
          </w:tcPr>
          <w:p w14:paraId="19DE0CA0" w14:textId="431514FF"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115" w:author="Matthew Kay" w:date="2015-12-27T13:29:00Z">
                  <w:rPr>
                    <w:rFonts w:ascii="Arial" w:hAnsi="Arial" w:cs="Arial"/>
                  </w:rPr>
                </w:rPrChange>
              </w:rPr>
            </w:pPr>
            <w:r w:rsidRPr="004E423F">
              <w:rPr>
                <w:rFonts w:ascii="Arial" w:hAnsi="Arial" w:cs="Arial"/>
                <w:sz w:val="17"/>
                <w:szCs w:val="17"/>
                <w:rPrChange w:id="1116" w:author="Matthew Kay" w:date="2015-12-27T13:29:00Z">
                  <w:rPr>
                    <w:rFonts w:ascii="Arial" w:hAnsi="Arial" w:cs="Arial"/>
                  </w:rPr>
                </w:rPrChange>
              </w:rPr>
              <w:t>0.51</w:t>
            </w:r>
          </w:p>
        </w:tc>
      </w:tr>
      <w:tr w:rsidR="009A2467" w:rsidRPr="00773D13" w14:paraId="3C02E6BC" w14:textId="77777777" w:rsidTr="00A01622">
        <w:tblPrEx>
          <w:tblW w:w="0" w:type="auto"/>
          <w:tblCellMar>
            <w:top w:w="115" w:type="dxa"/>
            <w:left w:w="0" w:type="dxa"/>
            <w:right w:w="0" w:type="dxa"/>
          </w:tblCellMar>
          <w:tblPrExChange w:id="1117" w:author="Matthew Kay" w:date="2015-12-27T13:23:00Z">
            <w:tblPrEx>
              <w:tblW w:w="0" w:type="auto"/>
              <w:tblCellMar>
                <w:top w:w="115" w:type="dxa"/>
                <w:left w:w="0" w:type="dxa"/>
                <w:right w:w="0" w:type="dxa"/>
              </w:tblCellMar>
            </w:tblPrEx>
          </w:tblPrExChange>
        </w:tblPrEx>
        <w:tc>
          <w:tcPr>
            <w:tcW w:w="2628" w:type="dxa"/>
            <w:tcBorders>
              <w:top w:val="nil"/>
              <w:bottom w:val="single" w:sz="4" w:space="0" w:color="auto"/>
            </w:tcBorders>
            <w:tcMar>
              <w:top w:w="0" w:type="dxa"/>
            </w:tcMar>
            <w:tcPrChange w:id="1118" w:author="Matthew Kay" w:date="2015-12-27T13:23:00Z">
              <w:tcPr>
                <w:tcW w:w="2628" w:type="dxa"/>
                <w:tcBorders>
                  <w:top w:val="nil"/>
                  <w:bottom w:val="single" w:sz="4" w:space="0" w:color="auto"/>
                </w:tcBorders>
              </w:tcPr>
            </w:tcPrChange>
          </w:tcPr>
          <w:p w14:paraId="1A5B3600"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Cs/>
                <w:sz w:val="17"/>
                <w:szCs w:val="17"/>
                <w:rPrChange w:id="1119" w:author="Matthew Kay" w:date="2015-12-27T13:29:00Z">
                  <w:rPr>
                    <w:rFonts w:ascii="Arial" w:hAnsi="Arial" w:cs="Arial"/>
                  </w:rPr>
                </w:rPrChange>
              </w:rPr>
            </w:pPr>
            <w:r w:rsidRPr="004E423F">
              <w:rPr>
                <w:rFonts w:ascii="Arial" w:hAnsi="Arial" w:cs="Arial"/>
                <w:sz w:val="17"/>
                <w:szCs w:val="17"/>
                <w:rPrChange w:id="1120" w:author="Matthew Kay" w:date="2015-12-27T13:29:00Z">
                  <w:rPr>
                    <w:rFonts w:ascii="Arial" w:hAnsi="Arial" w:cs="Arial"/>
                  </w:rPr>
                </w:rPrChange>
              </w:rPr>
              <w:t>slow-to-fast – fast-to-slow</w:t>
            </w:r>
          </w:p>
        </w:tc>
        <w:tc>
          <w:tcPr>
            <w:tcW w:w="1317" w:type="dxa"/>
            <w:tcBorders>
              <w:top w:val="nil"/>
              <w:bottom w:val="single" w:sz="4" w:space="0" w:color="auto"/>
            </w:tcBorders>
            <w:tcMar>
              <w:top w:w="0" w:type="dxa"/>
            </w:tcMar>
            <w:tcPrChange w:id="1121" w:author="Matthew Kay" w:date="2015-12-27T13:23:00Z">
              <w:tcPr>
                <w:tcW w:w="1317" w:type="dxa"/>
                <w:gridSpan w:val="2"/>
                <w:tcBorders>
                  <w:top w:val="nil"/>
                  <w:bottom w:val="single" w:sz="4" w:space="0" w:color="auto"/>
                </w:tcBorders>
              </w:tcPr>
            </w:tcPrChange>
          </w:tcPr>
          <w:p w14:paraId="3833628F" w14:textId="3016640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122" w:author="Matthew Kay" w:date="2015-12-27T13:29:00Z">
                  <w:rPr>
                    <w:rFonts w:ascii="Arial" w:hAnsi="Arial" w:cs="Arial"/>
                  </w:rPr>
                </w:rPrChange>
              </w:rPr>
            </w:pPr>
            <w:r w:rsidRPr="004E423F">
              <w:rPr>
                <w:rFonts w:ascii="Arial" w:hAnsi="Arial" w:cs="Arial"/>
                <w:sz w:val="17"/>
                <w:szCs w:val="17"/>
                <w:rPrChange w:id="1123" w:author="Matthew Kay" w:date="2015-12-27T13:29:00Z">
                  <w:rPr>
                    <w:rFonts w:ascii="Arial" w:hAnsi="Arial" w:cs="Arial"/>
                  </w:rPr>
                </w:rPrChange>
              </w:rPr>
              <w:t>0.83</w:t>
            </w:r>
          </w:p>
        </w:tc>
        <w:tc>
          <w:tcPr>
            <w:tcW w:w="1095" w:type="dxa"/>
            <w:tcBorders>
              <w:top w:val="nil"/>
              <w:bottom w:val="single" w:sz="4" w:space="0" w:color="auto"/>
            </w:tcBorders>
            <w:tcMar>
              <w:top w:w="0" w:type="dxa"/>
            </w:tcMar>
            <w:tcPrChange w:id="1124" w:author="Matthew Kay" w:date="2015-12-27T13:23:00Z">
              <w:tcPr>
                <w:tcW w:w="1095" w:type="dxa"/>
                <w:gridSpan w:val="2"/>
                <w:tcBorders>
                  <w:top w:val="nil"/>
                  <w:bottom w:val="single" w:sz="4" w:space="0" w:color="auto"/>
                </w:tcBorders>
              </w:tcPr>
            </w:tcPrChange>
          </w:tcPr>
          <w:p w14:paraId="2658E982" w14:textId="482108BF"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125" w:author="Matthew Kay" w:date="2015-12-27T13:29:00Z">
                  <w:rPr>
                    <w:rFonts w:ascii="Arial" w:hAnsi="Arial" w:cs="Arial"/>
                  </w:rPr>
                </w:rPrChange>
              </w:rPr>
            </w:pPr>
            <w:r w:rsidRPr="004E423F">
              <w:rPr>
                <w:rFonts w:ascii="Arial" w:hAnsi="Arial" w:cs="Arial"/>
                <w:sz w:val="17"/>
                <w:szCs w:val="17"/>
                <w:rPrChange w:id="1126" w:author="Matthew Kay" w:date="2015-12-27T13:29:00Z">
                  <w:rPr>
                    <w:rFonts w:ascii="Arial" w:hAnsi="Arial" w:cs="Arial"/>
                  </w:rPr>
                </w:rPrChange>
              </w:rPr>
              <w:t>0.60</w:t>
            </w:r>
          </w:p>
        </w:tc>
      </w:tr>
    </w:tbl>
    <w:p w14:paraId="7C92D507" w14:textId="686E843E" w:rsidR="0002541C" w:rsidDel="00234397" w:rsidRDefault="00A71425" w:rsidP="00137B62">
      <w:pPr>
        <w:pStyle w:val="Caption"/>
        <w:rPr>
          <w:del w:id="1127" w:author="Eric Hekler" w:date="2015-12-30T11:31:00Z"/>
        </w:rPr>
      </w:pPr>
      <w:r>
        <w:t xml:space="preserve">Table </w:t>
      </w:r>
      <w:r w:rsidR="004E55EC">
        <w:rPr>
          <w:b w:val="0"/>
        </w:rPr>
        <w:fldChar w:fldCharType="begin"/>
      </w:r>
      <w:r w:rsidR="004E55EC">
        <w:rPr>
          <w:b w:val="0"/>
        </w:rPr>
        <w:instrText xml:space="preserve"> SEQ Table \* ARABIC </w:instrText>
      </w:r>
      <w:r w:rsidR="004E55EC">
        <w:rPr>
          <w:b w:val="0"/>
        </w:rPr>
        <w:fldChar w:fldCharType="separate"/>
      </w:r>
      <w:ins w:id="1128" w:author="Matthew Kay" w:date="2016-01-08T00:23:00Z">
        <w:r w:rsidR="00F159D7">
          <w:rPr>
            <w:b w:val="0"/>
            <w:noProof/>
          </w:rPr>
          <w:t>3</w:t>
        </w:r>
      </w:ins>
      <w:del w:id="1129" w:author="Matthew Kay" w:date="2016-01-08T00:23:00Z">
        <w:r w:rsidR="00E5148B" w:rsidDel="00F159D7">
          <w:rPr>
            <w:noProof/>
          </w:rPr>
          <w:delText>3</w:delText>
        </w:r>
      </w:del>
      <w:r w:rsidR="004E55EC">
        <w:rPr>
          <w:b w:val="0"/>
          <w:noProof/>
        </w:rPr>
        <w:fldChar w:fldCharType="end"/>
      </w:r>
      <w:r>
        <w:t>. Root mean-squared error of estimates in experiment 4 with 20 participants per condition</w:t>
      </w:r>
      <w:del w:id="1130" w:author="Eric Hekler" w:date="2015-12-30T11:31:00Z">
        <w:r w:rsidDel="00234397">
          <w:delText>.</w:delText>
        </w:r>
      </w:del>
    </w:p>
    <w:p w14:paraId="5D1DA80D" w14:textId="77777777" w:rsidR="00234397" w:rsidRDefault="00234397">
      <w:pPr>
        <w:pStyle w:val="Caption"/>
        <w:rPr>
          <w:ins w:id="1131" w:author="Eric Hekler" w:date="2015-12-30T11:31:00Z"/>
        </w:rPr>
        <w:pPrChange w:id="1132" w:author="Eric Hekler" w:date="2015-12-30T11:31:00Z">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p>
    <w:p w14:paraId="6D06E966"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Discussion</w:t>
      </w:r>
    </w:p>
    <w:p w14:paraId="3D34DBAD" w14:textId="6A26A7D6" w:rsidR="0002541C" w:rsidDel="006C6E3F"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133" w:author="Matthew Kay" w:date="2016-01-04T16:33:00Z"/>
        </w:rPr>
      </w:pPr>
      <w:del w:id="1134" w:author="Matthew Kay" w:date="2016-01-04T16:33:00Z">
        <w:r w:rsidDel="006C6E3F">
          <w:delText>In this section we discuss several implications of our suggested approach to statistics in CHI.</w:delText>
        </w:r>
      </w:del>
    </w:p>
    <w:p w14:paraId="2FDC4BCC" w14:textId="1AF6D93D"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135" w:name="h.4n5olmckscb1" w:colFirst="0" w:colLast="0"/>
      <w:bookmarkEnd w:id="1135"/>
      <w:r>
        <w:t xml:space="preserve">Bayesian analysis increases the </w:t>
      </w:r>
      <w:r w:rsidR="005E4BEB">
        <w:br/>
      </w:r>
      <w:r>
        <w:t>value of small-</w:t>
      </w:r>
      <w:r w:rsidRPr="00137B62">
        <w:rPr>
          <w:i/>
        </w:rPr>
        <w:t>n</w:t>
      </w:r>
      <w:r>
        <w:t xml:space="preserve"> studies of novel work</w:t>
      </w:r>
    </w:p>
    <w:p w14:paraId="3154A3AE" w14:textId="4FA1D3F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traditional solution to the problems associated with low-power studies (and one HCI researchers are often admonished to adopt) is to spend resources recruiting more participants. In other words, the frequentist solution to low power is </w:t>
      </w:r>
      <w:del w:id="1136" w:author="Eric Hekler" w:date="2016-01-06T13:14:00Z">
        <w:r w:rsidDel="00AD09DB">
          <w:rPr>
            <w:i/>
          </w:rPr>
          <w:delText>n</w:delText>
        </w:r>
      </w:del>
      <w:ins w:id="1137" w:author="Eric Hekler" w:date="2016-01-06T13:14:00Z">
        <w:r w:rsidR="00AD09DB">
          <w:rPr>
            <w:i/>
          </w:rPr>
          <w:t>n</w:t>
        </w:r>
      </w:ins>
      <w:r>
        <w:rPr>
          <w:i/>
        </w:rPr>
        <w:t>ot to run low-powered studies</w:t>
      </w:r>
      <w:r>
        <w:t>.</w:t>
      </w:r>
    </w:p>
    <w:p w14:paraId="17182A7F" w14:textId="655A22C2"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However, researchers developing complex new systems or interaction techniques have the expertise, time, and resources for that type of work</w:t>
      </w:r>
      <w:ins w:id="1138" w:author="Matthew Kay" w:date="2016-01-04T16:33:00Z">
        <w:r w:rsidR="006C6E3F">
          <w:t>;</w:t>
        </w:r>
      </w:ins>
      <w:del w:id="1139" w:author="Matthew Kay" w:date="2016-01-04T16:33:00Z">
        <w:r w:rsidDel="006C6E3F">
          <w:delText>;</w:delText>
        </w:r>
      </w:del>
      <w:r>
        <w:t xml:space="preserve"> </w:t>
      </w:r>
      <w:ins w:id="1140" w:author="Matthew Kay" w:date="2016-01-04T16:33:00Z">
        <w:r w:rsidR="006C6E3F">
          <w:t>s</w:t>
        </w:r>
      </w:ins>
      <w:del w:id="1141" w:author="Matthew Kay" w:date="2016-01-04T16:33:00Z">
        <w:r w:rsidDel="006C6E3F">
          <w:delText>s</w:delText>
        </w:r>
      </w:del>
      <w:r>
        <w:t>pending their limited resources on running larger studies may be a poor allocation of work across the research community</w:t>
      </w:r>
      <w:ins w:id="1142" w:author="Eric Hekler" w:date="2016-01-06T13:14:00Z">
        <w:r w:rsidR="00AD09DB">
          <w:t xml:space="preserve"> as an accurate effect size might not be their first priority</w:t>
        </w:r>
      </w:ins>
      <w:r>
        <w:t>.</w:t>
      </w:r>
      <w:ins w:id="1143" w:author="Eric Hekler" w:date="2016-01-06T13:14:00Z">
        <w:r w:rsidR="00AD09DB">
          <w:t xml:space="preserve"> </w:t>
        </w:r>
      </w:ins>
      <w:del w:id="1144" w:author="Eric Hekler" w:date="2016-01-06T13:14:00Z">
        <w:r w:rsidDel="00AD09DB">
          <w:delText xml:space="preserve"> </w:delText>
        </w:r>
      </w:del>
      <w:r>
        <w:t xml:space="preserve">These researchers already (in our view, rightly) protest that they are asked to run </w:t>
      </w:r>
      <w:r>
        <w:rPr>
          <w:i/>
        </w:rPr>
        <w:t xml:space="preserve">pro forma </w:t>
      </w:r>
      <w:r>
        <w:t>evaluations when their primary contributions are in engineering or design (see e.g., Greenberg and Buxton</w:t>
      </w:r>
      <w:r w:rsidR="00D67EE2">
        <w:t xml:space="preserve"> </w:t>
      </w:r>
      <w:r w:rsidR="00D67EE2">
        <w:fldChar w:fldCharType="begin" w:fldLock="1"/>
      </w:r>
      <w:r w:rsidR="0085577F">
        <w:instrText>ADDIN CSL_CITATION { "citationItems" : [ { "id" : "ITEM-1", "itemData" : { "author" : [ { "dropping-particle" : "", "family" : "Greenberg", "given" : "Saul", "non-dropping-particle" : "", "parse-names" : false, "suffix" : "" }, { "dropping-particle" : "", "family" : "Buxton", "given" : "Bill", "non-dropping-particle" : "", "parse-names" : false, "suffix" : "" } ], "container-title" : "Proceeding of the twenty-sixth annual CHI conference on Human factors in computing systems - CHI '08", "id" : "ITEM-1", "issued" : { "date-parts" : [ [ "2008", "4", "6" ] ] }, "page" : "111", "publisher" : "ACM Press", "publisher-place" : "New York, New York, USA", "title" : "Usability evaluation considered harmful (some of the time)", "type" : "paper-conference" }, "uris" : [ "http://www.mendeley.com/documents/?uuid=d60c20ca-24c4-4a8e-ad59-13742abe6f3f" ] } ], "mendeley" : { "formattedCitation" : "[12]", "plainTextFormattedCitation" : "[12]", "previouslyFormattedCitation" : "[11]" }, "properties" : { "noteIndex" : 0 }, "schema" : "https://github.com/citation-style-language/schema/raw/master/csl-citation.json" }</w:instrText>
      </w:r>
      <w:r w:rsidR="00D67EE2">
        <w:fldChar w:fldCharType="separate"/>
      </w:r>
      <w:r w:rsidR="0085577F" w:rsidRPr="0085577F">
        <w:rPr>
          <w:noProof/>
        </w:rPr>
        <w:t>[12]</w:t>
      </w:r>
      <w:r w:rsidR="00D67EE2">
        <w:fldChar w:fldCharType="end"/>
      </w:r>
      <w:r>
        <w:t xml:space="preserve">); telling them not only to run evaluations but to recruit more participants amounts to blaming the users. </w:t>
      </w:r>
    </w:p>
    <w:p w14:paraId="15230D47" w14:textId="698835A0" w:rsidR="0002541C" w:rsidRDefault="00911EBF"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Stat</w:t>
      </w:r>
      <w:r w:rsidR="00D67EE2">
        <w:t>istics can be a tool for communication and</w:t>
      </w:r>
      <w:r>
        <w:t xml:space="preserve"> collaboration. Bayesian analysis </w:t>
      </w:r>
      <w:ins w:id="1145" w:author="Eric Hekler" w:date="2016-01-06T13:15:00Z">
        <w:r w:rsidR="00AD09DB">
          <w:t xml:space="preserve">can feasibly </w:t>
        </w:r>
      </w:ins>
      <w:del w:id="1146" w:author="Eric Hekler" w:date="2016-01-06T13:15:00Z">
        <w:r w:rsidDel="00AD09DB">
          <w:delText xml:space="preserve">better </w:delText>
        </w:r>
      </w:del>
      <w:r>
        <w:t>support</w:t>
      </w:r>
      <w:ins w:id="1147" w:author="Eric Hekler" w:date="2016-01-06T13:15:00Z">
        <w:r w:rsidR="00AD09DB">
          <w:t xml:space="preserve"> </w:t>
        </w:r>
      </w:ins>
      <w:del w:id="1148" w:author="Eric Hekler" w:date="2016-01-06T13:15:00Z">
        <w:r w:rsidDel="00AD09DB">
          <w:delText xml:space="preserve">s new kinds of </w:delText>
        </w:r>
      </w:del>
      <w:r>
        <w:t>collaborations tha</w:t>
      </w:r>
      <w:r w:rsidR="00D67EE2">
        <w:t>t</w:t>
      </w:r>
      <w:r>
        <w:t xml:space="preserve"> </w:t>
      </w:r>
      <w:r w:rsidR="00D67EE2">
        <w:t xml:space="preserve">take </w:t>
      </w:r>
      <w:del w:id="1149" w:author="Eric Hekler" w:date="2016-01-06T13:15:00Z">
        <w:r w:rsidR="00D67EE2" w:rsidDel="00AD09DB">
          <w:delText xml:space="preserve">better </w:delText>
        </w:r>
      </w:del>
      <w:r w:rsidR="00D67EE2">
        <w:t xml:space="preserve">advantage of </w:t>
      </w:r>
      <w:r>
        <w:t xml:space="preserve">specialization. </w:t>
      </w:r>
      <w:r w:rsidR="0002541C">
        <w:t>We see researchers that produce novel systems and interaction work as having a symbiotic relationship with others who have the resources and expertise for larger quantitative work</w:t>
      </w:r>
      <w:ins w:id="1150" w:author="Matthew Kay" w:date="2016-01-04T16:37:00Z">
        <w:r w:rsidR="006C6E3F">
          <w:t xml:space="preserve">, </w:t>
        </w:r>
      </w:ins>
      <w:del w:id="1151" w:author="Matthew Kay" w:date="2016-01-04T16:37:00Z">
        <w:r w:rsidR="0002541C" w:rsidDel="006C6E3F">
          <w:delText xml:space="preserve"> (</w:delText>
        </w:r>
      </w:del>
      <w:r w:rsidR="0002541C">
        <w:t>but perhaps not the expertise for novel engineering</w:t>
      </w:r>
      <w:del w:id="1152" w:author="Matthew Kay" w:date="2016-01-04T16:37:00Z">
        <w:r w:rsidR="0002541C" w:rsidDel="006C6E3F">
          <w:delText>)</w:delText>
        </w:r>
      </w:del>
      <w:ins w:id="1153" w:author="Greg Nelson" w:date="2016-01-06T15:34:00Z">
        <w:r w:rsidR="00CA6239">
          <w:t>. T</w:t>
        </w:r>
      </w:ins>
      <w:del w:id="1154" w:author="Greg Nelson" w:date="2016-01-06T15:34:00Z">
        <w:r w:rsidR="0002541C" w:rsidDel="00CA6239">
          <w:delText>: t</w:delText>
        </w:r>
      </w:del>
      <w:r w:rsidR="0002541C">
        <w:t>he latter researchers might find a novel technique in the literature, adapt it to some domain based on users’ needs</w:t>
      </w:r>
      <w:ins w:id="1155" w:author="Matthew Kay" w:date="2016-01-04T16:38:00Z">
        <w:r w:rsidR="006C6E3F">
          <w:t xml:space="preserve"> (or collaborate directly with its inventors, as often happens in novel health sensing work)</w:t>
        </w:r>
      </w:ins>
      <w:r w:rsidR="0002541C">
        <w:t>, and evaluate it more extensively. In this context, the goal of small, early studies then becomes to demonstrate face validity of a technique and provide a rough first estimate of its effectiveness, not to find a (likely over-estimated in terms of magnitude) significant difference. For this, Bayesian analysis helps draw reasonable conclusions from small-</w:t>
      </w:r>
      <w:r w:rsidR="0002541C" w:rsidRPr="00137B62">
        <w:rPr>
          <w:i/>
        </w:rPr>
        <w:t>n</w:t>
      </w:r>
      <w:r w:rsidR="0002541C">
        <w:t xml:space="preserve"> studies</w:t>
      </w:r>
      <w:r>
        <w:t>. It</w:t>
      </w:r>
      <w:r w:rsidR="0002541C">
        <w:t xml:space="preserve"> provides a</w:t>
      </w:r>
      <w:r>
        <w:t xml:space="preserve"> </w:t>
      </w:r>
      <w:r w:rsidR="0002541C">
        <w:t xml:space="preserve">more </w:t>
      </w:r>
      <w:r>
        <w:t xml:space="preserve">nuanced and accurate </w:t>
      </w:r>
      <w:r w:rsidR="0002541C">
        <w:t>tool</w:t>
      </w:r>
      <w:r>
        <w:t xml:space="preserve"> for evaluating contributions</w:t>
      </w:r>
      <w:r w:rsidR="00C8503B">
        <w:t xml:space="preserve"> and combining them</w:t>
      </w:r>
      <w:r w:rsidR="0002541C">
        <w:t xml:space="preserve"> </w:t>
      </w:r>
      <w:r>
        <w:t xml:space="preserve">given the </w:t>
      </w:r>
      <w:r w:rsidR="00C8503B">
        <w:t xml:space="preserve">varying skills and </w:t>
      </w:r>
      <w:r>
        <w:t>resources of research</w:t>
      </w:r>
      <w:r w:rsidR="00C8503B">
        <w:t>ers.</w:t>
      </w:r>
    </w:p>
    <w:p w14:paraId="7CC106AD" w14:textId="322CA143"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Part of the goal of this paper is to release novel work in HCI from the chains of meaningless </w:t>
      </w:r>
      <w:r>
        <w:rPr>
          <w:i/>
        </w:rPr>
        <w:t>p</w:t>
      </w:r>
      <w:ins w:id="1156" w:author="Greg Nelson" w:date="2016-01-07T16:51:00Z">
        <w:r w:rsidR="00C15359">
          <w:t>-</w:t>
        </w:r>
      </w:ins>
      <w:del w:id="1157" w:author="Greg Nelson" w:date="2016-01-07T16:51:00Z">
        <w:r w:rsidDel="00C15359">
          <w:delText xml:space="preserve"> </w:delText>
        </w:r>
      </w:del>
      <w:r>
        <w:t>values from small-</w:t>
      </w:r>
      <w:r>
        <w:rPr>
          <w:i/>
        </w:rPr>
        <w:t>n</w:t>
      </w:r>
      <w:r>
        <w:t xml:space="preserve"> studies. We believe that small, early evaluations of novel work are still valuable, but that their output should be a probability distribution of expected effect size, whether or not it overlaps 0. “No effect”</w:t>
      </w:r>
      <w:r w:rsidR="00FC3F3B">
        <w:t xml:space="preserve"> as determined via </w:t>
      </w:r>
      <w:ins w:id="1158" w:author="Greg Nelson" w:date="2016-01-07T14:48:00Z">
        <w:r w:rsidR="00F80681">
          <w:rPr>
            <w:i/>
          </w:rPr>
          <w:t>p</w:t>
        </w:r>
      </w:ins>
      <w:del w:id="1159" w:author="Greg Nelson" w:date="2016-01-07T14:48:00Z">
        <w:r w:rsidR="00FC3F3B" w:rsidDel="00F80681">
          <w:delText>p</w:delText>
        </w:r>
      </w:del>
      <w:r w:rsidR="00FC3F3B">
        <w:t>-values</w:t>
      </w:r>
      <w:r>
        <w:t xml:space="preserve"> should not be a barrier to publication of novel design work when we know that any effect that is found in a small study </w:t>
      </w:r>
      <w:r>
        <w:lastRenderedPageBreak/>
        <w:t xml:space="preserve">is </w:t>
      </w:r>
      <w:del w:id="1160" w:author="Eric Hekler" w:date="2016-01-06T13:17:00Z">
        <w:r w:rsidDel="00AD09DB">
          <w:delText xml:space="preserve">likely </w:delText>
        </w:r>
      </w:del>
      <w:ins w:id="1161" w:author="Eric Hekler" w:date="2016-01-06T13:17:00Z">
        <w:r w:rsidR="00AD09DB">
          <w:t>suspect</w:t>
        </w:r>
      </w:ins>
      <w:del w:id="1162" w:author="Eric Hekler" w:date="2016-01-06T13:17:00Z">
        <w:r w:rsidDel="00AD09DB">
          <w:delText xml:space="preserve">overestimated or </w:delText>
        </w:r>
      </w:del>
      <w:del w:id="1163" w:author="Eric Hekler" w:date="2016-01-06T13:16:00Z">
        <w:r w:rsidDel="00AD09DB">
          <w:delText xml:space="preserve">simply </w:delText>
        </w:r>
      </w:del>
      <w:del w:id="1164" w:author="Eric Hekler" w:date="2016-01-06T13:17:00Z">
        <w:r w:rsidDel="00AD09DB">
          <w:delText>due to chance</w:delText>
        </w:r>
      </w:del>
      <w:r>
        <w:t xml:space="preserve">. </w:t>
      </w:r>
      <w:r w:rsidR="00FC3F3B">
        <w:t>Instead, the n</w:t>
      </w:r>
      <w:r>
        <w:t xml:space="preserve">ovel work should </w:t>
      </w:r>
      <w:r w:rsidR="00FC3F3B">
        <w:t>be</w:t>
      </w:r>
      <w:r>
        <w:t xml:space="preserve"> (and already often is) judged on the merits of design and engineering, not a </w:t>
      </w:r>
      <w:r>
        <w:rPr>
          <w:i/>
        </w:rPr>
        <w:t xml:space="preserve">pro forma </w:t>
      </w:r>
      <w:r>
        <w:t>small-</w:t>
      </w:r>
      <w:r>
        <w:rPr>
          <w:i/>
        </w:rPr>
        <w:t>n</w:t>
      </w:r>
      <w:r>
        <w:t xml:space="preserve"> evaluation. Bayesian analysis</w:t>
      </w:r>
      <w:r w:rsidR="00C8503B">
        <w:t xml:space="preserve"> provides a richer conceptual understanding and role for </w:t>
      </w:r>
      <w:r>
        <w:t>these initial evaluations</w:t>
      </w:r>
      <w:r w:rsidR="00FC3F3B">
        <w:t xml:space="preserve"> and helps to quantify information (i.e., effect sizes and confidence in those effect sizes) to support the questions implied by the community: should I incorporate this novel tool into my practice or, if not confident enough, is further research </w:t>
      </w:r>
      <w:del w:id="1165" w:author="Eric Hekler" w:date="2016-01-06T13:17:00Z">
        <w:r w:rsidR="00FC3F3B" w:rsidDel="00AD09DB">
          <w:delText xml:space="preserve">in this domain </w:delText>
        </w:r>
      </w:del>
      <w:r w:rsidR="00FC3F3B">
        <w:t>warranted?</w:t>
      </w:r>
    </w:p>
    <w:p w14:paraId="142A094C" w14:textId="01FB6AE6"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166" w:name="h.615trgjvtu9p" w:colFirst="0" w:colLast="0"/>
      <w:bookmarkEnd w:id="1166"/>
      <w:r>
        <w:t xml:space="preserve">Bayesian analysis fits into how </w:t>
      </w:r>
      <w:ins w:id="1167" w:author="Matthew Kay" w:date="2016-01-04T16:31:00Z">
        <w:r w:rsidR="004E55EC">
          <w:br/>
        </w:r>
      </w:ins>
      <w:r>
        <w:t xml:space="preserve">statistical practice is shaped </w:t>
      </w:r>
      <w:ins w:id="1168" w:author="Matthew Kay" w:date="2016-01-04T17:30:00Z">
        <w:r w:rsidR="00EC0AB7">
          <w:t>in</w:t>
        </w:r>
      </w:ins>
      <w:del w:id="1169" w:author="Matthew Kay" w:date="2016-01-04T17:30:00Z">
        <w:r w:rsidDel="00EC0AB7">
          <w:delText>at</w:delText>
        </w:r>
      </w:del>
      <w:r>
        <w:t xml:space="preserve"> </w:t>
      </w:r>
      <w:del w:id="1170" w:author="Matthew Kay" w:date="2016-01-04T17:30:00Z">
        <w:r w:rsidDel="00EC0AB7">
          <w:delText>C</w:delText>
        </w:r>
      </w:del>
      <w:r>
        <w:t>H</w:t>
      </w:r>
      <w:ins w:id="1171" w:author="Matthew Kay" w:date="2016-01-04T17:30:00Z">
        <w:r w:rsidR="00EC0AB7">
          <w:t>C</w:t>
        </w:r>
      </w:ins>
      <w:r>
        <w:t>I</w:t>
      </w:r>
    </w:p>
    <w:p w14:paraId="2BB35232" w14:textId="011FD479"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HCI community is large and multi-disciplinary; therefore, we believe that statistical practice </w:t>
      </w:r>
      <w:ins w:id="1172" w:author="Matthew Kay" w:date="2016-01-04T17:30:00Z">
        <w:r w:rsidR="00EC0AB7">
          <w:t>in</w:t>
        </w:r>
      </w:ins>
      <w:del w:id="1173" w:author="Matthew Kay" w:date="2016-01-04T17:30:00Z">
        <w:r w:rsidDel="00EC0AB7">
          <w:delText>at</w:delText>
        </w:r>
      </w:del>
      <w:r>
        <w:t xml:space="preserve"> </w:t>
      </w:r>
      <w:del w:id="1174" w:author="Matthew Kay" w:date="2016-01-04T17:30:00Z">
        <w:r w:rsidDel="00EC0AB7">
          <w:delText>C</w:delText>
        </w:r>
      </w:del>
      <w:r>
        <w:t>H</w:t>
      </w:r>
      <w:ins w:id="1175" w:author="Matthew Kay" w:date="2016-01-04T17:30:00Z">
        <w:r w:rsidR="00EC0AB7">
          <w:t>C</w:t>
        </w:r>
      </w:ins>
      <w:r>
        <w:t xml:space="preserve">I is best shifted in a bottom-up fashion. For example, </w:t>
      </w:r>
      <w:proofErr w:type="spellStart"/>
      <w:r>
        <w:t>Wobbrock</w:t>
      </w:r>
      <w:proofErr w:type="spellEnd"/>
      <w:r>
        <w:t xml:space="preserve"> </w:t>
      </w:r>
      <w:r>
        <w:rPr>
          <w:i/>
        </w:rPr>
        <w:t>et al.</w:t>
      </w:r>
      <w:r w:rsidR="00D67EE2">
        <w:rPr>
          <w:i/>
        </w:rPr>
        <w:t xml:space="preserve"> </w:t>
      </w:r>
      <w:r w:rsidR="00D67EE2">
        <w:rPr>
          <w:i/>
        </w:rPr>
        <w:fldChar w:fldCharType="begin" w:fldLock="1"/>
      </w:r>
      <w:r w:rsidR="0085577F">
        <w:rPr>
          <w:i/>
        </w:rPr>
        <w:instrText>ADDIN CSL_CITATION { "citationItems" : [ { "id" : "ITEM-1", "itemData" : { "ISBN" : "9781450302678", "author" : [ { "dropping-particle" : "", "family" : "Wobbrock", "given" : "Jacob O", "non-dropping-particle" : "", "parse-names" : false, "suffix" : "" }, { "dropping-particle" : "", "family" : "Findlater", "given" : "Leah", "non-dropping-particle" : "", "parse-names" : false, "suffix" : "" }, { "dropping-particle" : "", "family" : "Gergle", "given" : "Darren", "non-dropping-particle" : "", "parse-names" : false, "suffix" : "" }, { "dropping-particle" : "", "family" : "Higgins", "given" : "James J", "non-dropping-particle" : "", "parse-names" : false, "suffix" : "" } ], "container-title" : "CHI '11", "id" : "ITEM-1", "issued" : { "date-parts" : [ [ "2011" ] ] }, "page" : "143-146", "title" : "The Aligned Rank Transform for Nonparametric Factorial Analyses Using Only ANOVA Procedures", "type" : "article-journal" }, "uris" : [ "http://www.mendeley.com/documents/?uuid=eb6d6cfe-9d62-4c24-85b4-64dec8a647d7" ] } ], "mendeley" : { "formattedCitation" : "[27]", "plainTextFormattedCitation" : "[27]", "previouslyFormattedCitation" : "[26]" }, "properties" : { "noteIndex" : 0 }, "schema" : "https://github.com/citation-style-language/schema/raw/master/csl-citation.json" }</w:instrText>
      </w:r>
      <w:r w:rsidR="00D67EE2">
        <w:rPr>
          <w:i/>
        </w:rPr>
        <w:fldChar w:fldCharType="separate"/>
      </w:r>
      <w:r w:rsidR="0085577F" w:rsidRPr="0085577F">
        <w:rPr>
          <w:noProof/>
        </w:rPr>
        <w:t>[27]</w:t>
      </w:r>
      <w:r w:rsidR="00D67EE2">
        <w:rPr>
          <w:i/>
        </w:rPr>
        <w:fldChar w:fldCharType="end"/>
      </w:r>
      <w:r>
        <w:t xml:space="preserve"> at CHI 2011 introduced a nonparametric analysis technique to the community</w:t>
      </w:r>
      <w:ins w:id="1176" w:author="Matthew Kay" w:date="2015-12-27T13:57:00Z">
        <w:r w:rsidR="00466059">
          <w:t>—</w:t>
        </w:r>
      </w:ins>
      <w:del w:id="1177" w:author="Matthew Kay" w:date="2015-12-27T13:57:00Z">
        <w:r w:rsidDel="00466059">
          <w:delText xml:space="preserve"> --- </w:delText>
        </w:r>
      </w:del>
      <w:r>
        <w:t>the aligned rank transform (ART)</w:t>
      </w:r>
      <w:ins w:id="1178" w:author="Matthew Kay" w:date="2015-12-27T13:58:00Z">
        <w:r w:rsidR="00466059">
          <w:t>—</w:t>
        </w:r>
      </w:ins>
      <w:del w:id="1179" w:author="Matthew Kay" w:date="2015-12-27T13:58:00Z">
        <w:r w:rsidDel="00466059">
          <w:delText xml:space="preserve"> --- </w:delText>
        </w:r>
      </w:del>
      <w:r>
        <w:t xml:space="preserve">applicable to various forms of data, including Likert scales. Since then, this approach </w:t>
      </w:r>
      <w:commentRangeStart w:id="1180"/>
      <w:commentRangeStart w:id="1181"/>
      <w:r>
        <w:t xml:space="preserve">has been </w:t>
      </w:r>
      <w:del w:id="1182" w:author="Eric Hekler" w:date="2016-01-06T13:18:00Z">
        <w:r w:rsidDel="00AD09DB">
          <w:delText xml:space="preserve">widely adopted, and has been </w:delText>
        </w:r>
      </w:del>
      <w:r>
        <w:t>cited 1</w:t>
      </w:r>
      <w:ins w:id="1183" w:author="Matthew Kay" w:date="2016-01-07T00:18:00Z">
        <w:r w:rsidR="0083560D">
          <w:t>70</w:t>
        </w:r>
      </w:ins>
      <w:del w:id="1184" w:author="Matthew Kay" w:date="2016-01-07T00:18:00Z">
        <w:r w:rsidDel="0083560D">
          <w:delText>48</w:delText>
        </w:r>
      </w:del>
      <w:r>
        <w:t xml:space="preserve"> times.</w:t>
      </w:r>
      <w:r>
        <w:rPr>
          <w:vertAlign w:val="superscript"/>
        </w:rPr>
        <w:footnoteReference w:id="9"/>
      </w:r>
      <w:r>
        <w:t xml:space="preserve"> </w:t>
      </w:r>
      <w:commentRangeEnd w:id="1180"/>
      <w:r w:rsidR="00AD09DB">
        <w:rPr>
          <w:rStyle w:val="CommentReference"/>
        </w:rPr>
        <w:commentReference w:id="1180"/>
      </w:r>
      <w:commentRangeEnd w:id="1181"/>
      <w:r w:rsidR="00CE7743">
        <w:rPr>
          <w:rStyle w:val="CommentReference"/>
        </w:rPr>
        <w:commentReference w:id="1181"/>
      </w:r>
      <w:r>
        <w:t>This adoption did not require new top-down incentives for improved analysis, but spread study-to-study and researcher-to-</w:t>
      </w:r>
      <w:commentRangeStart w:id="1191"/>
      <w:commentRangeStart w:id="1192"/>
      <w:r>
        <w:t>researcher</w:t>
      </w:r>
      <w:commentRangeEnd w:id="1191"/>
      <w:r w:rsidR="00AD09DB">
        <w:rPr>
          <w:rStyle w:val="CommentReference"/>
        </w:rPr>
        <w:commentReference w:id="1191"/>
      </w:r>
      <w:commentRangeEnd w:id="1192"/>
      <w:r w:rsidR="00363A46">
        <w:rPr>
          <w:rStyle w:val="CommentReference"/>
        </w:rPr>
        <w:commentReference w:id="1192"/>
      </w:r>
      <w:r>
        <w:t>.</w:t>
      </w:r>
    </w:p>
    <w:p w14:paraId="19651ABD" w14:textId="77952189" w:rsidR="0002541C" w:rsidRDefault="0002541C" w:rsidP="00C850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del w:id="1193" w:author="Eric Hekler" w:date="2016-01-06T13:18:00Z">
        <w:r w:rsidDel="00AD09DB">
          <w:delText xml:space="preserve">Following the model of ART, </w:delText>
        </w:r>
      </w:del>
      <w:ins w:id="1194" w:author="Eric Hekler" w:date="2016-01-06T13:18:00Z">
        <w:r w:rsidR="00AD09DB">
          <w:t>W</w:t>
        </w:r>
      </w:ins>
      <w:del w:id="1195" w:author="Eric Hekler" w:date="2016-01-06T13:18:00Z">
        <w:r w:rsidDel="00AD09DB">
          <w:delText>w</w:delText>
        </w:r>
      </w:del>
      <w:r>
        <w:t xml:space="preserve">e believe that Bayesian analysis can be adopted gradually in individual studies, sidestepping the difficulty of shifting an entire multi-faceted field from the top down. </w:t>
      </w:r>
      <w:r w:rsidR="00515362">
        <w:t>S</w:t>
      </w:r>
      <w:r>
        <w:t>tatistical practice in scientific fields tends towards a model of mentorship and of drawing upon approaches found in prior work</w:t>
      </w:r>
      <w:r w:rsidR="00515362">
        <w:t>—</w:t>
      </w:r>
      <w:r>
        <w:t>e.g., as other papers begin adopting techniques like ART, readers of those papers will use similar techniques when conducting their own analyses in follow</w:t>
      </w:r>
      <w:r w:rsidR="00C8503B">
        <w:t>-</w:t>
      </w:r>
      <w:r>
        <w:t xml:space="preserve">up work. This is </w:t>
      </w:r>
      <w:del w:id="1196" w:author="Matthew Kay" w:date="2016-01-07T00:28:00Z">
        <w:r w:rsidDel="00B67D45">
          <w:delText xml:space="preserve">the candidate </w:delText>
        </w:r>
      </w:del>
      <w:ins w:id="1197" w:author="Matthew Kay" w:date="2016-01-07T00:28:00Z">
        <w:r w:rsidR="00B67D45">
          <w:t xml:space="preserve">how </w:t>
        </w:r>
      </w:ins>
      <w:del w:id="1198" w:author="Matthew Kay" w:date="2016-01-07T00:28:00Z">
        <w:r w:rsidDel="00B67D45">
          <w:delText xml:space="preserve">way to introduce </w:delText>
        </w:r>
      </w:del>
      <w:r>
        <w:t>Bayesian analysis</w:t>
      </w:r>
      <w:ins w:id="1199" w:author="Matthew Kay" w:date="2016-01-07T00:28:00Z">
        <w:r w:rsidR="00B67D45">
          <w:t xml:space="preserve"> can spread</w:t>
        </w:r>
      </w:ins>
      <w:r>
        <w:t>: when readers see it used in a paper they wish to build upon, the analysis offers a direct way to do that</w:t>
      </w:r>
      <w:ins w:id="1200" w:author="Matthew Kay" w:date="2016-01-07T00:29:00Z">
        <w:r w:rsidR="00B67D45">
          <w:t>,</w:t>
        </w:r>
      </w:ins>
      <w:del w:id="1201" w:author="Matthew Kay" w:date="2016-01-07T00:29:00Z">
        <w:r w:rsidR="00C755E5" w:rsidDel="00B67D45">
          <w:delText>:</w:delText>
        </w:r>
      </w:del>
      <w:r w:rsidR="00FC3F3B">
        <w:t xml:space="preserve"> teaching </w:t>
      </w:r>
      <w:ins w:id="1202" w:author="Matthew Kay" w:date="2016-01-07T00:29:00Z">
        <w:r w:rsidR="00B67D45">
          <w:t xml:space="preserve">them </w:t>
        </w:r>
      </w:ins>
      <w:r w:rsidR="00FC3F3B">
        <w:t>by example</w:t>
      </w:r>
      <w:ins w:id="1203" w:author="Matthew Kay" w:date="2016-01-07T00:29:00Z">
        <w:r w:rsidR="00B67D45">
          <w:t xml:space="preserve"> </w:t>
        </w:r>
        <w:r w:rsidR="00B67D45">
          <w:fldChar w:fldCharType="begin" w:fldLock="1"/>
        </w:r>
      </w:ins>
      <w:r w:rsidR="00B67D45">
        <w:instrText>ADDIN CSL_CITATION { "citationItems" : [ { "id" : "ITEM-1", "itemData" : { "author" : [ { "dropping-particle" : "", "family" : "Brandt", "given" : "Joel", "non-dropping-particle" : "", "parse-names" : false, "suffix" : "" }, { "dropping-particle" : "", "family" : "Dontcheva", "given" : "Mira", "non-dropping-particle" : "", "parse-names" : false, "suffix" : "" }, { "dropping-particle" : "", "family" : "Weskamp", "given" : "Marcos", "non-dropping-particle" : "", "parse-names" : false, "suffix" : "" }, { "dropping-particle" : "", "family" : "Klemmer", "given" : "Scott R.", "non-dropping-particle" : "", "parse-names" : false, "suffix" : "" } ], "container-title" : "Proceedings of the 28th international conference on Human factors in computing systems - CHI '10", "id" : "ITEM-1", "issued" : { "date-parts" : [ [ "2010", "4", "10" ] ] }, "page" : "513", "publisher" : "ACM Press", "publisher-place" : "New York, New York, USA", "title" : "Example-centric programming", "type" : "paper-conference" }, "uris" : [ "http://www.mendeley.com/documents/?uuid=6e1e67b2-40ed-4872-ad04-8f587d35c630" ] } ], "mendeley" : { "formattedCitation" : "[1]", "plainTextFormattedCitation" : "[1]", "previouslyFormattedCitation" : "[1]" }, "properties" : { "noteIndex" : 0 }, "schema" : "https://github.com/citation-style-language/schema/raw/master/csl-citation.json" }</w:instrText>
      </w:r>
      <w:r w:rsidR="00B67D45">
        <w:fldChar w:fldCharType="separate"/>
      </w:r>
      <w:r w:rsidR="00B67D45" w:rsidRPr="00B67D45">
        <w:rPr>
          <w:noProof/>
        </w:rPr>
        <w:t>[1]</w:t>
      </w:r>
      <w:ins w:id="1204" w:author="Matthew Kay" w:date="2016-01-07T00:29:00Z">
        <w:r w:rsidR="00B67D45">
          <w:fldChar w:fldCharType="end"/>
        </w:r>
      </w:ins>
      <w:r>
        <w:t xml:space="preserve">. Such a paper also provides priors for the next researcher. In this manner such analyses </w:t>
      </w:r>
      <w:r w:rsidR="00FC3F3B">
        <w:t>can</w:t>
      </w:r>
      <w:r>
        <w:t xml:space="preserve"> spread in the community, slowly building a</w:t>
      </w:r>
      <w:r w:rsidR="008D7218">
        <w:t>nd</w:t>
      </w:r>
      <w:r>
        <w:t xml:space="preserve"> </w:t>
      </w:r>
      <w:ins w:id="1205" w:author="Eric Hekler" w:date="2016-01-06T13:20:00Z">
        <w:r w:rsidR="00AD09DB">
          <w:t>accumula</w:t>
        </w:r>
      </w:ins>
      <w:r w:rsidR="008D7218">
        <w:t xml:space="preserve">ting </w:t>
      </w:r>
      <w:ins w:id="1206" w:author="Eric Hekler" w:date="2016-01-06T13:20:00Z">
        <w:r w:rsidR="00AD09DB">
          <w:t>knowledge</w:t>
        </w:r>
      </w:ins>
      <w:del w:id="1207" w:author="Eric Hekler" w:date="2016-01-06T13:20:00Z">
        <w:r w:rsidDel="00AD09DB">
          <w:delText>body of work and a new standard of practice</w:delText>
        </w:r>
      </w:del>
      <w:r>
        <w:t>.</w:t>
      </w:r>
    </w:p>
    <w:p w14:paraId="56BF7E94" w14:textId="377576B1"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208" w:name="h.n525xakk8bhw" w:colFirst="0" w:colLast="0"/>
      <w:bookmarkEnd w:id="1208"/>
      <w:r>
        <w:t xml:space="preserve">Bayesian analysis is </w:t>
      </w:r>
      <w:ins w:id="1209" w:author="Eric Hekler" w:date="2016-01-06T13:43:00Z">
        <w:r w:rsidR="001246FE">
          <w:t xml:space="preserve">increasingly </w:t>
        </w:r>
      </w:ins>
      <w:r>
        <w:t>accessible</w:t>
      </w:r>
      <w:del w:id="1210" w:author="Eric Hekler" w:date="2016-01-06T13:43:00Z">
        <w:r w:rsidDel="001246FE">
          <w:delText xml:space="preserve"> to practitioners</w:delText>
        </w:r>
      </w:del>
    </w:p>
    <w:p w14:paraId="5E64AB4C" w14:textId="201858D9" w:rsidR="00BD56F5"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211" w:author="Greg Nelson" w:date="2015-12-29T22:41:00Z"/>
        </w:rPr>
      </w:pPr>
      <w:r>
        <w:t>Even 15 years ago, Bayesian analysis was arguably impractical for most researchers</w:t>
      </w:r>
      <w:r w:rsidR="002060AF">
        <w:t xml:space="preserve"> due to a lack of tools and computational power</w:t>
      </w:r>
      <w:r>
        <w:t xml:space="preserve">. However, tools for building and running Bayesian models are now widespread, and have mature support in languages already used for data analysis, such as R and Python. These tools include </w:t>
      </w:r>
      <w:r w:rsidR="00C755E5">
        <w:t>modeling</w:t>
      </w:r>
      <w:r>
        <w:t xml:space="preserve"> languages like JAGS</w:t>
      </w:r>
      <w:r w:rsidR="00515362">
        <w:t xml:space="preserve"> </w:t>
      </w:r>
      <w:r w:rsidR="00515362">
        <w:fldChar w:fldCharType="begin" w:fldLock="1"/>
      </w:r>
      <w:r w:rsidR="0085577F">
        <w:instrText>ADDIN CSL_CITATION { "citationItems" : [ { "id" : "ITEM-1", "itemData" : { "DOI" : "10.1.1.13.3406", "ISSN" : "1609395X", "abstract" : "JAGS is a program for Bayesian Graphical modelling which aims for compatibility with classic BUGS. The program could eventually be developed as an R package. This article explains the motivations for this program, briefly describes the architecture and then discusses some ideas for a vectorized form of the BUGS language. 1", "author" : [ { "dropping-particle" : "", "family" : "Plummer", "given" : "Martyn", "non-dropping-particle" : "", "parse-names" : false, "suffix" : "" } ], "container-title" : "Proceedings of the 3rd International Workshop on Distributed Statistical Computing (DSC 2003)", "id" : "ITEM-1", "issued" : { "date-parts" : [ [ "2003" ] ] }, "title" : "JAGS: A Program for Analysis of Bayesian Graphical Models Using Gibbs Sampling", "type" : "article-journal" }, "uris" : [ "http://www.mendeley.com/documents/?uuid=fa03b6a3-dbe9-40e0-b650-e148a6c99a55" ] } ], "mendeley" : { "formattedCitation" : "[23]", "plainTextFormattedCitation" : "[23]", "previouslyFormattedCitation" : "[22]" }, "properties" : { "noteIndex" : 0 }, "schema" : "https://github.com/citation-style-language/schema/raw/master/csl-citation.json" }</w:instrText>
      </w:r>
      <w:r w:rsidR="00515362">
        <w:fldChar w:fldCharType="separate"/>
      </w:r>
      <w:r w:rsidR="0085577F" w:rsidRPr="0085577F">
        <w:rPr>
          <w:noProof/>
        </w:rPr>
        <w:t>[23]</w:t>
      </w:r>
      <w:r w:rsidR="00515362">
        <w:fldChar w:fldCharType="end"/>
      </w:r>
      <w:r>
        <w:t xml:space="preserve"> and Stan</w:t>
      </w:r>
      <w:r w:rsidR="00515362">
        <w:t xml:space="preserve"> </w:t>
      </w:r>
      <w:r w:rsidR="00515362">
        <w:fldChar w:fldCharType="begin" w:fldLock="1"/>
      </w:r>
      <w:r w:rsidR="00B67D45">
        <w:instrText>ADDIN CSL_CITATION { "citationItems" : [ { "id" : "ITEM-1", "itemData" : { "author" : [ { "dropping-particle" : "", "family" : "Carpenter", "given" : "Bob", "non-dropping-particle" : "", "parse-names" : false, "suffix" : "" }, { "dropping-particle" : "", "family" : "Gelman", "given" : "Andrew", "non-dropping-particle" : "", "parse-names" : false, "suffix" : "" }, { "dropping-particle" : "", "family" : "Hoffman", "given" : "Matt", "non-dropping-particle" : "", "parse-names" : false, "suffix" : "" }, { "dropping-particle" : "", "family" : "Lee", "given" : "Daniel", "non-dropping-particle" : "", "parse-names" : false, "suffix" : "" }, { "dropping-particle" : "", "family" : "Goodrich", "given" : "Ben", "non-dropping-particle" : "", "parse-names" : false, "suffix" : "" }, { "dropping-particle" : "", "family" : "Betancourt", "given" : "Michael", "non-dropping-particle" : "", "parse-names" : false, "suffix" : "" }, { "dropping-particle" : "", "family" : "Brubaker", "given" : "Marcus A.", "non-dropping-particle" : "", "parse-names" : false, "suffix" : "" }, { "dropping-particle" : "", "family" : "Guo", "given" : "Jiqiang", "non-dropping-particle" : "", "parse-names" : false, "suffix" : "" }, { "dropping-particle" : "", "family" : "Li", "given" : "Peter", "non-dropping-particle" : "", "parse-names" : false, "suffix" : "" }, { "dropping-particle" : "", "family" : "Riddell", "given" : "Allen", "non-dropping-particle" : "", "parse-names" : false, "suffix" : "" } ], "container-title" : "Journal of Statistical Software", "id" : "ITEM-1", "issued" : { "date-parts" : [ [ "2015" ] ] }, "title" : "Stan: A Probabilistic Programming Language", "type" : "article-journal", "volume" : "In press" }, "uris" : [ "http://www.mendeley.com/documents/?uuid=7ca99fd5-7175-44aa-8450-029c4a815b12" ] } ], "mendeley" : { "formattedCitation" : "[2]", "plainTextFormattedCitation" : "[2]", "previouslyFormattedCitation" : "[2]" }, "properties" : { "noteIndex" : 0 }, "schema" : "https://github.com/citation-style-language/schema/raw/master/csl-citation.json" }</w:instrText>
      </w:r>
      <w:r w:rsidR="00515362">
        <w:fldChar w:fldCharType="separate"/>
      </w:r>
      <w:r w:rsidR="00B67D45" w:rsidRPr="00B67D45">
        <w:rPr>
          <w:noProof/>
        </w:rPr>
        <w:t>[2]</w:t>
      </w:r>
      <w:r w:rsidR="00515362">
        <w:fldChar w:fldCharType="end"/>
      </w:r>
      <w:r>
        <w:t xml:space="preserve"> (both with R packages, and Stan includes a Python interface), and Python-specific libraries like emcee</w:t>
      </w:r>
      <w:ins w:id="1212" w:author="Matthew Kay" w:date="2016-01-07T00:37:00Z">
        <w:r w:rsidR="00B67D45">
          <w:t xml:space="preserve"> </w:t>
        </w:r>
      </w:ins>
      <w:ins w:id="1213" w:author="Matthew Kay" w:date="2016-01-07T00:38:00Z">
        <w:r w:rsidR="00B67D45">
          <w:fldChar w:fldCharType="begin" w:fldLock="1"/>
        </w:r>
      </w:ins>
      <w:r w:rsidR="0085577F">
        <w:instrText>ADDIN CSL_CITATION { "citationItems" : [ { "id" : "ITEM-1", "itemData" : { "ISSN" : "00046280", "abstract" : "We introduce a stable, well tested Python implementation of the affine-invariant ensemble sampler for Markov chain Monte Carlo (MCMC) proposed by Goodman &amp; Weare (2010). The code is open source and has already been used in several published projects in the astrophysics literature. The algorithm behind emcee has several advantages over traditional MCMC sampling methods and it has excellent performance as measured by the autocorrelation time (or function calls per independent sample). One major advantage of the algorithm is that it requires hand-tuning of only 1 or 2 parameters compared to $\\sim N^2$ for a traditional algorithm in an N-dimensional parameter space. In this document, we describe the algorithm and the details of our implementation and API. Exploiting the parallelism of the ensemble method, emcee permits any user to take advantage of multiple CPU cores without extra effort. The code is available online at http://dan.iel.fm/emcee under the MIT License.", "author" : [ { "dropping-particle" : "", "family" : "Foreman-Mackey", "given" : "Daniel", "non-dropping-particle" : "", "parse-names" : false, "suffix" : "" }, { "dropping-particle" : "", "family" : "Hogg", "given" : "David W.", "non-dropping-particle" : "", "parse-names" : false, "suffix" : "" }, { "dropping-particle" : "", "family" : "Lang", "given" : "Dustin", "non-dropping-particle" : "", "parse-names" : false, "suffix" : "" }, { "dropping-particle" : "", "family" : "Goodman", "given" : "Jonathan", "non-dropping-particle" : "", "parse-names" : false, "suffix" : "" } ], "container-title" : "Publications of the Astronomical Society of the Pacific", "genre" : "Instrumentation and Methods for Astrophysics; Computational Physics; Computation", "id" : "ITEM-1", "issue" : "925", "issued" : { "date-parts" : [ [ "2013", "3", "16" ] ] }, "page" : "306-312", "title" : "emcee : The MCMC Hammer", "type" : "article-journal", "volume" : "125" }, "uris" : [ "http://www.mendeley.com/documents/?uuid=35dad646-74e9-45a8-b7fc-5a4a28cdce18" ] } ], "mendeley" : { "formattedCitation" : "[7]", "plainTextFormattedCitation" : "[7]", "previouslyFormattedCitation" : "[6]" }, "properties" : { "noteIndex" : 0 }, "schema" : "https://github.com/citation-style-language/schema/raw/master/csl-citation.json" }</w:instrText>
      </w:r>
      <w:r w:rsidR="00B67D45">
        <w:fldChar w:fldCharType="separate"/>
      </w:r>
      <w:r w:rsidR="0085577F" w:rsidRPr="0085577F">
        <w:rPr>
          <w:noProof/>
        </w:rPr>
        <w:t>[7]</w:t>
      </w:r>
      <w:ins w:id="1214" w:author="Matthew Kay" w:date="2016-01-07T00:38:00Z">
        <w:r w:rsidR="00B67D45">
          <w:fldChar w:fldCharType="end"/>
        </w:r>
      </w:ins>
      <w:ins w:id="1215" w:author="Matthew Kay" w:date="2016-01-07T00:37:00Z">
        <w:r w:rsidR="00B67D45">
          <w:t xml:space="preserve"> </w:t>
        </w:r>
      </w:ins>
      <w:del w:id="1216" w:author="Matthew Kay" w:date="2016-01-07T00:37:00Z">
        <w:r w:rsidR="00515362" w:rsidDel="00B67D45">
          <w:delText xml:space="preserve"> (</w:delText>
        </w:r>
        <w:r w:rsidR="00CE7743" w:rsidDel="00B67D45">
          <w:fldChar w:fldCharType="begin"/>
        </w:r>
        <w:r w:rsidR="00CE7743" w:rsidRPr="00B67D45" w:rsidDel="00B67D45">
          <w:delInstrText xml:space="preserve"> HYPERLINK "http://dan.iel.fm/emcee/current/" </w:delInstrText>
        </w:r>
        <w:r w:rsidR="00CE7743" w:rsidDel="00B67D45">
          <w:fldChar w:fldCharType="separate"/>
        </w:r>
        <w:r w:rsidR="00515362" w:rsidRPr="00B67D45" w:rsidDel="00B67D45">
          <w:rPr>
            <w:rStyle w:val="Hyperlink"/>
          </w:rPr>
          <w:delText>http://dan.iel.fm/emcee/current/</w:delText>
        </w:r>
        <w:r w:rsidR="00CE7743" w:rsidDel="00B67D45">
          <w:rPr>
            <w:rStyle w:val="Hyperlink"/>
          </w:rPr>
          <w:fldChar w:fldCharType="end"/>
        </w:r>
        <w:r w:rsidR="00515362" w:rsidDel="00B67D45">
          <w:delText>)</w:delText>
        </w:r>
        <w:r w:rsidDel="00B67D45">
          <w:delText xml:space="preserve"> </w:delText>
        </w:r>
      </w:del>
      <w:r>
        <w:t xml:space="preserve">and </w:t>
      </w:r>
      <w:proofErr w:type="spellStart"/>
      <w:r>
        <w:t>PyMC</w:t>
      </w:r>
      <w:proofErr w:type="spellEnd"/>
      <w:r>
        <w:t xml:space="preserve"> </w:t>
      </w:r>
      <w:ins w:id="1217" w:author="Matthew Kay" w:date="2016-01-07T00:36:00Z">
        <w:r w:rsidR="00B67D45">
          <w:fldChar w:fldCharType="begin" w:fldLock="1"/>
        </w:r>
      </w:ins>
      <w:r w:rsidR="0085577F">
        <w:instrText>ADDIN CSL_CITATION { "citationItems" : [ { "id" : "ITEM-1", "itemData" : { "ISSN" : "1548-7660", "abstract" : "This user guide describes a Python package, PyMC, that allows users to efficiently code a probabilistic model and draw samples from its posterior distribution using Markov chain Monte Carlo techniques.", "author" : [ { "dropping-particle" : "", "family" : "Patil", "given" : "Anand", "non-dropping-particle" : "", "parse-names" : false, "suffix" : "" }, { "dropping-particle" : "", "family" : "Huard", "given" : "David", "non-dropping-particle" : "", "parse-names" : false, "suffix" : "" }, { "dropping-particle" : "", "family" : "Fonnesbeck", "given" : "Christopher J", "non-dropping-particle" : "", "parse-names" : false, "suffix" : "" } ], "container-title" : "Journal of statistical software", "id" : "ITEM-1", "issue" : "4", "issued" : { "date-parts" : [ [ "2010", "7" ] ] }, "page" : "1-81", "title" : "PyMC: Bayesian Stochastic Modelling in Python.", "type" : "article-journal", "volume" : "35" }, "uris" : [ "http://www.mendeley.com/documents/?uuid=ba6c1e31-6d96-4ffa-a855-5a8bd5e54bc4" ] } ], "mendeley" : { "formattedCitation" : "[22]", "plainTextFormattedCitation" : "[22]", "previouslyFormattedCitation" : "[21]" }, "properties" : { "noteIndex" : 0 }, "schema" : "https://github.com/citation-style-language/schema/raw/master/csl-citation.json" }</w:instrText>
      </w:r>
      <w:r w:rsidR="00B67D45">
        <w:fldChar w:fldCharType="separate"/>
      </w:r>
      <w:r w:rsidR="0085577F" w:rsidRPr="0085577F">
        <w:rPr>
          <w:noProof/>
        </w:rPr>
        <w:t>[22]</w:t>
      </w:r>
      <w:ins w:id="1218" w:author="Matthew Kay" w:date="2016-01-07T00:36:00Z">
        <w:r w:rsidR="00B67D45">
          <w:fldChar w:fldCharType="end"/>
        </w:r>
      </w:ins>
      <w:del w:id="1219" w:author="Matthew Kay" w:date="2016-01-07T00:36:00Z">
        <w:r w:rsidR="00515362" w:rsidDel="00B67D45">
          <w:delText>(</w:delText>
        </w:r>
        <w:r w:rsidR="00CE7743" w:rsidDel="00B67D45">
          <w:fldChar w:fldCharType="begin"/>
        </w:r>
        <w:r w:rsidR="00CE7743" w:rsidRPr="00B67D45" w:rsidDel="00B67D45">
          <w:delInstrText xml:space="preserve"> HYPERLINK "https://pymc-devs.github.io/pymc/" </w:delInstrText>
        </w:r>
        <w:r w:rsidR="00CE7743" w:rsidDel="00B67D45">
          <w:fldChar w:fldCharType="separate"/>
        </w:r>
        <w:r w:rsidR="00515362" w:rsidRPr="00B67D45" w:rsidDel="00B67D45">
          <w:rPr>
            <w:rStyle w:val="Hyperlink"/>
          </w:rPr>
          <w:delText>https://pymc-devs.github.io/pymc/</w:delText>
        </w:r>
        <w:r w:rsidR="00CE7743" w:rsidDel="00B67D45">
          <w:rPr>
            <w:rStyle w:val="Hyperlink"/>
          </w:rPr>
          <w:fldChar w:fldCharType="end"/>
        </w:r>
        <w:r w:rsidR="00515362" w:rsidRPr="00137B62" w:rsidDel="00B67D45">
          <w:delText>)</w:delText>
        </w:r>
      </w:del>
      <w:r>
        <w:t>. In addition, literature aimed at practicing researchers has made Bayesian model</w:t>
      </w:r>
      <w:r w:rsidR="008D7218">
        <w:t>ling accessible;</w:t>
      </w:r>
      <w:r>
        <w:t xml:space="preserve"> we particularly recommend </w:t>
      </w:r>
      <w:proofErr w:type="spellStart"/>
      <w:r>
        <w:t>Kruschke’s</w:t>
      </w:r>
      <w:proofErr w:type="spellEnd"/>
      <w:r>
        <w:t xml:space="preserve"> </w:t>
      </w:r>
      <w:r>
        <w:rPr>
          <w:i/>
        </w:rPr>
        <w:t xml:space="preserve">Doing Bayesian Data Analysis </w:t>
      </w:r>
      <w:r w:rsidR="00515362" w:rsidRPr="00137B62">
        <w:fldChar w:fldCharType="begin" w:fldLock="1"/>
      </w:r>
      <w:r w:rsidR="0085577F">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"[21]", "plainTextFormattedCitation" : "[21]", "previouslyFormattedCitation" : "[20]" }, "properties" : { "noteIndex" : 0 }, "schema" : "https://github.com/citation-style-language/schema/raw/master/csl-citation.json" }</w:instrText>
      </w:r>
      <w:r w:rsidR="00515362" w:rsidRPr="00137B62">
        <w:fldChar w:fldCharType="separate"/>
      </w:r>
      <w:r w:rsidR="0085577F" w:rsidRPr="0085577F">
        <w:rPr>
          <w:noProof/>
        </w:rPr>
        <w:t>[21]</w:t>
      </w:r>
      <w:r w:rsidR="00515362" w:rsidRPr="00137B62">
        <w:fldChar w:fldCharType="end"/>
      </w:r>
      <w:r>
        <w:t xml:space="preserve"> (which includes a table of common frequentist analyses and their Bayesian equiva</w:t>
      </w:r>
      <w:r>
        <w:lastRenderedPageBreak/>
        <w:t>lents), as well as his proposed BEST test,</w:t>
      </w:r>
      <w:r>
        <w:rPr>
          <w:vertAlign w:val="superscript"/>
        </w:rPr>
        <w:footnoteReference w:id="10"/>
      </w:r>
      <w:r>
        <w:t xml:space="preserve"> a robust Bayesian alternative to the </w:t>
      </w:r>
      <w:r>
        <w:rPr>
          <w:i/>
        </w:rPr>
        <w:t>t</w:t>
      </w:r>
      <w:r>
        <w:t>-test</w:t>
      </w:r>
      <w:r w:rsidR="00515362">
        <w:t xml:space="preserve"> </w:t>
      </w:r>
      <w:r w:rsidR="00515362">
        <w:fldChar w:fldCharType="begin" w:fldLock="1"/>
      </w:r>
      <w:r w:rsidR="0085577F">
        <w:instrText>ADDIN CSL_CITATION { "citationItems" : [ { "id" : "ITEM-1", "itemData" : { "ISSN" : "1939-2222", "abstract" : "Bayesian estimation for 2 groups provides complete distributions of credible values for the effect size, group means and their difference, standard deviations and their difference, and the normality of the data. The method handles outliers. The decision rule can accept the null value (unlike traditional t tests) when certainty in the estimate is high (unlike Bayesian model comparison using Bayes factors). The method also yields precise estimates of statistical power for various research goals. The software and programs are free and run on Macintosh, Windows, and Linux platforms.", "author" : [ { "dropping-particle" : "", "family" : "Kruschke", "given" : "John K", "non-dropping-particle" : "", "parse-names" : false, "suffix" : "" } ], "container-title" : "Journal of experimental psychology. General", "id" : "ITEM-1", "issue" : "2", "issued" : { "date-parts" : [ [ "2013", "5" ] ] }, "page" : "573-603", "title" : "Bayesian estimation supersedes the t test.", "type" : "article-journal", "volume" : "142" }, "uris" : [ "http://www.mendeley.com/documents/?uuid=cc94dd8b-79fe-4c2d-8e94-faef600767c6" ] } ], "mendeley" : { "formattedCitation" : "[19]", "plainTextFormattedCitation" : "[19]", "previouslyFormattedCitation" : "[18]" }, "properties" : { "noteIndex" : 0 }, "schema" : "https://github.com/citation-style-language/schema/raw/master/csl-citation.json" }</w:instrText>
      </w:r>
      <w:r w:rsidR="00515362">
        <w:fldChar w:fldCharType="separate"/>
      </w:r>
      <w:r w:rsidR="0085577F" w:rsidRPr="0085577F">
        <w:rPr>
          <w:noProof/>
        </w:rPr>
        <w:t>[19]</w:t>
      </w:r>
      <w:r w:rsidR="00515362">
        <w:fldChar w:fldCharType="end"/>
      </w:r>
      <w:r>
        <w:t>. Other accessible articles have also been written about practical concerns in Bayesian analysis, including discussions of how to choose priors</w:t>
      </w:r>
      <w:r w:rsidR="00515362">
        <w:t xml:space="preserve"> </w:t>
      </w:r>
      <w:r w:rsidR="00515362">
        <w:fldChar w:fldCharType="begin" w:fldLock="1"/>
      </w:r>
      <w:r w:rsidR="0085577F">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"id" : "ITEM-2", "itemData" : { "DOI" : "10.1214/06-BA117A", "ISBN" : "9781139460934", "ISSN" : "19360975", "abstract" : "Various noninformative prior distributions have been suggested for scale parameters in hierarchical models. We construct a new folded-noncentral-t family of conditionally conjugate priors for hierarchical standard deviation pa- rameters, and then consider noninformative and weakly informative priors in this family. We use an example to illustrate serious problems with the inverse-gamma family of \u201cnoninformative\u201d prior distributions. We suggest instead to use a uni- form prior on the hierarchical standard deviation, using the half-t family when the number of groups is small and in other settings where a weakly informative prior is desired. We also illustrate the use of the half-t family for hierarchical modeling of multiple variance parameters such as arise in the analysis of variance.", "author" : [ { "dropping-particle" : "", "family" : "Gelman", "given" : "Andrew", "non-dropping-particle" : "", "parse-names" : false, "suffix" : "" } ], "container-title" : "Bayesian Analysis", "id" : "ITEM-2", "issue" : "3", "issued" : { "date-parts" : [ [ "2006" ] ] }, "page" : "515-533", "title" : "Prior distributions for variance parameters in hierarchical models", "type" : "article-journal", "volume" : "1" }, "uris" : [ "http://www.mendeley.com/documents/?uuid=1d37dbf0-8b33-45e5-a842-a7d06f047042" ] } ], "mendeley" : { "formattedCitation" : "[9,11]", "plainTextFormattedCitation" : "[9,11]", "previouslyFormattedCitation" : "[8,10]" }, "properties" : { "noteIndex" : 0 }, "schema" : "https://github.com/citation-style-language/schema/raw/master/csl-citation.json" }</w:instrText>
      </w:r>
      <w:r w:rsidR="00515362">
        <w:fldChar w:fldCharType="separate"/>
      </w:r>
      <w:r w:rsidR="0085577F" w:rsidRPr="0085577F">
        <w:rPr>
          <w:noProof/>
        </w:rPr>
        <w:t>[9,11]</w:t>
      </w:r>
      <w:r w:rsidR="00515362">
        <w:fldChar w:fldCharType="end"/>
      </w:r>
      <w:r>
        <w:t>.</w:t>
      </w:r>
      <w:ins w:id="1220" w:author="Greg Nelson" w:date="2015-12-29T22:42:00Z">
        <w:r w:rsidR="00BD56F5">
          <w:t xml:space="preserve"> </w:t>
        </w:r>
      </w:ins>
      <w:del w:id="1221" w:author="Greg Nelson" w:date="2015-12-29T22:41:00Z">
        <w:r w:rsidR="00C8503B" w:rsidDel="00BD56F5">
          <w:delText xml:space="preserve"> </w:delText>
        </w:r>
      </w:del>
      <w:r w:rsidR="00C8503B">
        <w:t xml:space="preserve">Still, statistical tools, whether frequentist or </w:t>
      </w:r>
      <w:r w:rsidR="002060AF">
        <w:t>B</w:t>
      </w:r>
      <w:r w:rsidR="00C8503B">
        <w:t xml:space="preserve">ayesian, </w:t>
      </w:r>
      <w:r w:rsidR="00515362">
        <w:t xml:space="preserve">can </w:t>
      </w:r>
      <w:r w:rsidR="00C8503B">
        <w:t xml:space="preserve">exhibit </w:t>
      </w:r>
      <w:r w:rsidR="00A65DC6">
        <w:t xml:space="preserve">high barriers </w:t>
      </w:r>
      <w:r w:rsidR="002060AF">
        <w:t xml:space="preserve">to entry </w:t>
      </w:r>
      <w:r w:rsidR="00515362">
        <w:t xml:space="preserve">or </w:t>
      </w:r>
      <w:r w:rsidR="00A65DC6">
        <w:t>silently fail, providing a poor interface.</w:t>
      </w:r>
      <w:ins w:id="1222" w:author="Greg Nelson" w:date="2015-12-29T22:48:00Z">
        <w:r w:rsidR="00BD56F5">
          <w:t xml:space="preserve"> </w:t>
        </w:r>
      </w:ins>
      <w:moveToRangeStart w:id="1223" w:author="Greg Nelson" w:date="2015-12-29T22:48:00Z" w:name="move313048612"/>
      <w:moveTo w:id="1224" w:author="Greg Nelson" w:date="2015-12-29T22:48:00Z">
        <w:r w:rsidR="00BD56F5">
          <w:t>We believe there is a fruitful area of work in designing better tools and interfaces for statistical methods.</w:t>
        </w:r>
      </w:moveTo>
      <w:moveToRangeEnd w:id="1223"/>
    </w:p>
    <w:p w14:paraId="59629D57" w14:textId="26EBB2F2" w:rsidR="00BD56F5" w:rsidRDefault="008E0CAD">
      <w:pPr>
        <w:pStyle w:val="Heading2"/>
        <w:rPr>
          <w:ins w:id="1225" w:author="Greg Nelson" w:date="2015-12-29T22:47:00Z"/>
        </w:rPr>
        <w:pPrChange w:id="1226" w:author="Greg Nelson" w:date="2015-12-29T22:4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1227" w:author="Greg Nelson" w:date="2015-12-29T22:47:00Z">
        <w:r>
          <w:t>Challenges and o</w:t>
        </w:r>
        <w:r w:rsidR="00BD56F5">
          <w:t xml:space="preserve">pportunities in </w:t>
        </w:r>
      </w:ins>
      <w:ins w:id="1228" w:author="Greg Nelson" w:date="2015-12-29T22:49:00Z">
        <w:r>
          <w:t>setting</w:t>
        </w:r>
      </w:ins>
      <w:ins w:id="1229" w:author="Greg Nelson" w:date="2015-12-29T22:46:00Z">
        <w:r>
          <w:t xml:space="preserve"> prior</w:t>
        </w:r>
      </w:ins>
      <w:ins w:id="1230" w:author="Matthew Kay" w:date="2016-01-04T16:40:00Z">
        <w:r w:rsidR="006C6E3F">
          <w:t>s</w:t>
        </w:r>
      </w:ins>
      <w:ins w:id="1231" w:author="Greg Nelson" w:date="2015-12-29T22:46:00Z">
        <w:del w:id="1232" w:author="Matthew Kay" w:date="2016-01-04T16:40:00Z">
          <w:r w:rsidDel="006C6E3F">
            <w:delText xml:space="preserve"> b</w:delText>
          </w:r>
          <w:r w:rsidR="00BD56F5" w:rsidDel="006C6E3F">
            <w:delText>eliefs</w:delText>
          </w:r>
        </w:del>
      </w:ins>
    </w:p>
    <w:p w14:paraId="276777D4" w14:textId="18DD3EEB" w:rsidR="00BD56F5" w:rsidRDefault="00A65DC6"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del w:id="1233" w:author="Greg Nelson" w:date="2015-12-29T22:41:00Z">
        <w:r w:rsidDel="00BD56F5">
          <w:delText xml:space="preserve"> </w:delText>
        </w:r>
      </w:del>
      <w:moveFromRangeStart w:id="1234" w:author="Greg Nelson" w:date="2015-12-29T22:48:00Z" w:name="move313048612"/>
      <w:moveFrom w:id="1235" w:author="Greg Nelson" w:date="2015-12-29T22:48:00Z">
        <w:r w:rsidDel="00BD56F5">
          <w:t>We believe there</w:t>
        </w:r>
        <w:r w:rsidR="002060AF" w:rsidDel="00BD56F5">
          <w:t xml:space="preserve"> is</w:t>
        </w:r>
        <w:r w:rsidDel="00BD56F5">
          <w:t xml:space="preserve"> a fruitful area of work in designing better tools and interfaces for statistical methods.</w:t>
        </w:r>
      </w:moveFrom>
      <w:moveFromRangeEnd w:id="1234"/>
      <w:r w:rsidR="00BD56F5" w:rsidRPr="00BD56F5">
        <w:t xml:space="preserve">A particular difficulty in Bayesian analysis, in contrast to frequentist analysis, lies in setting priors for novel conditions. Careful suggestions on prior-setting is an essential topic that requires further work but preliminary recommendations can be made. </w:t>
      </w:r>
      <w:del w:id="1236" w:author="Matthew Kay" w:date="2016-01-04T16:40:00Z">
        <w:r w:rsidR="00BD56F5" w:rsidRPr="00BD56F5" w:rsidDel="006C6E3F">
          <w:delText>For example</w:delText>
        </w:r>
      </w:del>
      <w:ins w:id="1237" w:author="Matthew Kay" w:date="2016-01-04T16:40:00Z">
        <w:r w:rsidR="006C6E3F">
          <w:t>Within HCI</w:t>
        </w:r>
      </w:ins>
      <w:r w:rsidR="00BD56F5" w:rsidRPr="00BD56F5">
        <w:t>, we propose the use of informed skeptical priors for novel conditions. Such priors shrink unreasonably large estimates, particularly in small-</w:t>
      </w:r>
      <w:r w:rsidR="00BD56F5" w:rsidRPr="006C6E3F">
        <w:rPr>
          <w:i/>
          <w:rPrChange w:id="1238" w:author="Matthew Kay" w:date="2016-01-04T16:40:00Z">
            <w:rPr/>
          </w:rPrChange>
        </w:rPr>
        <w:t>n</w:t>
      </w:r>
      <w:r w:rsidR="00BD56F5" w:rsidRPr="00BD56F5">
        <w:t xml:space="preserve"> studies, making them well-suited for the HCI com</w:t>
      </w:r>
      <w:r w:rsidR="00BD56F5">
        <w:t xml:space="preserve">munity.   </w:t>
      </w:r>
    </w:p>
    <w:p w14:paraId="028BFC87" w14:textId="1A1CE8C0" w:rsidR="00BD56F5" w:rsidRDefault="00BD56F5"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t>For example, for generalized linear models (which encompass many models in HCI, including linear and logistic regression), reasonable priors on coefficients can often be specified as a Student-t distribution. This symmetric, bell-shaped family is parameterized by degrees of freedom</w:t>
      </w:r>
      <w:ins w:id="1239" w:author="Matthew Kay" w:date="2016-01-04T16:41:00Z">
        <w:r w:rsidR="006C6E3F">
          <w:t xml:space="preserve"> (</w:t>
        </w:r>
      </w:ins>
      <m:oMath>
        <m:r>
          <w:ins w:id="1240" w:author="Matthew Kay" w:date="2016-01-04T16:43:00Z">
            <w:rPr>
              <w:rFonts w:ascii="Cambria Math" w:hAnsi="Cambria Math"/>
            </w:rPr>
            <m:t>df</m:t>
          </w:ins>
        </m:r>
      </m:oMath>
      <w:ins w:id="1241" w:author="Matthew Kay" w:date="2016-01-04T16:41:00Z">
        <w:r w:rsidR="006C6E3F">
          <w:t>)</w:t>
        </w:r>
      </w:ins>
      <w:r w:rsidRPr="00BD56F5">
        <w:t>, location, and scale. It includes the Normal (</w:t>
      </w:r>
      <w:proofErr w:type="gramStart"/>
      <w:r w:rsidRPr="00BD56F5">
        <w:t xml:space="preserve">as </w:t>
      </w:r>
      <w:proofErr w:type="gramEnd"/>
      <w:del w:id="1242" w:author="Matthew Kay" w:date="2016-01-04T16:43:00Z">
        <w:r w:rsidRPr="00BD56F5" w:rsidDel="006C6E3F">
          <w:delText xml:space="preserve">df </w:delText>
        </w:r>
      </w:del>
      <m:oMath>
        <m:r>
          <w:ins w:id="1243" w:author="Matthew Kay" w:date="2016-01-04T16:41:00Z">
            <w:rPr>
              <w:rFonts w:ascii="Cambria Math" w:hAnsi="Cambria Math"/>
            </w:rPr>
            <m:t>df</m:t>
          </w:ins>
        </m:r>
        <m:r>
          <w:ins w:id="1244" w:author="Matthew Kay" w:date="2016-01-04T16:42:00Z">
            <w:rPr>
              <w:rFonts w:ascii="Cambria Math" w:hAnsi="Cambria Math"/>
            </w:rPr>
            <m:t>→</m:t>
          </w:ins>
        </m:r>
        <m:r>
          <w:ins w:id="1245" w:author="Matthew Kay" w:date="2016-01-04T16:43:00Z">
            <w:rPr>
              <w:rFonts w:ascii="Cambria Math" w:hAnsi="Cambria Math"/>
            </w:rPr>
            <m:t>∞</m:t>
          </w:ins>
        </m:r>
        <m:r>
          <w:del w:id="1246" w:author="Matthew Kay" w:date="2016-01-04T16:43:00Z">
            <m:rPr>
              <m:sty m:val="p"/>
            </m:rPr>
            <w:rPr>
              <w:rFonts w:ascii="Cambria Math" w:hAnsi="Cambria Math"/>
            </w:rPr>
            <m:t>-&gt; infinity</m:t>
          </w:del>
        </m:r>
      </m:oMath>
      <w:r w:rsidRPr="00BD56F5">
        <w:t>) and Cauchy (</w:t>
      </w:r>
      <m:oMath>
        <m:r>
          <w:rPr>
            <w:rFonts w:ascii="Cambria Math" w:hAnsi="Cambria Math"/>
          </w:rPr>
          <m:t>df</m:t>
        </m:r>
        <m:r>
          <w:del w:id="1247" w:author="Matthew Kay" w:date="2016-01-04T16:43:00Z">
            <w:rPr>
              <w:rFonts w:ascii="Cambria Math" w:hAnsi="Cambria Math"/>
            </w:rPr>
            <m:t xml:space="preserve"> </m:t>
          </w:del>
        </m:r>
        <m:r>
          <w:rPr>
            <w:rFonts w:ascii="Cambria Math" w:hAnsi="Cambria Math"/>
          </w:rPr>
          <m:t>=</m:t>
        </m:r>
        <m:r>
          <w:del w:id="1248" w:author="Matthew Kay" w:date="2016-01-04T16:43:00Z">
            <w:rPr>
              <w:rFonts w:ascii="Cambria Math" w:hAnsi="Cambria Math"/>
            </w:rPr>
            <m:t xml:space="preserve"> </m:t>
          </w:del>
        </m:r>
        <m:r>
          <w:rPr>
            <w:rFonts w:ascii="Cambria Math" w:hAnsi="Cambria Math"/>
          </w:rPr>
          <m:t>1</m:t>
        </m:r>
      </m:oMath>
      <w:r w:rsidRPr="00BD56F5">
        <w:t xml:space="preserve">) distributions. A lower </w:t>
      </w:r>
      <m:oMath>
        <m:r>
          <w:rPr>
            <w:rFonts w:ascii="Cambria Math" w:hAnsi="Cambria Math"/>
          </w:rPr>
          <m:t>df</m:t>
        </m:r>
      </m:oMath>
      <w:r w:rsidRPr="00BD56F5">
        <w:t xml:space="preserve"> means fatter tails, encoding a higher probability that we may see a more extreme effect size. To express skepticism, we set the prior’s lo</w:t>
      </w:r>
      <w:r>
        <w:t>cation to 0, the equivalent of "no effect</w:t>
      </w:r>
      <w:r w:rsidRPr="00BD56F5">
        <w:t>" here. The scale parameter expresses the range of reasonable effect sizes around 0. For example, one can set a small scale around 0 to express skepticism</w:t>
      </w:r>
      <w:del w:id="1249" w:author="Matthew Kay" w:date="2016-01-04T16:44:00Z">
        <w:r w:rsidRPr="00BD56F5" w:rsidDel="00E92B02">
          <w:delText xml:space="preserve"> in one’s prior beliefs</w:delText>
        </w:r>
      </w:del>
      <w:ins w:id="1250" w:author="Matthew Kay" w:date="2016-01-04T16:44:00Z">
        <w:r w:rsidR="00E92B02">
          <w:t xml:space="preserve"> in large effects</w:t>
        </w:r>
      </w:ins>
      <w:r w:rsidRPr="00BD56F5">
        <w:t xml:space="preserve">. This </w:t>
      </w:r>
      <w:del w:id="1251" w:author="Matthew Kay" w:date="2016-01-04T16:44:00Z">
        <w:r w:rsidRPr="00BD56F5" w:rsidDel="00E92B02">
          <w:delText xml:space="preserve">strategy </w:delText>
        </w:r>
      </w:del>
      <w:ins w:id="1252" w:author="Matthew Kay" w:date="2016-01-04T16:44:00Z">
        <w:r w:rsidR="00E92B02">
          <w:t xml:space="preserve">will </w:t>
        </w:r>
      </w:ins>
      <w:r w:rsidRPr="00BD56F5">
        <w:t>require</w:t>
      </w:r>
      <w:del w:id="1253" w:author="Matthew Kay" w:date="2016-01-04T16:44:00Z">
        <w:r w:rsidRPr="00BD56F5" w:rsidDel="00E92B02">
          <w:delText>s</w:delText>
        </w:r>
      </w:del>
      <w:r w:rsidRPr="00BD56F5">
        <w:t xml:space="preserve"> more robust evidence to shift these beliefs, thus making them less susceptible to inflated effect size estimates</w:t>
      </w:r>
      <w:del w:id="1254" w:author="Matthew Kay" w:date="2016-01-04T16:44:00Z">
        <w:r w:rsidRPr="00BD56F5" w:rsidDel="00E92B02">
          <w:delText>, which is</w:delText>
        </w:r>
      </w:del>
      <w:r w:rsidRPr="00BD56F5">
        <w:t xml:space="preserve"> common </w:t>
      </w:r>
      <w:del w:id="1255" w:author="Matthew Kay" w:date="2016-01-04T16:45:00Z">
        <w:r w:rsidRPr="00BD56F5" w:rsidDel="00E92B02">
          <w:delText xml:space="preserve">with </w:delText>
        </w:r>
      </w:del>
      <w:ins w:id="1256" w:author="Matthew Kay" w:date="2016-01-04T16:45:00Z">
        <w:r w:rsidR="00E92B02">
          <w:t xml:space="preserve">to </w:t>
        </w:r>
      </w:ins>
      <w:del w:id="1257" w:author="Matthew Kay" w:date="2016-01-04T16:45:00Z">
        <w:r w:rsidRPr="00BD56F5" w:rsidDel="00E92B02">
          <w:delText xml:space="preserve">a </w:delText>
        </w:r>
      </w:del>
      <w:r w:rsidRPr="00BD56F5">
        <w:t xml:space="preserve">frequentist </w:t>
      </w:r>
      <w:del w:id="1258" w:author="Matthew Kay" w:date="2016-01-04T16:45:00Z">
        <w:r w:rsidRPr="00BD56F5" w:rsidDel="00E92B02">
          <w:delText xml:space="preserve">approach </w:delText>
        </w:r>
      </w:del>
      <w:ins w:id="1259" w:author="Matthew Kay" w:date="2016-01-04T16:45:00Z">
        <w:r w:rsidR="00E92B02">
          <w:t xml:space="preserve">analysis </w:t>
        </w:r>
      </w:ins>
      <w:del w:id="1260" w:author="Matthew Kay" w:date="2016-01-04T16:45:00Z">
        <w:r w:rsidRPr="00BD56F5" w:rsidDel="00E92B02">
          <w:delText xml:space="preserve">using </w:delText>
        </w:r>
      </w:del>
      <w:ins w:id="1261" w:author="Matthew Kay" w:date="2016-01-04T16:45:00Z">
        <w:r w:rsidR="00E92B02">
          <w:t xml:space="preserve">of </w:t>
        </w:r>
      </w:ins>
      <w:r w:rsidRPr="00BD56F5">
        <w:t>small samples</w:t>
      </w:r>
      <w:ins w:id="1262" w:author="Matthew Kay" w:date="2016-01-04T16:45:00Z">
        <w:r w:rsidR="00E92B02">
          <w:t xml:space="preserve"> </w:t>
        </w:r>
        <w:r w:rsidR="00E92B02">
          <w:fldChar w:fldCharType="begin" w:fldLock="1"/>
        </w:r>
      </w:ins>
      <w:r w:rsidR="0085577F">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"[8]", "plainTextFormattedCitation" : "[8]", "previouslyFormattedCitation" : "[7]" }, "properties" : { "noteIndex" : 0 }, "schema" : "https://github.com/citation-style-language/schema/raw/master/csl-citation.json" }</w:instrText>
      </w:r>
      <w:r w:rsidR="00E92B02">
        <w:fldChar w:fldCharType="separate"/>
      </w:r>
      <w:r w:rsidR="0085577F" w:rsidRPr="0085577F">
        <w:rPr>
          <w:noProof/>
        </w:rPr>
        <w:t>[8]</w:t>
      </w:r>
      <w:ins w:id="1263" w:author="Matthew Kay" w:date="2016-01-04T16:45:00Z">
        <w:r w:rsidR="00E92B02">
          <w:fldChar w:fldCharType="end"/>
        </w:r>
      </w:ins>
      <w:r w:rsidRPr="00BD56F5">
        <w:t xml:space="preserve">. We saw the benefit of this strategy in the </w:t>
      </w:r>
      <w:del w:id="1264" w:author="Eric Hekler" w:date="2016-01-06T13:23:00Z">
        <w:r w:rsidRPr="00BD56F5" w:rsidDel="00BA38F2">
          <w:delText xml:space="preserve">large </w:delText>
        </w:r>
      </w:del>
      <w:r w:rsidRPr="00BD56F5">
        <w:t>reduction in error</w:t>
      </w:r>
      <w:r>
        <w:t xml:space="preserve"> in our small-</w:t>
      </w:r>
      <w:r w:rsidRPr="00DE133F">
        <w:rPr>
          <w:i/>
          <w:rPrChange w:id="1265" w:author="Matthew Kay" w:date="2016-01-07T00:51:00Z">
            <w:rPr/>
          </w:rPrChange>
        </w:rPr>
        <w:t>n</w:t>
      </w:r>
      <w:r>
        <w:t xml:space="preserve"> simulations.</w:t>
      </w:r>
      <w:del w:id="1266" w:author="Matthew Kay" w:date="2016-01-04T16:46:00Z">
        <w:r w:rsidDel="00E92B02">
          <w:delText xml:space="preserve">  </w:delText>
        </w:r>
      </w:del>
      <w:r>
        <w:t xml:space="preserve"> </w:t>
      </w:r>
    </w:p>
    <w:p w14:paraId="3FCDF823" w14:textId="10BB7936" w:rsidR="00BD56F5" w:rsidRDefault="00BD56F5"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t xml:space="preserve">Skeptical priors </w:t>
      </w:r>
      <w:del w:id="1267" w:author="Matthew Kay" w:date="2016-01-04T16:46:00Z">
        <w:r w:rsidRPr="00BD56F5" w:rsidDel="00E92B02">
          <w:delText xml:space="preserve">have the advantage of </w:delText>
        </w:r>
      </w:del>
      <w:r w:rsidRPr="00BD56F5">
        <w:t>acknowledg</w:t>
      </w:r>
      <w:ins w:id="1268" w:author="Matthew Kay" w:date="2016-01-04T16:46:00Z">
        <w:r w:rsidR="00E92B02">
          <w:t>e</w:t>
        </w:r>
      </w:ins>
      <w:del w:id="1269" w:author="Matthew Kay" w:date="2016-01-04T16:46:00Z">
        <w:r w:rsidRPr="00BD56F5" w:rsidDel="00E92B02">
          <w:delText>ing</w:delText>
        </w:r>
      </w:del>
      <w:r w:rsidRPr="00BD56F5">
        <w:t xml:space="preserve"> the known problem of inflated effect sizes in small samples, which makes them a good fit for HCI. However, </w:t>
      </w:r>
      <w:del w:id="1270" w:author="Matthew Kay" w:date="2016-01-04T16:46:00Z">
        <w:r w:rsidRPr="00BD56F5" w:rsidDel="00E92B02">
          <w:delText xml:space="preserve">it is essential to note that </w:delText>
        </w:r>
      </w:del>
      <w:r w:rsidRPr="00BD56F5">
        <w:t>there are many strategies for setting priors. For example, another approach, which would mimic a frequentist approach, would be to use uninformed priors (e.g., a flat prior on regression coefficients), yielding results similar to freq</w:t>
      </w:r>
      <w:r>
        <w:t xml:space="preserve">uentist confidence intervals. </w:t>
      </w:r>
    </w:p>
    <w:p w14:paraId="34F7E1E8" w14:textId="05DF246F" w:rsidR="00BD56F5" w:rsidRDefault="00BD56F5"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t xml:space="preserve">Overall, Bayesian analysis puts a greater onus on the analyst to describe their priors, but this cost brings several benefits, </w:t>
      </w:r>
      <w:ins w:id="1271" w:author="Eric Hekler" w:date="2015-12-30T11:58:00Z">
        <w:r w:rsidR="00870F01">
          <w:t>particularly mathematical specification of skepticism</w:t>
        </w:r>
      </w:ins>
      <w:del w:id="1272" w:author="Eric Hekler" w:date="2015-12-30T11:59:00Z">
        <w:r w:rsidRPr="00BD56F5" w:rsidDel="00870F01">
          <w:delText>as we have shown</w:delText>
        </w:r>
      </w:del>
      <w:r w:rsidRPr="00BD56F5">
        <w:t xml:space="preserve">. Even for novel conditions, effect sizes of previously studied phenomena (e.g., </w:t>
      </w:r>
      <w:r w:rsidRPr="00C15359">
        <w:rPr>
          <w:i/>
          <w:rPrChange w:id="1273" w:author="Greg Nelson" w:date="2016-01-07T16:56:00Z">
            <w:rPr/>
          </w:rPrChange>
        </w:rPr>
        <w:t>fast-to-slow</w:t>
      </w:r>
      <w:r w:rsidRPr="00BD56F5">
        <w:t xml:space="preserve">) can be used to establish informed skeptical priors of an unknown, but related phenomena (e.g., </w:t>
      </w:r>
      <w:r w:rsidRPr="00C15359">
        <w:rPr>
          <w:i/>
          <w:rPrChange w:id="1274" w:author="Greg Nelson" w:date="2016-01-07T16:56:00Z">
            <w:rPr/>
          </w:rPrChange>
        </w:rPr>
        <w:t>slow-to-fast</w:t>
      </w:r>
      <w:r w:rsidRPr="00BD56F5">
        <w:t>). That said, prior-setting can be daunting for those new to Bayesian analysis. There is fruit</w:t>
      </w:r>
      <w:r w:rsidRPr="00BD56F5">
        <w:lastRenderedPageBreak/>
        <w:t xml:space="preserve">ful work to be done in guiding researchers in this process, perhaps </w:t>
      </w:r>
      <w:ins w:id="1275" w:author="Eric Hekler" w:date="2015-12-30T11:59:00Z">
        <w:r w:rsidR="00870F01">
          <w:t xml:space="preserve">via </w:t>
        </w:r>
      </w:ins>
      <w:del w:id="1276" w:author="Eric Hekler" w:date="2015-12-30T11:59:00Z">
        <w:r w:rsidRPr="00BD56F5" w:rsidDel="00870F01">
          <w:delText xml:space="preserve">by developing systems for </w:delText>
        </w:r>
      </w:del>
      <w:r w:rsidRPr="00BD56F5">
        <w:t xml:space="preserve">interactive </w:t>
      </w:r>
      <w:ins w:id="1277" w:author="Eric Hekler" w:date="2015-12-30T11:59:00Z">
        <w:r w:rsidR="00870F01">
          <w:t xml:space="preserve">systems for </w:t>
        </w:r>
      </w:ins>
      <w:del w:id="1278" w:author="Matthew Kay" w:date="2016-01-04T16:47:00Z">
        <w:r w:rsidRPr="00BD56F5" w:rsidDel="00E92B02">
          <w:delText>specifi</w:delText>
        </w:r>
        <w:r w:rsidDel="00E92B02">
          <w:delText xml:space="preserve">cation of </w:delText>
        </w:r>
      </w:del>
      <w:r>
        <w:t>prior</w:t>
      </w:r>
      <w:del w:id="1279" w:author="Matthew Kay" w:date="2016-01-04T16:47:00Z">
        <w:r w:rsidDel="00E92B02">
          <w:delText>s</w:delText>
        </w:r>
      </w:del>
      <w:ins w:id="1280" w:author="Matthew Kay" w:date="2016-01-04T16:47:00Z">
        <w:r w:rsidR="00E92B02">
          <w:t xml:space="preserve"> </w:t>
        </w:r>
        <w:r w:rsidR="00E92B02" w:rsidRPr="00BD56F5">
          <w:t>specifi</w:t>
        </w:r>
        <w:r w:rsidR="00E92B02">
          <w:t>cation</w:t>
        </w:r>
      </w:ins>
      <w:r>
        <w:t>.</w:t>
      </w:r>
    </w:p>
    <w:p w14:paraId="2AA049F4" w14:textId="5359A5D9"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281" w:name="h.bnla3bx3oh3v" w:colFirst="0" w:colLast="0"/>
      <w:bookmarkEnd w:id="1281"/>
      <w:r>
        <w:t xml:space="preserve">Practical impact of research </w:t>
      </w:r>
      <w:ins w:id="1282" w:author="Matthew Kay" w:date="2016-01-04T16:47:00Z">
        <w:r w:rsidR="00E92B02">
          <w:br/>
        </w:r>
      </w:ins>
      <w:r>
        <w:t>through cost/benefit analysis</w:t>
      </w:r>
    </w:p>
    <w:p w14:paraId="6241DDB8" w14:textId="5E50E2D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commentRangeStart w:id="1283"/>
      <w:commentRangeStart w:id="1284"/>
      <w:r>
        <w:t xml:space="preserve">Finally, we wish to address another common thread of discussion in the </w:t>
      </w:r>
      <w:del w:id="1285" w:author="Matthew Kay" w:date="2016-01-04T17:30:00Z">
        <w:r w:rsidDel="00EC0AB7">
          <w:delText>C</w:delText>
        </w:r>
      </w:del>
      <w:r>
        <w:t>H</w:t>
      </w:r>
      <w:ins w:id="1286" w:author="Matthew Kay" w:date="2016-01-04T17:30:00Z">
        <w:r w:rsidR="00EC0AB7">
          <w:t>C</w:t>
        </w:r>
      </w:ins>
      <w:r>
        <w:t xml:space="preserve">I community, a perhaps more existential one: how can we have practical effects on real-world deployed systems? How can practitioners derive value from results </w:t>
      </w:r>
      <w:ins w:id="1287" w:author="Matthew Kay" w:date="2016-01-04T17:30:00Z">
        <w:r w:rsidR="00EC0AB7">
          <w:t>in</w:t>
        </w:r>
      </w:ins>
      <w:del w:id="1288" w:author="Matthew Kay" w:date="2016-01-04T17:30:00Z">
        <w:r w:rsidDel="00EC0AB7">
          <w:delText>at</w:delText>
        </w:r>
      </w:del>
      <w:r>
        <w:t xml:space="preserve"> </w:t>
      </w:r>
      <w:ins w:id="1289" w:author="Matthew Kay" w:date="2016-01-04T17:30:00Z">
        <w:r w:rsidR="00EC0AB7">
          <w:t xml:space="preserve">the </w:t>
        </w:r>
      </w:ins>
      <w:del w:id="1290" w:author="Matthew Kay" w:date="2016-01-04T17:30:00Z">
        <w:r w:rsidDel="00EC0AB7">
          <w:delText>C</w:delText>
        </w:r>
      </w:del>
      <w:r>
        <w:t>H</w:t>
      </w:r>
      <w:ins w:id="1291" w:author="Matthew Kay" w:date="2016-01-04T17:30:00Z">
        <w:r w:rsidR="00EC0AB7">
          <w:t>C</w:t>
        </w:r>
      </w:ins>
      <w:r>
        <w:t>I</w:t>
      </w:r>
      <w:ins w:id="1292" w:author="Matthew Kay" w:date="2016-01-04T17:30:00Z">
        <w:r w:rsidR="00EC0AB7">
          <w:t xml:space="preserve"> literature</w:t>
        </w:r>
      </w:ins>
      <w:r>
        <w:t xml:space="preserve">? We believe that the language of statistical significance is not the language of practitioners or business; cost/benefit analysis is. The results of a Bayesian analysis </w:t>
      </w:r>
      <w:r w:rsidR="00FC3F3B">
        <w:t xml:space="preserve">can easily be </w:t>
      </w:r>
      <w:r>
        <w:t xml:space="preserve">incorporated into cost/benefit analysis: given the probability distribution of an estimated effect, we can simply apply a cost function to it. </w:t>
      </w:r>
      <w:commentRangeEnd w:id="1283"/>
      <w:r w:rsidR="00870F01">
        <w:rPr>
          <w:rStyle w:val="CommentReference"/>
        </w:rPr>
        <w:commentReference w:id="1283"/>
      </w:r>
      <w:commentRangeEnd w:id="1284"/>
      <w:r w:rsidR="00CE7743">
        <w:rPr>
          <w:rStyle w:val="CommentReference"/>
        </w:rPr>
        <w:commentReference w:id="1284"/>
      </w:r>
    </w:p>
    <w:p w14:paraId="13E3D202" w14:textId="0B014076"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example, imagine a market research company that wishes to evaluate the cost/benefit of switching from an existing survey tool that does not have a </w:t>
      </w:r>
      <w:r>
        <w:rPr>
          <w:i/>
        </w:rPr>
        <w:t>fast-to-slow</w:t>
      </w:r>
      <w:r>
        <w:t xml:space="preserve"> progress indicator to one that does. This would incur some costs for converting the survey into a new format. It would also have an estimated benefit in that the company could recruit fewer participants to reach a desired sample size, in proportion to the expected increase in completion rate. This company could take the probability distribution of estimated completion rate in both cases (</w:t>
      </w:r>
      <w:r>
        <w:rPr>
          <w:i/>
        </w:rPr>
        <w:t xml:space="preserve">whether or not </w:t>
      </w:r>
      <w:r>
        <w:t xml:space="preserve">the difference has passed the statistical significance filter) and use it to derive a probability distribution of expected cost </w:t>
      </w:r>
      <w:ins w:id="1293" w:author="Eric Hekler" w:date="2016-01-06T13:41:00Z">
        <w:r w:rsidR="0021485B">
          <w:t>relative to the probable benefit</w:t>
        </w:r>
      </w:ins>
      <w:del w:id="1294" w:author="Eric Hekler" w:date="2016-01-06T13:41:00Z">
        <w:r w:rsidDel="0021485B">
          <w:delText>in each case</w:delText>
        </w:r>
      </w:del>
      <w:r>
        <w:t>, and then decide a course of action to minimize cost. This simplifies the translation of research into real</w:t>
      </w:r>
      <w:r w:rsidR="008A7CBD">
        <w:t>-</w:t>
      </w:r>
      <w:r>
        <w:t>world</w:t>
      </w:r>
      <w:r w:rsidR="008A7CBD">
        <w:t xml:space="preserve"> use</w:t>
      </w:r>
      <w:r>
        <w:t xml:space="preserve">, and gives </w:t>
      </w:r>
      <w:r w:rsidR="008A7CBD">
        <w:t xml:space="preserve">a </w:t>
      </w:r>
      <w:r>
        <w:t>way to put practical effect size</w:t>
      </w:r>
      <w:r w:rsidR="008A7CBD">
        <w:t>s</w:t>
      </w:r>
      <w:r>
        <w:t xml:space="preserve"> in context.</w:t>
      </w:r>
    </w:p>
    <w:p w14:paraId="25FC5B5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295" w:name="h.iqeiheb4zrwr" w:colFirst="0" w:colLast="0"/>
      <w:bookmarkEnd w:id="1295"/>
      <w:r>
        <w:t>Conclusion</w:t>
      </w:r>
    </w:p>
    <w:p w14:paraId="3498E540" w14:textId="313CD024" w:rsidR="00853A06" w:rsidRDefault="0002541C" w:rsidP="00137B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296" w:author="Matthew Kay" w:date="2015-12-29T00:03:00Z"/>
        </w:rPr>
      </w:pPr>
      <w:r>
        <w:t xml:space="preserve">Bayesian analysis allows us to learn more quickly by building on previous results. It also fits more effectively into the publication incentives of </w:t>
      </w:r>
      <w:del w:id="1297" w:author="Matthew Kay" w:date="2016-01-04T17:30:00Z">
        <w:r w:rsidDel="00EC0AB7">
          <w:delText>C</w:delText>
        </w:r>
      </w:del>
      <w:r>
        <w:t>H</w:t>
      </w:r>
      <w:ins w:id="1298" w:author="Matthew Kay" w:date="2016-01-04T17:30:00Z">
        <w:r w:rsidR="00EC0AB7">
          <w:t>C</w:t>
        </w:r>
      </w:ins>
      <w:r>
        <w:t>I than approaches to improving knowledge accrual within the NHST framework, such as meta-analysis. At the same time, it is compatible with calls for more replication (</w:t>
      </w:r>
      <w:proofErr w:type="spellStart"/>
      <w:r>
        <w:t>RepliCHI</w:t>
      </w:r>
      <w:proofErr w:type="spellEnd"/>
      <w:r>
        <w:t xml:space="preserve">), and allows us to make stronger claims about novel work through comparison to well-studied conditions. This, combined with a shift to an emphasis on probable effect sizes instead of </w:t>
      </w:r>
      <w:r w:rsidR="008A7CBD">
        <w:t xml:space="preserve">simply “significant” </w:t>
      </w:r>
      <w:r>
        <w:t xml:space="preserve">differences between conditions, will help free design and engineering researchers from the shackles of meaningless </w:t>
      </w:r>
      <w:ins w:id="1299" w:author="Greg Nelson" w:date="2016-01-07T16:57:00Z">
        <w:r w:rsidR="00C15359">
          <w:rPr>
            <w:i/>
          </w:rPr>
          <w:t>p</w:t>
        </w:r>
        <w:r w:rsidR="00C15359">
          <w:t>-</w:t>
        </w:r>
      </w:ins>
      <w:del w:id="1300" w:author="Greg Nelson" w:date="2016-01-07T16:57:00Z">
        <w:r w:rsidDel="00C15359">
          <w:delText xml:space="preserve">p </w:delText>
        </w:r>
      </w:del>
      <w:r>
        <w:t>value</w:t>
      </w:r>
      <w:r w:rsidR="0058001A">
        <w:t>s</w:t>
      </w:r>
      <w:r>
        <w:t xml:space="preserve"> in small-</w:t>
      </w:r>
      <w:r>
        <w:rPr>
          <w:i/>
        </w:rPr>
        <w:t>n</w:t>
      </w:r>
      <w:r>
        <w:t xml:space="preserve"> studies, while also allowing the field to make better use of the results of such studies. In short, Bayesian statistics are </w:t>
      </w:r>
      <w:ins w:id="1301" w:author="Greg Nelson" w:date="2016-01-06T15:51:00Z">
        <w:r w:rsidR="008D7218">
          <w:t xml:space="preserve">more </w:t>
        </w:r>
      </w:ins>
      <w:r>
        <w:t>user-centered statistics</w:t>
      </w:r>
      <w:r w:rsidR="002060AF">
        <w:t>.</w:t>
      </w:r>
    </w:p>
    <w:p w14:paraId="2C225D39" w14:textId="046F278C" w:rsidR="00663D15" w:rsidRDefault="00663D15">
      <w:pPr>
        <w:pStyle w:val="Heading1"/>
        <w:rPr>
          <w:ins w:id="1302" w:author="Matthew Kay" w:date="2015-12-29T00:03:00Z"/>
        </w:rPr>
        <w:pPrChange w:id="1303" w:author="Matthew Kay" w:date="2015-12-29T00:03: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1304" w:author="Matthew Kay" w:date="2015-12-29T00:03:00Z">
        <w:r>
          <w:t>Acknowledgements</w:t>
        </w:r>
      </w:ins>
    </w:p>
    <w:p w14:paraId="3D5F19D7" w14:textId="605F8FA6" w:rsidR="00663D15" w:rsidRPr="008E0CAD" w:rsidRDefault="00A5780C">
      <w:pPr>
        <w:rPr>
          <w:rFonts w:ascii="Times" w:hAnsi="Times"/>
          <w:rPrChange w:id="1305" w:author="Greg Nelson" w:date="2015-12-29T22:56:00Z">
            <w:rPr/>
          </w:rPrChange>
        </w:rPr>
        <w:pPrChange w:id="1306" w:author="Matthew Kay" w:date="2015-12-29T00:03: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1307" w:author="Matthew Kay" w:date="2015-12-29T00:03:00Z">
        <w:r>
          <w:t xml:space="preserve">Matthew Kay was supported by the Intel Science and Technology Center for Pervasive Computing (ISTC-PC). </w:t>
        </w:r>
      </w:ins>
      <w:ins w:id="1308" w:author="Greg Nelson" w:date="2015-12-29T22:55:00Z">
        <w:r w:rsidR="008E0CAD">
          <w:t>Greg</w:t>
        </w:r>
      </w:ins>
      <w:ins w:id="1309" w:author="Greg Nelson" w:date="2015-12-29T22:56:00Z">
        <w:r w:rsidR="008E0CAD">
          <w:t>ory</w:t>
        </w:r>
      </w:ins>
      <w:ins w:id="1310" w:author="Greg Nelson" w:date="2015-12-29T22:55:00Z">
        <w:r w:rsidR="008E0CAD">
          <w:t xml:space="preserve"> Nelson</w:t>
        </w:r>
      </w:ins>
      <w:ins w:id="1311" w:author="Greg Nelson" w:date="2015-12-29T22:56:00Z">
        <w:r w:rsidR="008E0CAD">
          <w:t xml:space="preserve"> </w:t>
        </w:r>
        <w:r w:rsidR="008E0CAD">
          <w:rPr>
            <w:rFonts w:ascii="Times" w:hAnsi="Times"/>
          </w:rPr>
          <w:t>was</w:t>
        </w:r>
        <w:r w:rsidR="008E0CAD" w:rsidRPr="008E0CAD">
          <w:rPr>
            <w:rFonts w:ascii="Times" w:hAnsi="Times"/>
          </w:rPr>
          <w:t xml:space="preserve"> supported by the Nationa</w:t>
        </w:r>
        <w:bookmarkStart w:id="1312" w:name="_GoBack"/>
        <w:bookmarkEnd w:id="1312"/>
        <w:r w:rsidR="008E0CAD" w:rsidRPr="008E0CAD">
          <w:rPr>
            <w:rFonts w:ascii="Times" w:hAnsi="Times"/>
          </w:rPr>
          <w:t>l Science Foundation Graduate Research Fellowship Program under Grant No.</w:t>
        </w:r>
      </w:ins>
      <w:ins w:id="1313" w:author="Greg Nelson" w:date="2016-01-06T15:52:00Z">
        <w:r w:rsidR="008D7218" w:rsidRPr="008D7218">
          <w:rPr>
            <w:rFonts w:ascii="Times" w:hAnsi="Times"/>
          </w:rPr>
          <w:t> DGE-1256082</w:t>
        </w:r>
      </w:ins>
      <w:ins w:id="1314" w:author="Greg Nelson" w:date="2015-12-29T22:56:00Z">
        <w:r w:rsidR="008E0CAD" w:rsidRPr="008E0CAD">
          <w:rPr>
            <w:rFonts w:ascii="Times" w:hAnsi="Times"/>
          </w:rPr>
          <w:t>.</w:t>
        </w:r>
        <w:r w:rsidR="008E0CAD">
          <w:rPr>
            <w:rFonts w:ascii="Times" w:hAnsi="Times"/>
          </w:rPr>
          <w:t xml:space="preserve"> </w:t>
        </w:r>
      </w:ins>
      <w:ins w:id="1315" w:author="Matthew Kay" w:date="2015-12-29T00:03:00Z">
        <w:r w:rsidR="00663D15" w:rsidRPr="00663D15">
          <w:t xml:space="preserve">Eric </w:t>
        </w:r>
        <w:proofErr w:type="spellStart"/>
        <w:r w:rsidR="00663D15" w:rsidRPr="00663D15">
          <w:t>Hekler's</w:t>
        </w:r>
        <w:proofErr w:type="spellEnd"/>
        <w:r w:rsidR="00663D15" w:rsidRPr="00663D15">
          <w:t xml:space="preserve"> work was supported, in part, by a grant from the Robert Wood Johnson Foundation (PI: </w:t>
        </w:r>
        <w:proofErr w:type="spellStart"/>
        <w:r w:rsidR="00663D15" w:rsidRPr="00663D15">
          <w:t>Hekler</w:t>
        </w:r>
        <w:proofErr w:type="spellEnd"/>
        <w:r w:rsidR="00663D15" w:rsidRPr="00663D15">
          <w:t>, 71995).</w:t>
        </w:r>
      </w:ins>
    </w:p>
    <w:p w14:paraId="689F8ED5" w14:textId="77777777" w:rsidR="006B3F1F" w:rsidRDefault="006B3F1F">
      <w:pPr>
        <w:pStyle w:val="Heading1"/>
      </w:pPr>
      <w:r>
        <w:lastRenderedPageBreak/>
        <w:t>REFERENCES</w:t>
      </w:r>
    </w:p>
    <w:p w14:paraId="552A4862" w14:textId="2CACA191" w:rsidR="0085577F" w:rsidRPr="0085577F" w:rsidRDefault="00FA6C57" w:rsidP="0085577F">
      <w:pPr>
        <w:pStyle w:val="Referencesnonumber"/>
        <w:pPrChange w:id="1316" w:author="Matthew Kay" w:date="2016-01-09T23:58:00Z">
          <w:pPr>
            <w:widowControl w:val="0"/>
            <w:autoSpaceDE w:val="0"/>
            <w:autoSpaceDN w:val="0"/>
            <w:adjustRightInd w:val="0"/>
            <w:spacing w:after="80"/>
            <w:ind w:left="640" w:hanging="640"/>
          </w:pPr>
        </w:pPrChange>
      </w:pPr>
      <w:r>
        <w:fldChar w:fldCharType="begin" w:fldLock="1"/>
      </w:r>
      <w:r>
        <w:instrText xml:space="preserve">ADDIN Mendeley Bibliography CSL_BIBLIOGRAPHY </w:instrText>
      </w:r>
      <w:r>
        <w:fldChar w:fldCharType="separate"/>
      </w:r>
      <w:r w:rsidR="0085577F" w:rsidRPr="0085577F">
        <w:t>1.</w:t>
      </w:r>
      <w:r w:rsidR="0085577F" w:rsidRPr="0085577F">
        <w:tab/>
        <w:t xml:space="preserve">Joel Brandt, Mira Dontcheva, Marcos Weskamp, and Scott R. Klemmer. 2010. Example-centric programming. </w:t>
      </w:r>
      <w:r w:rsidR="0085577F" w:rsidRPr="0085577F">
        <w:rPr>
          <w:i/>
          <w:iCs/>
        </w:rPr>
        <w:t>Proceedings of the 28th international conference on Human factors in computing systems - CHI ’10</w:t>
      </w:r>
      <w:r w:rsidR="0085577F" w:rsidRPr="0085577F">
        <w:t>, ACM Press, 513. Retrieved January 7, 2016 from http://dl.acm.org/citation.cfm?id=1753326.1753402</w:t>
      </w:r>
    </w:p>
    <w:p w14:paraId="5227CCF0" w14:textId="77777777" w:rsidR="0085577F" w:rsidRPr="0085577F" w:rsidRDefault="0085577F" w:rsidP="0085577F">
      <w:pPr>
        <w:pStyle w:val="Referencesnonumber"/>
        <w:pPrChange w:id="1317" w:author="Matthew Kay" w:date="2016-01-09T23:58:00Z">
          <w:pPr>
            <w:widowControl w:val="0"/>
            <w:autoSpaceDE w:val="0"/>
            <w:autoSpaceDN w:val="0"/>
            <w:adjustRightInd w:val="0"/>
            <w:spacing w:after="80"/>
            <w:ind w:left="640" w:hanging="640"/>
          </w:pPr>
        </w:pPrChange>
      </w:pPr>
      <w:r w:rsidRPr="0085577F">
        <w:t>2.</w:t>
      </w:r>
      <w:r w:rsidRPr="0085577F">
        <w:tab/>
        <w:t xml:space="preserve">Bob Carpenter, Andrew Gelman, Matt Hoffman, et al. 2015. Stan: A Probabilistic Programming Language. </w:t>
      </w:r>
      <w:r w:rsidRPr="0085577F">
        <w:rPr>
          <w:i/>
          <w:iCs/>
        </w:rPr>
        <w:t>Journal of Statistical Software</w:t>
      </w:r>
      <w:r w:rsidRPr="0085577F">
        <w:t xml:space="preserve"> In press.</w:t>
      </w:r>
    </w:p>
    <w:p w14:paraId="5BEDFE42" w14:textId="77777777" w:rsidR="0085577F" w:rsidRPr="0085577F" w:rsidRDefault="0085577F" w:rsidP="0085577F">
      <w:pPr>
        <w:pStyle w:val="Referencesnonumber"/>
        <w:pPrChange w:id="1318" w:author="Matthew Kay" w:date="2016-01-09T23:58:00Z">
          <w:pPr>
            <w:widowControl w:val="0"/>
            <w:autoSpaceDE w:val="0"/>
            <w:autoSpaceDN w:val="0"/>
            <w:adjustRightInd w:val="0"/>
            <w:spacing w:after="80"/>
            <w:ind w:left="640" w:hanging="640"/>
          </w:pPr>
        </w:pPrChange>
      </w:pPr>
      <w:r w:rsidRPr="0085577F">
        <w:t>3.</w:t>
      </w:r>
      <w:r w:rsidRPr="0085577F">
        <w:tab/>
        <w:t xml:space="preserve">Geoff Cumming. 2014. The new statistics: why and how. </w:t>
      </w:r>
      <w:r w:rsidRPr="0085577F">
        <w:rPr>
          <w:i/>
          <w:iCs/>
        </w:rPr>
        <w:t>Psychological science</w:t>
      </w:r>
      <w:r w:rsidRPr="0085577F">
        <w:t xml:space="preserve"> 25, 1: 7–29. Retrieved July 9, 2014 from http://pss.sagepub.com/content/early/2013/11/07/0956797613504966.abstract</w:t>
      </w:r>
    </w:p>
    <w:p w14:paraId="54401978" w14:textId="77777777" w:rsidR="0085577F" w:rsidRPr="0085577F" w:rsidRDefault="0085577F" w:rsidP="0085577F">
      <w:pPr>
        <w:pStyle w:val="Referencesnonumber"/>
        <w:pPrChange w:id="1319" w:author="Matthew Kay" w:date="2016-01-09T23:58:00Z">
          <w:pPr>
            <w:widowControl w:val="0"/>
            <w:autoSpaceDE w:val="0"/>
            <w:autoSpaceDN w:val="0"/>
            <w:adjustRightInd w:val="0"/>
            <w:spacing w:after="80"/>
            <w:ind w:left="640" w:hanging="640"/>
          </w:pPr>
        </w:pPrChange>
      </w:pPr>
      <w:r w:rsidRPr="0085577F">
        <w:t>4.</w:t>
      </w:r>
      <w:r w:rsidRPr="0085577F">
        <w:tab/>
        <w:t xml:space="preserve">Zoltan Dienes. 2011. Bayesian Versus Orthodox Statistics: Which Side Are You On? </w:t>
      </w:r>
      <w:r w:rsidRPr="0085577F">
        <w:rPr>
          <w:i/>
          <w:iCs/>
        </w:rPr>
        <w:t>Perspectives on psychological science : a journal of the Association for Psychological Science</w:t>
      </w:r>
      <w:r w:rsidRPr="0085577F">
        <w:t xml:space="preserve"> 6, 3: 274–90. Retrieved January 7, 2016 from http://pps.sagepub.com/content/6/3/274.abstract</w:t>
      </w:r>
    </w:p>
    <w:p w14:paraId="3A1DF539" w14:textId="77777777" w:rsidR="0085577F" w:rsidRPr="0085577F" w:rsidRDefault="0085577F" w:rsidP="0085577F">
      <w:pPr>
        <w:pStyle w:val="Referencesnonumber"/>
        <w:pPrChange w:id="1320" w:author="Matthew Kay" w:date="2016-01-09T23:58:00Z">
          <w:pPr>
            <w:widowControl w:val="0"/>
            <w:autoSpaceDE w:val="0"/>
            <w:autoSpaceDN w:val="0"/>
            <w:adjustRightInd w:val="0"/>
            <w:spacing w:after="80"/>
            <w:ind w:left="640" w:hanging="640"/>
          </w:pPr>
        </w:pPrChange>
      </w:pPr>
      <w:r w:rsidRPr="0085577F">
        <w:t>5.</w:t>
      </w:r>
      <w:r w:rsidRPr="0085577F">
        <w:tab/>
        <w:t xml:space="preserve">Pierre Dragicevic. 2016. Fair Statistical Communication in HCI. In </w:t>
      </w:r>
      <w:r w:rsidRPr="0085577F">
        <w:rPr>
          <w:i/>
          <w:iCs/>
        </w:rPr>
        <w:t>Modern Statistical Methods for HCI</w:t>
      </w:r>
      <w:r w:rsidRPr="0085577F">
        <w:t>, Judy Robertson and Maurits Kaptein (eds.). Springer.</w:t>
      </w:r>
    </w:p>
    <w:p w14:paraId="2A556360" w14:textId="77777777" w:rsidR="0085577F" w:rsidRPr="0085577F" w:rsidRDefault="0085577F" w:rsidP="0085577F">
      <w:pPr>
        <w:pStyle w:val="Referencesnonumber"/>
        <w:pPrChange w:id="1321" w:author="Matthew Kay" w:date="2016-01-09T23:58:00Z">
          <w:pPr>
            <w:widowControl w:val="0"/>
            <w:autoSpaceDE w:val="0"/>
            <w:autoSpaceDN w:val="0"/>
            <w:adjustRightInd w:val="0"/>
            <w:spacing w:after="80"/>
            <w:ind w:left="640" w:hanging="640"/>
          </w:pPr>
        </w:pPrChange>
      </w:pPr>
      <w:r w:rsidRPr="0085577F">
        <w:t>6.</w:t>
      </w:r>
      <w:r w:rsidRPr="0085577F">
        <w:tab/>
        <w:t xml:space="preserve">Pierre Dragicevic. 2016. From Statistical Significance to Fair Statistical Communication in HCI. In </w:t>
      </w:r>
      <w:r w:rsidRPr="0085577F">
        <w:rPr>
          <w:i/>
          <w:iCs/>
        </w:rPr>
        <w:t>Modern Statistical Methods for HCI</w:t>
      </w:r>
      <w:r w:rsidRPr="0085577F">
        <w:t>, Judy Robertson and Maurits Kaptein (eds.). Springer.</w:t>
      </w:r>
    </w:p>
    <w:p w14:paraId="28D22149" w14:textId="77777777" w:rsidR="0085577F" w:rsidRPr="0085577F" w:rsidRDefault="0085577F" w:rsidP="0085577F">
      <w:pPr>
        <w:pStyle w:val="Referencesnonumber"/>
        <w:pPrChange w:id="1322" w:author="Matthew Kay" w:date="2016-01-09T23:58:00Z">
          <w:pPr>
            <w:widowControl w:val="0"/>
            <w:autoSpaceDE w:val="0"/>
            <w:autoSpaceDN w:val="0"/>
            <w:adjustRightInd w:val="0"/>
            <w:spacing w:after="80"/>
            <w:ind w:left="640" w:hanging="640"/>
          </w:pPr>
        </w:pPrChange>
      </w:pPr>
      <w:r w:rsidRPr="0085577F">
        <w:t>7.</w:t>
      </w:r>
      <w:r w:rsidRPr="0085577F">
        <w:tab/>
        <w:t xml:space="preserve">Daniel Foreman-Mackey, David W. Hogg, Dustin Lang, and Jonathan Goodman. 2013. emcee : The MCMC Hammer. </w:t>
      </w:r>
      <w:r w:rsidRPr="0085577F">
        <w:rPr>
          <w:i/>
          <w:iCs/>
        </w:rPr>
        <w:t>Publications of the Astronomical Society of the Pacific</w:t>
      </w:r>
      <w:r w:rsidRPr="0085577F">
        <w:t xml:space="preserve"> 125, 925: 306–312. Retrieved April 21, 2015 from http://arxiv.org/abs/1202.3665</w:t>
      </w:r>
    </w:p>
    <w:p w14:paraId="2053A4F8" w14:textId="77777777" w:rsidR="0085577F" w:rsidRPr="0085577F" w:rsidRDefault="0085577F" w:rsidP="0085577F">
      <w:pPr>
        <w:pStyle w:val="Referencesnonumber"/>
        <w:pPrChange w:id="1323" w:author="Matthew Kay" w:date="2016-01-09T23:58:00Z">
          <w:pPr>
            <w:widowControl w:val="0"/>
            <w:autoSpaceDE w:val="0"/>
            <w:autoSpaceDN w:val="0"/>
            <w:adjustRightInd w:val="0"/>
            <w:spacing w:after="80"/>
            <w:ind w:left="640" w:hanging="640"/>
          </w:pPr>
        </w:pPrChange>
      </w:pPr>
      <w:r w:rsidRPr="0085577F">
        <w:t>8.</w:t>
      </w:r>
      <w:r w:rsidRPr="0085577F">
        <w:tab/>
        <w:t xml:space="preserve">A. Gelman and J. Carlin. 2014. Beyond Power Calculations: Assessing Type S (Sign) and Type M (Magnitude) Errors. </w:t>
      </w:r>
      <w:r w:rsidRPr="0085577F">
        <w:rPr>
          <w:i/>
          <w:iCs/>
        </w:rPr>
        <w:t>Perspectives on Psychological Science</w:t>
      </w:r>
      <w:r w:rsidRPr="0085577F">
        <w:t xml:space="preserve"> 9, 6: 641–651. Retrieved November 17, 2014 from http://pps.sagepub.com/content/9/6/641.short</w:t>
      </w:r>
    </w:p>
    <w:p w14:paraId="43EC8174" w14:textId="77777777" w:rsidR="0085577F" w:rsidRPr="0085577F" w:rsidRDefault="0085577F" w:rsidP="0085577F">
      <w:pPr>
        <w:pStyle w:val="Referencesnonumber"/>
        <w:pPrChange w:id="1324" w:author="Matthew Kay" w:date="2016-01-09T23:58:00Z">
          <w:pPr>
            <w:widowControl w:val="0"/>
            <w:autoSpaceDE w:val="0"/>
            <w:autoSpaceDN w:val="0"/>
            <w:adjustRightInd w:val="0"/>
            <w:spacing w:after="80"/>
            <w:ind w:left="640" w:hanging="640"/>
          </w:pPr>
        </w:pPrChange>
      </w:pPr>
      <w:r w:rsidRPr="0085577F">
        <w:t>9.</w:t>
      </w:r>
      <w:r w:rsidRPr="0085577F">
        <w:tab/>
        <w:t xml:space="preserve">Andrew Gelman, Aleks Jakulin, Maria Grazia Pittau, and Yu-Sung Su. 2008. A Weakly Informative Default Prior Distribution for Logistic and Other Regression Models. </w:t>
      </w:r>
      <w:r w:rsidRPr="0085577F">
        <w:rPr>
          <w:i/>
          <w:iCs/>
        </w:rPr>
        <w:t>The Annals of Applied Statistics</w:t>
      </w:r>
      <w:r w:rsidRPr="0085577F">
        <w:t xml:space="preserve"> 2, 4: 1360–1383.</w:t>
      </w:r>
    </w:p>
    <w:p w14:paraId="632F244B" w14:textId="77777777" w:rsidR="0085577F" w:rsidRPr="0085577F" w:rsidRDefault="0085577F" w:rsidP="0085577F">
      <w:pPr>
        <w:pStyle w:val="Referencesnonumber"/>
        <w:pPrChange w:id="1325" w:author="Matthew Kay" w:date="2016-01-09T23:58:00Z">
          <w:pPr>
            <w:widowControl w:val="0"/>
            <w:autoSpaceDE w:val="0"/>
            <w:autoSpaceDN w:val="0"/>
            <w:adjustRightInd w:val="0"/>
            <w:spacing w:after="80"/>
            <w:ind w:left="640" w:hanging="640"/>
          </w:pPr>
        </w:pPrChange>
      </w:pPr>
      <w:r w:rsidRPr="0085577F">
        <w:t>10.</w:t>
      </w:r>
      <w:r w:rsidRPr="0085577F">
        <w:tab/>
        <w:t xml:space="preserve">Andrew Gelman and David Weakliem. 2009. Of Beauty, Sex and Power. </w:t>
      </w:r>
      <w:r w:rsidRPr="0085577F">
        <w:rPr>
          <w:i/>
          <w:iCs/>
        </w:rPr>
        <w:t>American Scientist</w:t>
      </w:r>
      <w:r w:rsidRPr="0085577F">
        <w:t xml:space="preserve"> 97, 4: 310–316.</w:t>
      </w:r>
    </w:p>
    <w:p w14:paraId="22903354" w14:textId="77777777" w:rsidR="0085577F" w:rsidRPr="0085577F" w:rsidRDefault="0085577F" w:rsidP="0085577F">
      <w:pPr>
        <w:pStyle w:val="Referencesnonumber"/>
        <w:pPrChange w:id="1326" w:author="Matthew Kay" w:date="2016-01-09T23:58:00Z">
          <w:pPr>
            <w:widowControl w:val="0"/>
            <w:autoSpaceDE w:val="0"/>
            <w:autoSpaceDN w:val="0"/>
            <w:adjustRightInd w:val="0"/>
            <w:spacing w:after="80"/>
            <w:ind w:left="640" w:hanging="640"/>
          </w:pPr>
        </w:pPrChange>
      </w:pPr>
      <w:r w:rsidRPr="0085577F">
        <w:t>11.</w:t>
      </w:r>
      <w:r w:rsidRPr="0085577F">
        <w:tab/>
        <w:t xml:space="preserve">Andrew Gelman. 2006. Prior distributions for variance parameters in hierarchical models. </w:t>
      </w:r>
      <w:r w:rsidRPr="0085577F">
        <w:rPr>
          <w:i/>
          <w:iCs/>
        </w:rPr>
        <w:t>Bayesian Analysis</w:t>
      </w:r>
      <w:r w:rsidRPr="0085577F">
        <w:t xml:space="preserve"> 1, 3: 515–533. http://doi.org/10.1214/06-BA117A</w:t>
      </w:r>
    </w:p>
    <w:p w14:paraId="110DEE71" w14:textId="77777777" w:rsidR="0085577F" w:rsidRPr="0085577F" w:rsidRDefault="0085577F" w:rsidP="0085577F">
      <w:pPr>
        <w:pStyle w:val="Referencesnonumber"/>
        <w:pPrChange w:id="1327" w:author="Matthew Kay" w:date="2016-01-09T23:58:00Z">
          <w:pPr>
            <w:widowControl w:val="0"/>
            <w:autoSpaceDE w:val="0"/>
            <w:autoSpaceDN w:val="0"/>
            <w:adjustRightInd w:val="0"/>
            <w:spacing w:after="80"/>
            <w:ind w:left="640" w:hanging="640"/>
          </w:pPr>
        </w:pPrChange>
      </w:pPr>
      <w:r w:rsidRPr="0085577F">
        <w:t>12.</w:t>
      </w:r>
      <w:r w:rsidRPr="0085577F">
        <w:tab/>
        <w:t xml:space="preserve">Saul Greenberg and Bill Buxton. 2008. Usability evaluation considered harmful (some of the time). </w:t>
      </w:r>
      <w:r w:rsidRPr="0085577F">
        <w:rPr>
          <w:i/>
          <w:iCs/>
        </w:rPr>
        <w:lastRenderedPageBreak/>
        <w:t>Proceeding of the twenty-sixth annual CHI conference on Human factors in computing systems - CHI ’08</w:t>
      </w:r>
      <w:r w:rsidRPr="0085577F">
        <w:t>, ACM Press, 111. Retrieved September 25, 2015 from http://dl.acm.org/citation.cfm?id=1357054.1357074</w:t>
      </w:r>
    </w:p>
    <w:p w14:paraId="5E811F1E" w14:textId="77777777" w:rsidR="0085577F" w:rsidRPr="0085577F" w:rsidRDefault="0085577F" w:rsidP="0085577F">
      <w:pPr>
        <w:pStyle w:val="Referencesnonumber"/>
        <w:pPrChange w:id="1328" w:author="Matthew Kay" w:date="2016-01-09T23:58:00Z">
          <w:pPr>
            <w:widowControl w:val="0"/>
            <w:autoSpaceDE w:val="0"/>
            <w:autoSpaceDN w:val="0"/>
            <w:adjustRightInd w:val="0"/>
            <w:spacing w:after="80"/>
            <w:ind w:left="640" w:hanging="640"/>
          </w:pPr>
        </w:pPrChange>
      </w:pPr>
      <w:r w:rsidRPr="0085577F">
        <w:t>13.</w:t>
      </w:r>
      <w:r w:rsidRPr="0085577F">
        <w:tab/>
        <w:t xml:space="preserve">Larry V. Hedges and Ingram Olkin. 1980. Vote-counting methods in research synthesis. </w:t>
      </w:r>
      <w:r w:rsidRPr="0085577F">
        <w:rPr>
          <w:i/>
          <w:iCs/>
        </w:rPr>
        <w:t>Psychological Bulletin</w:t>
      </w:r>
      <w:r w:rsidRPr="0085577F">
        <w:t xml:space="preserve"> 88, 2: 359–369.</w:t>
      </w:r>
    </w:p>
    <w:p w14:paraId="1A93B956" w14:textId="77777777" w:rsidR="0085577F" w:rsidRPr="0085577F" w:rsidRDefault="0085577F" w:rsidP="0085577F">
      <w:pPr>
        <w:pStyle w:val="Referencesnonumber"/>
        <w:pPrChange w:id="1329" w:author="Matthew Kay" w:date="2016-01-09T23:58:00Z">
          <w:pPr>
            <w:widowControl w:val="0"/>
            <w:autoSpaceDE w:val="0"/>
            <w:autoSpaceDN w:val="0"/>
            <w:adjustRightInd w:val="0"/>
            <w:spacing w:after="80"/>
            <w:ind w:left="640" w:hanging="640"/>
          </w:pPr>
        </w:pPrChange>
      </w:pPr>
      <w:r w:rsidRPr="0085577F">
        <w:t>14.</w:t>
      </w:r>
      <w:r w:rsidRPr="0085577F">
        <w:tab/>
        <w:t xml:space="preserve">Rink Hoekstra, Richard D. Morey, Jeffrey N. Rouder, and Eric-Jan Wagenmakers. 2014. Robust misinterpretation of confidence intervals. </w:t>
      </w:r>
      <w:r w:rsidRPr="0085577F">
        <w:rPr>
          <w:i/>
          <w:iCs/>
        </w:rPr>
        <w:t>Psychonomic Bulletin &amp; Review</w:t>
      </w:r>
      <w:r w:rsidRPr="0085577F">
        <w:t xml:space="preserve"> 21, 5: 1157–1164. Retrieved July 1, 2015 from http://www.ncbi.nlm.nih.gov/pubmed/24420726</w:t>
      </w:r>
    </w:p>
    <w:p w14:paraId="3039E040" w14:textId="77777777" w:rsidR="0085577F" w:rsidRPr="0085577F" w:rsidRDefault="0085577F" w:rsidP="0085577F">
      <w:pPr>
        <w:pStyle w:val="Referencesnonumber"/>
        <w:pPrChange w:id="1330" w:author="Matthew Kay" w:date="2016-01-09T23:58:00Z">
          <w:pPr>
            <w:widowControl w:val="0"/>
            <w:autoSpaceDE w:val="0"/>
            <w:autoSpaceDN w:val="0"/>
            <w:adjustRightInd w:val="0"/>
            <w:spacing w:after="80"/>
            <w:ind w:left="640" w:hanging="640"/>
          </w:pPr>
        </w:pPrChange>
      </w:pPr>
      <w:r w:rsidRPr="0085577F">
        <w:t>15.</w:t>
      </w:r>
      <w:r w:rsidRPr="0085577F">
        <w:tab/>
        <w:t xml:space="preserve">Kasper Hornbæk and Effie Lai-Chong Law. 2007. Meta-analysis of correlations among usability measures. </w:t>
      </w:r>
      <w:r w:rsidRPr="0085577F">
        <w:rPr>
          <w:i/>
          <w:iCs/>
        </w:rPr>
        <w:t>Proceedings of the SIGCHI conference on Human factors in computing systems - CHI ’07</w:t>
      </w:r>
      <w:r w:rsidRPr="0085577F">
        <w:t>: 617. http://doi.org/10.1145/1240624.1240722</w:t>
      </w:r>
    </w:p>
    <w:p w14:paraId="375CC015" w14:textId="77777777" w:rsidR="0085577F" w:rsidRPr="0085577F" w:rsidRDefault="0085577F" w:rsidP="0085577F">
      <w:pPr>
        <w:pStyle w:val="Referencesnonumber"/>
        <w:pPrChange w:id="1331" w:author="Matthew Kay" w:date="2016-01-09T23:58:00Z">
          <w:pPr>
            <w:widowControl w:val="0"/>
            <w:autoSpaceDE w:val="0"/>
            <w:autoSpaceDN w:val="0"/>
            <w:adjustRightInd w:val="0"/>
            <w:spacing w:after="80"/>
            <w:ind w:left="640" w:hanging="640"/>
          </w:pPr>
        </w:pPrChange>
      </w:pPr>
      <w:r w:rsidRPr="0085577F">
        <w:t>16.</w:t>
      </w:r>
      <w:r w:rsidRPr="0085577F">
        <w:tab/>
        <w:t xml:space="preserve">George S. Howard, Scott E. Maxwell, and Kevin J. Fleming. The proof of the pudding: An illustration of the relative strengths of null hypothesis, meta-analysis, and Bayesian analysis. </w:t>
      </w:r>
    </w:p>
    <w:p w14:paraId="7C41AE62" w14:textId="77777777" w:rsidR="0085577F" w:rsidRPr="0085577F" w:rsidRDefault="0085577F" w:rsidP="0085577F">
      <w:pPr>
        <w:pStyle w:val="Referencesnonumber"/>
        <w:pPrChange w:id="1332" w:author="Matthew Kay" w:date="2016-01-09T23:58:00Z">
          <w:pPr>
            <w:widowControl w:val="0"/>
            <w:autoSpaceDE w:val="0"/>
            <w:autoSpaceDN w:val="0"/>
            <w:adjustRightInd w:val="0"/>
            <w:spacing w:after="80"/>
            <w:ind w:left="640" w:hanging="640"/>
          </w:pPr>
        </w:pPrChange>
      </w:pPr>
      <w:r w:rsidRPr="0085577F">
        <w:t>17.</w:t>
      </w:r>
      <w:r w:rsidRPr="0085577F">
        <w:tab/>
        <w:t xml:space="preserve">John P A Ioannidis. 2005. Why most published research findings are false. </w:t>
      </w:r>
      <w:r w:rsidRPr="0085577F">
        <w:rPr>
          <w:i/>
          <w:iCs/>
        </w:rPr>
        <w:t>PLoS medicine</w:t>
      </w:r>
      <w:r w:rsidRPr="0085577F">
        <w:t xml:space="preserve"> 2, 8: e124. Retrieved July 9, 2014 from http://journals.plos.org/plosmedicine/article?id=10.1371/journal.pmed.0020124</w:t>
      </w:r>
    </w:p>
    <w:p w14:paraId="7ECBCDC0" w14:textId="77777777" w:rsidR="0085577F" w:rsidRPr="0085577F" w:rsidRDefault="0085577F" w:rsidP="0085577F">
      <w:pPr>
        <w:pStyle w:val="Referencesnonumber"/>
        <w:pPrChange w:id="1333" w:author="Matthew Kay" w:date="2016-01-09T23:58:00Z">
          <w:pPr>
            <w:widowControl w:val="0"/>
            <w:autoSpaceDE w:val="0"/>
            <w:autoSpaceDN w:val="0"/>
            <w:adjustRightInd w:val="0"/>
            <w:spacing w:after="80"/>
            <w:ind w:left="640" w:hanging="640"/>
          </w:pPr>
        </w:pPrChange>
      </w:pPr>
      <w:r w:rsidRPr="0085577F">
        <w:t>18.</w:t>
      </w:r>
      <w:r w:rsidRPr="0085577F">
        <w:tab/>
        <w:t xml:space="preserve">Maurits Kaptein and Judy Robertson. 2012. Rethinking statistical analysis methods for CHI. </w:t>
      </w:r>
      <w:r w:rsidRPr="0085577F">
        <w:rPr>
          <w:i/>
          <w:iCs/>
        </w:rPr>
        <w:t>Proceedings of the 2012 ACM annual conference on Human Factors in Computing Systems - CHI ’12</w:t>
      </w:r>
      <w:r w:rsidRPr="0085577F">
        <w:t>, ACM Press, 1105. Retrieved September 25, 2015 from http://dl.acm.org/citation.cfm?id=2207676.2208557</w:t>
      </w:r>
    </w:p>
    <w:p w14:paraId="6BA12B2B" w14:textId="77777777" w:rsidR="0085577F" w:rsidRPr="0085577F" w:rsidRDefault="0085577F" w:rsidP="0085577F">
      <w:pPr>
        <w:pStyle w:val="Referencesnonumber"/>
        <w:pPrChange w:id="1334" w:author="Matthew Kay" w:date="2016-01-09T23:58:00Z">
          <w:pPr>
            <w:widowControl w:val="0"/>
            <w:autoSpaceDE w:val="0"/>
            <w:autoSpaceDN w:val="0"/>
            <w:adjustRightInd w:val="0"/>
            <w:spacing w:after="80"/>
            <w:ind w:left="640" w:hanging="640"/>
          </w:pPr>
        </w:pPrChange>
      </w:pPr>
      <w:r w:rsidRPr="0085577F">
        <w:t>19.</w:t>
      </w:r>
      <w:r w:rsidRPr="0085577F">
        <w:tab/>
        <w:t xml:space="preserve">John K Kruschke. 2013. Bayesian estimation supersedes the t test. </w:t>
      </w:r>
      <w:r w:rsidRPr="0085577F">
        <w:rPr>
          <w:i/>
          <w:iCs/>
        </w:rPr>
        <w:t>Journal of experimental psychology. General</w:t>
      </w:r>
      <w:r w:rsidRPr="0085577F">
        <w:t xml:space="preserve"> 142, 2: 573–603. Retrieved September 25, 2015 from http://www.ncbi.nlm.nih.gov/pubmed/22774788</w:t>
      </w:r>
    </w:p>
    <w:p w14:paraId="21020A88" w14:textId="77777777" w:rsidR="0085577F" w:rsidRPr="0085577F" w:rsidRDefault="0085577F" w:rsidP="0085577F">
      <w:pPr>
        <w:pStyle w:val="Referencesnonumber"/>
        <w:pPrChange w:id="1335" w:author="Matthew Kay" w:date="2016-01-09T23:58:00Z">
          <w:pPr>
            <w:widowControl w:val="0"/>
            <w:autoSpaceDE w:val="0"/>
            <w:autoSpaceDN w:val="0"/>
            <w:adjustRightInd w:val="0"/>
            <w:spacing w:after="80"/>
            <w:ind w:left="640" w:hanging="640"/>
          </w:pPr>
        </w:pPrChange>
      </w:pPr>
      <w:r w:rsidRPr="0085577F">
        <w:t>20.</w:t>
      </w:r>
      <w:r w:rsidRPr="0085577F">
        <w:tab/>
        <w:t xml:space="preserve">John K. Kruschke. 2010. Bayesian data analysis. </w:t>
      </w:r>
      <w:r w:rsidRPr="0085577F">
        <w:rPr>
          <w:i/>
          <w:iCs/>
        </w:rPr>
        <w:t>Wiley Interdisciplinary Reviews: Cognitive Science</w:t>
      </w:r>
      <w:r w:rsidRPr="0085577F">
        <w:t xml:space="preserve"> 1, 5: 658–676. http://doi.org/10.1002/wcs.72</w:t>
      </w:r>
    </w:p>
    <w:p w14:paraId="665ACB43" w14:textId="77777777" w:rsidR="0085577F" w:rsidRPr="0085577F" w:rsidRDefault="0085577F" w:rsidP="0085577F">
      <w:pPr>
        <w:pStyle w:val="Referencesnonumber"/>
        <w:pPrChange w:id="1336" w:author="Matthew Kay" w:date="2016-01-09T23:58:00Z">
          <w:pPr>
            <w:widowControl w:val="0"/>
            <w:autoSpaceDE w:val="0"/>
            <w:autoSpaceDN w:val="0"/>
            <w:adjustRightInd w:val="0"/>
            <w:spacing w:after="80"/>
            <w:ind w:left="640" w:hanging="640"/>
          </w:pPr>
        </w:pPrChange>
      </w:pPr>
      <w:r w:rsidRPr="0085577F">
        <w:t>21.</w:t>
      </w:r>
      <w:r w:rsidRPr="0085577F">
        <w:tab/>
        <w:t xml:space="preserve">John K. Kruschke. 2011. </w:t>
      </w:r>
      <w:r w:rsidRPr="0085577F">
        <w:rPr>
          <w:i/>
          <w:iCs/>
        </w:rPr>
        <w:t>Doing Bayesian Data Analysis</w:t>
      </w:r>
      <w:r w:rsidRPr="0085577F">
        <w:t>. Elsevier Inc.</w:t>
      </w:r>
    </w:p>
    <w:p w14:paraId="4434AA99" w14:textId="77777777" w:rsidR="0085577F" w:rsidRPr="0085577F" w:rsidRDefault="0085577F" w:rsidP="0085577F">
      <w:pPr>
        <w:pStyle w:val="Referencesnonumber"/>
        <w:pPrChange w:id="1337" w:author="Matthew Kay" w:date="2016-01-09T23:58:00Z">
          <w:pPr>
            <w:widowControl w:val="0"/>
            <w:autoSpaceDE w:val="0"/>
            <w:autoSpaceDN w:val="0"/>
            <w:adjustRightInd w:val="0"/>
            <w:spacing w:after="80"/>
            <w:ind w:left="640" w:hanging="640"/>
          </w:pPr>
        </w:pPrChange>
      </w:pPr>
      <w:r w:rsidRPr="0085577F">
        <w:t>22.</w:t>
      </w:r>
      <w:r w:rsidRPr="0085577F">
        <w:tab/>
        <w:t xml:space="preserve">Anand Patil, David Huard, and Christopher J Fonnesbeck. 2010. PyMC: Bayesian Stochastic Modelling in Python. </w:t>
      </w:r>
      <w:r w:rsidRPr="0085577F">
        <w:rPr>
          <w:i/>
          <w:iCs/>
        </w:rPr>
        <w:t>Journal of statistical software</w:t>
      </w:r>
      <w:r w:rsidRPr="0085577F">
        <w:t xml:space="preserve"> 35, 4: 1–81. Retrieved December 2, 2015 from http://www.pubmedcentral.nih.gov/articlerender.fcgi?artid=3097064&amp;tool=pmcentrez&amp;rendertype=abstract</w:t>
      </w:r>
    </w:p>
    <w:p w14:paraId="33818095" w14:textId="77777777" w:rsidR="0085577F" w:rsidRPr="0085577F" w:rsidRDefault="0085577F" w:rsidP="0085577F">
      <w:pPr>
        <w:pStyle w:val="Referencesnonumber"/>
        <w:pPrChange w:id="1338" w:author="Matthew Kay" w:date="2016-01-09T23:58:00Z">
          <w:pPr>
            <w:widowControl w:val="0"/>
            <w:autoSpaceDE w:val="0"/>
            <w:autoSpaceDN w:val="0"/>
            <w:adjustRightInd w:val="0"/>
            <w:spacing w:after="80"/>
            <w:ind w:left="640" w:hanging="640"/>
          </w:pPr>
        </w:pPrChange>
      </w:pPr>
      <w:r w:rsidRPr="0085577F">
        <w:t>23.</w:t>
      </w:r>
      <w:r w:rsidRPr="0085577F">
        <w:tab/>
        <w:t xml:space="preserve">Martyn Plummer. 2003. JAGS: A Program for Analysis of Bayesian Graphical Models Using Gibbs Sampling. </w:t>
      </w:r>
      <w:r w:rsidRPr="0085577F">
        <w:rPr>
          <w:i/>
          <w:iCs/>
        </w:rPr>
        <w:t xml:space="preserve">Proceedings of the 3rd International </w:t>
      </w:r>
      <w:r w:rsidRPr="0085577F">
        <w:rPr>
          <w:i/>
          <w:iCs/>
        </w:rPr>
        <w:lastRenderedPageBreak/>
        <w:t>Workshop on Distributed Statistical Computing (DSC 2003)</w:t>
      </w:r>
      <w:r w:rsidRPr="0085577F">
        <w:t>. http://doi.org/10.1.1.13.3406</w:t>
      </w:r>
    </w:p>
    <w:p w14:paraId="0A2E952C" w14:textId="77777777" w:rsidR="0085577F" w:rsidRPr="0085577F" w:rsidRDefault="0085577F" w:rsidP="0085577F">
      <w:pPr>
        <w:pStyle w:val="Referencesnonumber"/>
        <w:pPrChange w:id="1339" w:author="Matthew Kay" w:date="2016-01-09T23:58:00Z">
          <w:pPr>
            <w:widowControl w:val="0"/>
            <w:autoSpaceDE w:val="0"/>
            <w:autoSpaceDN w:val="0"/>
            <w:adjustRightInd w:val="0"/>
            <w:spacing w:after="80"/>
            <w:ind w:left="640" w:hanging="640"/>
          </w:pPr>
        </w:pPrChange>
      </w:pPr>
      <w:r w:rsidRPr="0085577F">
        <w:t>24.</w:t>
      </w:r>
      <w:r w:rsidRPr="0085577F">
        <w:tab/>
        <w:t xml:space="preserve">Ana Villar, Mario Callegaro, and Yongwei Yang. 2013. Where Am I ? A Meta-Analysis of Experiments on the Effects of Progress Indicators for Web Surveys. </w:t>
      </w:r>
      <w:r w:rsidRPr="0085577F">
        <w:rPr>
          <w:i/>
          <w:iCs/>
        </w:rPr>
        <w:t>Social Science Computer Review</w:t>
      </w:r>
      <w:r w:rsidRPr="0085577F">
        <w:t xml:space="preserve"> 00, 0: 1–19. http://doi.org/10.1177/0894439313497468</w:t>
      </w:r>
    </w:p>
    <w:p w14:paraId="381D5F93" w14:textId="77777777" w:rsidR="0085577F" w:rsidRPr="0085577F" w:rsidRDefault="0085577F" w:rsidP="0085577F">
      <w:pPr>
        <w:pStyle w:val="Referencesnonumber"/>
        <w:pPrChange w:id="1340" w:author="Matthew Kay" w:date="2016-01-09T23:58:00Z">
          <w:pPr>
            <w:widowControl w:val="0"/>
            <w:autoSpaceDE w:val="0"/>
            <w:autoSpaceDN w:val="0"/>
            <w:adjustRightInd w:val="0"/>
            <w:spacing w:after="80"/>
            <w:ind w:left="640" w:hanging="640"/>
          </w:pPr>
        </w:pPrChange>
      </w:pPr>
      <w:r w:rsidRPr="0085577F">
        <w:t>25.</w:t>
      </w:r>
      <w:r w:rsidRPr="0085577F">
        <w:tab/>
        <w:t xml:space="preserve">Suzanne Weisband and S Kiesler. 1996. Self Disclosure on Computer Forms : Meta-Analysis and Implications. </w:t>
      </w:r>
      <w:r w:rsidRPr="0085577F">
        <w:rPr>
          <w:i/>
          <w:iCs/>
        </w:rPr>
        <w:t>ACM Digital Library</w:t>
      </w:r>
      <w:r w:rsidRPr="0085577F">
        <w:t xml:space="preserve"> CHI, 96: 3–10. http://doi.org/10.1145/238386.238387</w:t>
      </w:r>
    </w:p>
    <w:p w14:paraId="59E852C8" w14:textId="77777777" w:rsidR="0085577F" w:rsidRPr="0085577F" w:rsidRDefault="0085577F" w:rsidP="0085577F">
      <w:pPr>
        <w:pStyle w:val="Referencesnonumber"/>
        <w:pPrChange w:id="1341" w:author="Matthew Kay" w:date="2016-01-09T23:58:00Z">
          <w:pPr>
            <w:widowControl w:val="0"/>
            <w:autoSpaceDE w:val="0"/>
            <w:autoSpaceDN w:val="0"/>
            <w:adjustRightInd w:val="0"/>
            <w:spacing w:after="80"/>
            <w:ind w:left="640" w:hanging="640"/>
          </w:pPr>
        </w:pPrChange>
      </w:pPr>
      <w:r w:rsidRPr="0085577F">
        <w:t>26.</w:t>
      </w:r>
      <w:r w:rsidRPr="0085577F">
        <w:tab/>
        <w:t xml:space="preserve">Max Wilson, Wendy E. Mackay, Ed Chi, Michael Bernstein, and Dan Russell. RepliCHI - CHI should be replicating and validating results more: discuss. </w:t>
      </w:r>
      <w:r w:rsidRPr="0085577F">
        <w:rPr>
          <w:i/>
          <w:iCs/>
        </w:rPr>
        <w:t>CHI EA ’11: Proceedings of the 2011 annual conference extended abstracts on Human factors in computing systems</w:t>
      </w:r>
      <w:r w:rsidRPr="0085577F">
        <w:t>. http://doi.org/10.1145/1979742.1979491</w:t>
      </w:r>
    </w:p>
    <w:p w14:paraId="40BCAE54" w14:textId="77777777" w:rsidR="0085577F" w:rsidRPr="0085577F" w:rsidRDefault="0085577F" w:rsidP="0085577F">
      <w:pPr>
        <w:pStyle w:val="Referencesnonumber"/>
        <w:pPrChange w:id="1342" w:author="Matthew Kay" w:date="2016-01-09T23:58:00Z">
          <w:pPr>
            <w:widowControl w:val="0"/>
            <w:autoSpaceDE w:val="0"/>
            <w:autoSpaceDN w:val="0"/>
            <w:adjustRightInd w:val="0"/>
            <w:spacing w:after="80"/>
            <w:ind w:left="640" w:hanging="640"/>
          </w:pPr>
        </w:pPrChange>
      </w:pPr>
      <w:r w:rsidRPr="0085577F">
        <w:t>27.</w:t>
      </w:r>
      <w:r w:rsidRPr="0085577F">
        <w:tab/>
        <w:t xml:space="preserve">Jacob O Wobbrock, Leah Findlater, Darren Gergle, and James J Higgins. 2011. The Aligned Rank Transform for Nonparametric Factorial Analyses Using Only ANOVA Procedures. </w:t>
      </w:r>
      <w:r w:rsidRPr="0085577F">
        <w:rPr>
          <w:i/>
          <w:iCs/>
        </w:rPr>
        <w:t>CHI ’11</w:t>
      </w:r>
      <w:r w:rsidRPr="0085577F">
        <w:t>: 143–146.</w:t>
      </w:r>
    </w:p>
    <w:p w14:paraId="2178A708" w14:textId="77777777" w:rsidR="0085577F" w:rsidRPr="0085577F" w:rsidRDefault="0085577F" w:rsidP="0085577F">
      <w:pPr>
        <w:pStyle w:val="Referencesnonumber"/>
        <w:pPrChange w:id="1343" w:author="Matthew Kay" w:date="2016-01-09T23:58:00Z">
          <w:pPr>
            <w:widowControl w:val="0"/>
            <w:autoSpaceDE w:val="0"/>
            <w:autoSpaceDN w:val="0"/>
            <w:adjustRightInd w:val="0"/>
            <w:spacing w:after="80"/>
            <w:ind w:left="640" w:hanging="640"/>
          </w:pPr>
        </w:pPrChange>
      </w:pPr>
      <w:r w:rsidRPr="0085577F">
        <w:t>28.</w:t>
      </w:r>
      <w:r w:rsidRPr="0085577F">
        <w:tab/>
        <w:t xml:space="preserve">Nick Yee, Nick Yee, Jeremy N Bailenson, Jeremy N Bailenson, Kathryn Rickertsen, and Kathryn Rickertsen. 2007. A meta-analysis of the impact of the inclusion and realism of human-like faces on user experiences in interfaces. </w:t>
      </w:r>
      <w:r w:rsidRPr="0085577F">
        <w:rPr>
          <w:i/>
          <w:iCs/>
        </w:rPr>
        <w:t>Proceedings of the SIGCHI conference on Human factors in computing systems - CHI ’07</w:t>
      </w:r>
      <w:r w:rsidRPr="0085577F">
        <w:t>: 1. http://doi.org/10.1145/1240624.1240626</w:t>
      </w:r>
    </w:p>
    <w:p w14:paraId="7F627005" w14:textId="7B62CEA3" w:rsidR="00285470" w:rsidRPr="003F70AB" w:rsidRDefault="00FA6C57" w:rsidP="0085577F">
      <w:pPr>
        <w:pStyle w:val="Referencesnonumber"/>
        <w:pPrChange w:id="1344" w:author="Matthew Kay" w:date="2016-01-09T23:58:00Z">
          <w:pPr>
            <w:pStyle w:val="NormalWeb"/>
          </w:pPr>
        </w:pPrChange>
      </w:pPr>
      <w:r>
        <w:fldChar w:fldCharType="end"/>
      </w:r>
    </w:p>
    <w:sectPr w:rsidR="00285470" w:rsidRPr="003F70AB" w:rsidSect="006B1D5B">
      <w:headerReference w:type="even" r:id="rId22"/>
      <w:type w:val="continuous"/>
      <w:pgSz w:w="12240" w:h="15840" w:code="1"/>
      <w:pgMar w:top="1224" w:right="1080" w:bottom="1440" w:left="1080" w:header="720" w:footer="720" w:gutter="0"/>
      <w:cols w:num="2" w:space="432"/>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Matthew Kay" w:date="2015-12-27T13:56:00Z" w:initials="MK">
    <w:p w14:paraId="05081A44" w14:textId="748BA7A0" w:rsidR="00687E40" w:rsidRDefault="00687E40">
      <w:pPr>
        <w:pStyle w:val="CommentText"/>
      </w:pPr>
      <w:r w:rsidRPr="00CE7743">
        <w:rPr>
          <w:rStyle w:val="CommentReference"/>
          <w:b/>
          <w:highlight w:val="yellow"/>
        </w:rPr>
        <w:annotationRef/>
      </w:r>
      <w:r w:rsidRPr="00CE7743">
        <w:rPr>
          <w:b/>
          <w:highlight w:val="yellow"/>
        </w:rPr>
        <w:t>TODO</w:t>
      </w:r>
      <w:r w:rsidRPr="00CE7743">
        <w:rPr>
          <w:highlight w:val="yellow"/>
        </w:rPr>
        <w:t xml:space="preserve"> at end: sweep for orphans and widows</w:t>
      </w:r>
    </w:p>
  </w:comment>
  <w:comment w:id="34" w:author="Matthew Kay" w:date="2015-12-27T13:38:00Z" w:initials="MK">
    <w:p w14:paraId="225CE9FE" w14:textId="749BB408" w:rsidR="00687E40" w:rsidRDefault="00687E40">
      <w:pPr>
        <w:pStyle w:val="CommentText"/>
      </w:pPr>
      <w:r w:rsidRPr="003D67E6">
        <w:rPr>
          <w:rStyle w:val="CommentReference"/>
          <w:b/>
          <w:highlight w:val="yellow"/>
        </w:rPr>
        <w:annotationRef/>
      </w:r>
      <w:r w:rsidRPr="003D67E6">
        <w:rPr>
          <w:b/>
          <w:highlight w:val="yellow"/>
        </w:rPr>
        <w:t>Greg</w:t>
      </w:r>
      <w:r w:rsidRPr="003D67E6">
        <w:rPr>
          <w:highlight w:val="yellow"/>
        </w:rPr>
        <w:t>: insert your email here</w:t>
      </w:r>
    </w:p>
  </w:comment>
  <w:comment w:id="45" w:author="Eric Hekler" w:date="2015-12-30T10:20:00Z" w:initials="EH">
    <w:p w14:paraId="35AC6210" w14:textId="0F148310" w:rsidR="00687E40" w:rsidRDefault="00687E40">
      <w:pPr>
        <w:pStyle w:val="CommentText"/>
      </w:pPr>
      <w:r>
        <w:rPr>
          <w:rStyle w:val="CommentReference"/>
        </w:rPr>
        <w:annotationRef/>
      </w:r>
      <w:r>
        <w:t xml:space="preserve">If possible, can you check the meta-data and include my middle initial, if still possible? </w:t>
      </w:r>
    </w:p>
  </w:comment>
  <w:comment w:id="46" w:author="Matthew Kay" w:date="2016-01-04T15:53:00Z" w:initials="MK">
    <w:p w14:paraId="3A642D55" w14:textId="1F5925E0" w:rsidR="00687E40" w:rsidRDefault="00687E40">
      <w:pPr>
        <w:pStyle w:val="CommentText"/>
      </w:pPr>
      <w:r w:rsidRPr="00CE7743">
        <w:rPr>
          <w:rStyle w:val="CommentReference"/>
          <w:highlight w:val="yellow"/>
        </w:rPr>
        <w:annotationRef/>
      </w:r>
      <w:r w:rsidRPr="00CE7743">
        <w:rPr>
          <w:highlight w:val="yellow"/>
        </w:rPr>
        <w:t>Will do</w:t>
      </w:r>
    </w:p>
  </w:comment>
  <w:comment w:id="217" w:author="Matthew Kay" w:date="2015-12-27T13:46:00Z" w:initials="MK">
    <w:p w14:paraId="7F017411" w14:textId="5B26B173" w:rsidR="00687E40" w:rsidRDefault="00687E40">
      <w:pPr>
        <w:pStyle w:val="CommentText"/>
      </w:pPr>
      <w:r>
        <w:rPr>
          <w:rStyle w:val="CommentReference"/>
        </w:rPr>
        <w:annotationRef/>
      </w:r>
      <w:r>
        <w:t>Any other keywords we want?</w:t>
      </w:r>
    </w:p>
  </w:comment>
  <w:comment w:id="286" w:author="Eric Hekler" w:date="2015-09-25T09:23:00Z" w:initials="EH">
    <w:p w14:paraId="37FF24B7" w14:textId="65B1B5FC" w:rsidR="00687E40" w:rsidRDefault="00687E40">
      <w:pPr>
        <w:pStyle w:val="CommentText"/>
      </w:pPr>
      <w:r>
        <w:rPr>
          <w:rStyle w:val="CommentReference"/>
        </w:rPr>
        <w:annotationRef/>
      </w:r>
      <w:r>
        <w:t xml:space="preserve">While you did introduce both terms, it’s probably good to stay consistent. </w:t>
      </w:r>
    </w:p>
  </w:comment>
  <w:comment w:id="287" w:author="Matthew Kay" w:date="2015-12-27T13:43:00Z" w:initials="MK">
    <w:p w14:paraId="221C7892" w14:textId="4BA7A3D9" w:rsidR="00687E40" w:rsidRDefault="00687E40">
      <w:pPr>
        <w:pStyle w:val="CommentText"/>
      </w:pPr>
      <w:r>
        <w:rPr>
          <w:rStyle w:val="CommentReference"/>
        </w:rPr>
        <w:annotationRef/>
      </w:r>
      <w:r>
        <w:t xml:space="preserve">Yeah. I am somewhat ambivalent about this. The thing I like about “frequentist” is that is sounds better when integrated into parallel structures when writing (since it is an adjective like “Bayesian”). </w:t>
      </w:r>
    </w:p>
  </w:comment>
  <w:comment w:id="452" w:author="Greg Nelson" w:date="2016-01-06T14:31:00Z" w:initials="GN">
    <w:p w14:paraId="2F02CF0C" w14:textId="6EAE30F9" w:rsidR="00687E40" w:rsidRDefault="00687E40">
      <w:pPr>
        <w:pStyle w:val="CommentText"/>
      </w:pPr>
      <w:r>
        <w:rPr>
          <w:rStyle w:val="CommentReference"/>
        </w:rPr>
        <w:annotationRef/>
      </w:r>
      <w:r>
        <w:t>Should we cite that study here?</w:t>
      </w:r>
    </w:p>
  </w:comment>
  <w:comment w:id="453" w:author="Matthew Kay" w:date="2016-01-07T00:01:00Z" w:initials="MK">
    <w:p w14:paraId="2E64B0C9" w14:textId="0C4F771E" w:rsidR="00687E40" w:rsidRDefault="00687E40">
      <w:pPr>
        <w:pStyle w:val="CommentText"/>
      </w:pPr>
      <w:r>
        <w:rPr>
          <w:rStyle w:val="CommentReference"/>
        </w:rPr>
        <w:annotationRef/>
      </w:r>
      <w:proofErr w:type="gramStart"/>
      <w:r>
        <w:t>Which  study</w:t>
      </w:r>
      <w:proofErr w:type="gramEnd"/>
      <w:r>
        <w:t>?</w:t>
      </w:r>
    </w:p>
  </w:comment>
  <w:comment w:id="467" w:author="Matthew Kay" w:date="2016-01-07T00:00:00Z" w:initials="MK">
    <w:p w14:paraId="0FACC134" w14:textId="7C79FA6E" w:rsidR="00687E40" w:rsidRDefault="00687E40">
      <w:pPr>
        <w:pStyle w:val="CommentText"/>
      </w:pPr>
      <w:r>
        <w:rPr>
          <w:rStyle w:val="CommentReference"/>
        </w:rPr>
        <w:annotationRef/>
      </w:r>
      <w:r w:rsidRPr="00416CDB">
        <w:rPr>
          <w:b/>
        </w:rPr>
        <w:t>Greg</w:t>
      </w:r>
      <w:r w:rsidRPr="00416CDB">
        <w:t>: I added this to clarify these 56 papers are somehow HCI related. Is this correct?</w:t>
      </w:r>
    </w:p>
  </w:comment>
  <w:comment w:id="480" w:author="Greg Nelson" w:date="2016-01-06T14:39:00Z" w:initials="GN">
    <w:p w14:paraId="7884D0B0" w14:textId="4ED5C72E" w:rsidR="00687E40" w:rsidRDefault="00687E40">
      <w:pPr>
        <w:pStyle w:val="CommentText"/>
      </w:pPr>
      <w:r>
        <w:rPr>
          <w:rStyle w:val="CommentReference"/>
        </w:rPr>
        <w:annotationRef/>
      </w:r>
      <w:r>
        <w:t>I think we’d need to make a more nuanced argument to provide evidence for this point, since we found many meta-analyses. Our field doesn’t prioritize them, and relative to it’s size the number seems small. There was some questioning of the weaker original sentence on this point by reviewers, and I think this edit strengthens our claim without adding more evidence for it. I would argue to leave it out or change to “or frequently even conducted in the field overall).</w:t>
      </w:r>
    </w:p>
  </w:comment>
  <w:comment w:id="481" w:author="Matthew Kay" w:date="2016-01-07T00:08:00Z" w:initials="MK">
    <w:p w14:paraId="75781600" w14:textId="25E08B6A" w:rsidR="00687E40" w:rsidRDefault="00687E40">
      <w:pPr>
        <w:pStyle w:val="CommentText"/>
      </w:pPr>
      <w:r>
        <w:rPr>
          <w:rStyle w:val="CommentReference"/>
        </w:rPr>
        <w:annotationRef/>
      </w:r>
      <w:r>
        <w:t xml:space="preserve">Good point. I changed it to “or prioritized in the </w:t>
      </w:r>
      <w:proofErr w:type="gramStart"/>
      <w:r>
        <w:t>field  overall</w:t>
      </w:r>
      <w:proofErr w:type="gramEnd"/>
      <w:r>
        <w:t>”</w:t>
      </w:r>
    </w:p>
  </w:comment>
  <w:comment w:id="492" w:author="Matthew Kay" w:date="2016-01-06T12:53:00Z" w:initials="MK">
    <w:p w14:paraId="58B88610" w14:textId="0841A3FB" w:rsidR="00687E40" w:rsidRDefault="00687E40">
      <w:pPr>
        <w:pStyle w:val="CommentText"/>
      </w:pPr>
      <w:r>
        <w:rPr>
          <w:rStyle w:val="CommentReference"/>
        </w:rPr>
        <w:annotationRef/>
      </w:r>
      <w:r>
        <w:t>I have mixed feelings about this revision. I liked the construction better before (“another way” / “that other way is”) but I understand the need to soften the language here…</w:t>
      </w:r>
    </w:p>
    <w:p w14:paraId="09238F23" w14:textId="77777777" w:rsidR="00687E40" w:rsidRDefault="00687E40">
      <w:pPr>
        <w:pStyle w:val="CommentText"/>
      </w:pPr>
    </w:p>
    <w:p w14:paraId="3436F274" w14:textId="43310B04" w:rsidR="00687E40" w:rsidRDefault="00687E40">
      <w:pPr>
        <w:pStyle w:val="CommentText"/>
      </w:pPr>
      <w:r>
        <w:t xml:space="preserve">EH- I hear </w:t>
      </w:r>
      <w:proofErr w:type="spellStart"/>
      <w:r>
        <w:t>ya</w:t>
      </w:r>
      <w:proofErr w:type="spellEnd"/>
      <w:r>
        <w:t xml:space="preserve"> on this.  My goal was to soften the language.  I think this is a softer and thus more defensible statement. </w:t>
      </w:r>
    </w:p>
  </w:comment>
  <w:comment w:id="493" w:author="Matthew Kay" w:date="2016-01-07T00:09:00Z" w:initials="MK">
    <w:p w14:paraId="59146421" w14:textId="06AD6EF6" w:rsidR="00687E40" w:rsidRDefault="00687E40">
      <w:pPr>
        <w:pStyle w:val="CommentText"/>
      </w:pPr>
      <w:r>
        <w:t xml:space="preserve">I may have come up with a solution: </w:t>
      </w:r>
      <w:r>
        <w:rPr>
          <w:rStyle w:val="CommentReference"/>
        </w:rPr>
        <w:annotationRef/>
      </w:r>
      <w:r>
        <w:t xml:space="preserve">I changed this to “may be that other way” to parallel the previous sentence but stay less </w:t>
      </w:r>
      <w:proofErr w:type="spellStart"/>
      <w:r>
        <w:t>trong</w:t>
      </w:r>
      <w:proofErr w:type="spellEnd"/>
    </w:p>
  </w:comment>
  <w:comment w:id="578" w:author="Eric Hekler" w:date="2016-01-06T13:00:00Z" w:initials="EH">
    <w:p w14:paraId="6A81A8D0" w14:textId="7BF159A8" w:rsidR="00687E40" w:rsidRDefault="00687E40">
      <w:pPr>
        <w:pStyle w:val="CommentText"/>
      </w:pPr>
      <w:r>
        <w:rPr>
          <w:rStyle w:val="CommentReference"/>
        </w:rPr>
        <w:annotationRef/>
      </w:r>
      <w:r>
        <w:t xml:space="preserve">I took out the “strong” word as I could imagine someone arguing with us about this.  Again… focused on softening here.  </w:t>
      </w:r>
    </w:p>
  </w:comment>
  <w:comment w:id="579" w:author="Matthew Kay" w:date="2016-01-07T00:11:00Z" w:initials="MK">
    <w:p w14:paraId="5606DC1F" w14:textId="00458AA4" w:rsidR="00687E40" w:rsidRDefault="00687E40">
      <w:pPr>
        <w:pStyle w:val="CommentText"/>
      </w:pPr>
      <w:r>
        <w:rPr>
          <w:rStyle w:val="CommentReference"/>
        </w:rPr>
        <w:annotationRef/>
      </w:r>
      <w:r>
        <w:t>How about “explicit” instead? Because it’s not that we can’t come up with priors, it’s just that they aren’t quite the same type of prior…</w:t>
      </w:r>
    </w:p>
  </w:comment>
  <w:comment w:id="629" w:author="Greg Nelson" w:date="2016-01-06T15:30:00Z" w:initials="GN">
    <w:p w14:paraId="585E67D1" w14:textId="52E223C5" w:rsidR="00687E40" w:rsidRDefault="00687E40">
      <w:pPr>
        <w:pStyle w:val="CommentText"/>
      </w:pPr>
      <w:r>
        <w:rPr>
          <w:rStyle w:val="CommentReference"/>
        </w:rPr>
        <w:annotationRef/>
      </w:r>
      <w:r>
        <w:t>I added this for the tutorial framing of this section</w:t>
      </w:r>
    </w:p>
  </w:comment>
  <w:comment w:id="630" w:author="Matthew Kay" w:date="2016-01-07T00:12:00Z" w:initials="MK">
    <w:p w14:paraId="4AEDCFE6" w14:textId="31282F0B" w:rsidR="00687E40" w:rsidRDefault="00687E40">
      <w:pPr>
        <w:pStyle w:val="CommentText"/>
      </w:pPr>
      <w:r>
        <w:rPr>
          <w:rStyle w:val="CommentReference"/>
        </w:rPr>
        <w:annotationRef/>
      </w:r>
      <w:r>
        <w:t>Like it!</w:t>
      </w:r>
    </w:p>
  </w:comment>
  <w:comment w:id="647" w:author="Matthew Kay" w:date="2016-01-06T13:03:00Z" w:initials="MK">
    <w:p w14:paraId="37163CFD" w14:textId="6F8C2F87" w:rsidR="00687E40" w:rsidRDefault="00687E40">
      <w:pPr>
        <w:pStyle w:val="CommentText"/>
      </w:pPr>
      <w:r>
        <w:rPr>
          <w:rStyle w:val="CommentReference"/>
        </w:rPr>
        <w:annotationRef/>
      </w:r>
      <w:r>
        <w:t>I dropped the parenthetical defining RMSE as a measure of accuracy here --- strictly speaking it is a measure of bias (accuracy) *and* variance (precision), and I’m trying to avoid the colloquial use of “accuracy”. I’m struggling to come up with a succinct and intuitive definition of RMSE that isn’t just “the error” and welcome suggestions.</w:t>
      </w:r>
    </w:p>
    <w:p w14:paraId="5CAD1013" w14:textId="77777777" w:rsidR="00687E40" w:rsidRDefault="00687E40">
      <w:pPr>
        <w:pStyle w:val="CommentText"/>
      </w:pPr>
    </w:p>
    <w:p w14:paraId="764E818B" w14:textId="03A6B798" w:rsidR="00687E40" w:rsidRDefault="00687E40">
      <w:pPr>
        <w:pStyle w:val="CommentText"/>
      </w:pPr>
      <w:r>
        <w:t xml:space="preserve">EH- This is a very good point.  As you picked up, I was trying to use the more colloquial phrasing but you are right. We probably don’t </w:t>
      </w:r>
      <w:proofErr w:type="spellStart"/>
      <w:r>
        <w:t>wnt</w:t>
      </w:r>
      <w:proofErr w:type="spellEnd"/>
      <w:r>
        <w:t xml:space="preserve"> to do that because we are really talking about the balance of accuracy and precision.   I’m not sure how to say this simply without some more detail and I don’t think we have the space. </w:t>
      </w:r>
    </w:p>
  </w:comment>
  <w:comment w:id="648" w:author="Matthew Kay" w:date="2016-01-07T00:13:00Z" w:initials="MK">
    <w:p w14:paraId="0909B482" w14:textId="6A01BA95" w:rsidR="00687E40" w:rsidRDefault="00687E40">
      <w:pPr>
        <w:pStyle w:val="CommentText"/>
      </w:pPr>
      <w:r>
        <w:rPr>
          <w:rStyle w:val="CommentReference"/>
        </w:rPr>
        <w:annotationRef/>
      </w:r>
      <w:r>
        <w:t>Looks like Greg solved this one. Thanks!</w:t>
      </w:r>
    </w:p>
  </w:comment>
  <w:comment w:id="638" w:author="Greg Nelson" w:date="2015-09-25T09:23:00Z" w:initials="GN">
    <w:p w14:paraId="56876C32" w14:textId="3C98AF82" w:rsidR="00687E40" w:rsidRDefault="00687E40">
      <w:pPr>
        <w:pStyle w:val="CommentText"/>
      </w:pPr>
      <w:r w:rsidRPr="0013374C">
        <w:rPr>
          <w:rStyle w:val="CommentReference"/>
          <w:highlight w:val="yellow"/>
        </w:rPr>
        <w:annotationRef/>
      </w:r>
      <w:proofErr w:type="gramStart"/>
      <w:r>
        <w:t>add</w:t>
      </w:r>
      <w:proofErr w:type="gramEnd"/>
      <w:r>
        <w:t xml:space="preserve"> a way to explain what the scale of RMSE means </w:t>
      </w:r>
    </w:p>
  </w:comment>
  <w:comment w:id="639" w:author="Matthew Kay" w:date="2015-09-25T09:23:00Z" w:initials="MK">
    <w:p w14:paraId="1DB4F7F5" w14:textId="74843E36" w:rsidR="00687E40" w:rsidRDefault="00687E40">
      <w:pPr>
        <w:pStyle w:val="CommentText"/>
      </w:pPr>
      <w:r>
        <w:rPr>
          <w:rStyle w:val="CommentReference"/>
        </w:rPr>
        <w:annotationRef/>
      </w:r>
      <w:r>
        <w:t>RMSE is on the scale of the data, so I guess you could interpret this as a log-odds ratio. Will try to give an example if I have time.</w:t>
      </w:r>
    </w:p>
  </w:comment>
  <w:comment w:id="690" w:author="Eric Hekler" w:date="2015-12-30T09:38:00Z" w:initials="EH">
    <w:p w14:paraId="51242A05" w14:textId="00922D0A" w:rsidR="00687E40" w:rsidRDefault="00687E40">
      <w:pPr>
        <w:pStyle w:val="CommentText"/>
      </w:pPr>
      <w:r>
        <w:rPr>
          <w:rStyle w:val="CommentReference"/>
        </w:rPr>
        <w:annotationRef/>
      </w:r>
      <w:r>
        <w:t>I think Figure 3 might need a bit more labeling.  In particular</w:t>
      </w:r>
      <w:proofErr w:type="gramStart"/>
      <w:r>
        <w:t>,  the</w:t>
      </w:r>
      <w:proofErr w:type="gramEnd"/>
      <w:r>
        <w:t xml:space="preserve"> differences between Bayes and </w:t>
      </w:r>
      <w:proofErr w:type="spellStart"/>
      <w:r>
        <w:t>Frequintist</w:t>
      </w:r>
      <w:proofErr w:type="spellEnd"/>
      <w:r>
        <w:t xml:space="preserve"> are quite subtle here. I think you want to put circles around the slightly higher bars for all simulations between 0-1 and then also circle that with the Bayes analysis in one simulation, circle that the Bayes line passes 0 whereas the </w:t>
      </w:r>
      <w:proofErr w:type="spellStart"/>
      <w:r>
        <w:t>frequintist</w:t>
      </w:r>
      <w:proofErr w:type="spellEnd"/>
      <w:r>
        <w:t xml:space="preserve"> does not. </w:t>
      </w:r>
    </w:p>
  </w:comment>
  <w:comment w:id="691" w:author="Matthew Kay" w:date="2016-01-07T00:13:00Z" w:initials="MK">
    <w:p w14:paraId="280EDC4C" w14:textId="2C736276" w:rsidR="00687E40" w:rsidRDefault="00687E40">
      <w:pPr>
        <w:pStyle w:val="CommentText"/>
      </w:pPr>
      <w:r w:rsidRPr="00CE7743">
        <w:rPr>
          <w:rStyle w:val="CommentReference"/>
          <w:highlight w:val="yellow"/>
        </w:rPr>
        <w:annotationRef/>
      </w:r>
      <w:r>
        <w:rPr>
          <w:rStyle w:val="CommentReference"/>
        </w:rPr>
        <w:t>Added some labeling</w:t>
      </w:r>
    </w:p>
  </w:comment>
  <w:comment w:id="695" w:author="Greg Nelson" w:date="2016-01-06T15:09:00Z" w:initials="GN">
    <w:p w14:paraId="2CC8B058" w14:textId="5332EB1E" w:rsidR="00687E40" w:rsidRDefault="00687E40">
      <w:pPr>
        <w:pStyle w:val="CommentText"/>
      </w:pPr>
      <w:r>
        <w:rPr>
          <w:rStyle w:val="CommentReference"/>
        </w:rPr>
        <w:annotationRef/>
      </w:r>
      <w:r>
        <w:t>Can we cut help here?</w:t>
      </w:r>
    </w:p>
  </w:comment>
  <w:comment w:id="1048" w:author="Greg Nelson" w:date="2016-01-06T15:23:00Z" w:initials="GN">
    <w:p w14:paraId="74ECC5BC" w14:textId="48D011A4" w:rsidR="00687E40" w:rsidRDefault="00687E40">
      <w:pPr>
        <w:pStyle w:val="CommentText"/>
      </w:pPr>
      <w:r>
        <w:rPr>
          <w:rStyle w:val="CommentReference"/>
        </w:rPr>
        <w:annotationRef/>
      </w:r>
      <w:r>
        <w:t>I’ve added this line to the earlier RMSE result presentation</w:t>
      </w:r>
    </w:p>
  </w:comment>
  <w:comment w:id="1049" w:author="Matthew Kay" w:date="2016-01-07T00:13:00Z" w:initials="MK">
    <w:p w14:paraId="0CFDBB9C" w14:textId="7B81E0CF" w:rsidR="00687E40" w:rsidRDefault="00687E40">
      <w:pPr>
        <w:pStyle w:val="CommentText"/>
      </w:pPr>
      <w:r>
        <w:rPr>
          <w:rStyle w:val="CommentReference"/>
        </w:rPr>
        <w:annotationRef/>
      </w:r>
      <w:r>
        <w:t>Thanks! I’m happy with leaving it here for now for redundancy (because important) but we can cut it later if we need a line or two.</w:t>
      </w:r>
    </w:p>
  </w:comment>
  <w:comment w:id="1039" w:author="Eric Hekler" w:date="2016-01-06T13:12:00Z" w:initials="EH">
    <w:p w14:paraId="35449510" w14:textId="35FC8CAE" w:rsidR="00687E40" w:rsidRDefault="00687E40">
      <w:pPr>
        <w:pStyle w:val="CommentText"/>
      </w:pPr>
      <w:r>
        <w:rPr>
          <w:rStyle w:val="CommentReference"/>
        </w:rPr>
        <w:annotationRef/>
      </w:r>
      <w:r>
        <w:t xml:space="preserve">Perhaps this is the way to say it. Basically say accurate and precise estimates and then label it as represented via the RMSE?  If you think this works, perhaps add above and then you can take it out here. </w:t>
      </w:r>
    </w:p>
  </w:comment>
  <w:comment w:id="1180" w:author="Eric Hekler" w:date="2016-01-06T13:18:00Z" w:initials="EH">
    <w:p w14:paraId="01FF8901" w14:textId="1352AE29" w:rsidR="00687E40" w:rsidRDefault="00687E40">
      <w:pPr>
        <w:pStyle w:val="CommentText"/>
      </w:pPr>
      <w:r>
        <w:rPr>
          <w:rStyle w:val="CommentReference"/>
        </w:rPr>
        <w:annotationRef/>
      </w:r>
      <w:r>
        <w:t xml:space="preserve">We can let the citation number speak for itself on how “wide” the adoption is.  Again…. Softening as the reviewers were particularly skeptical about this claim. </w:t>
      </w:r>
    </w:p>
  </w:comment>
  <w:comment w:id="1181" w:author="Matthew Kay" w:date="2016-01-07T00:14:00Z" w:initials="MK">
    <w:p w14:paraId="12641019" w14:textId="31F71A3B" w:rsidR="00687E40" w:rsidRDefault="00687E40">
      <w:pPr>
        <w:pStyle w:val="CommentText"/>
      </w:pPr>
      <w:r>
        <w:rPr>
          <w:rStyle w:val="CommentReference"/>
        </w:rPr>
        <w:annotationRef/>
      </w:r>
      <w:r>
        <w:t>Agreed.</w:t>
      </w:r>
    </w:p>
  </w:comment>
  <w:comment w:id="1191" w:author="Eric Hekler" w:date="2016-01-06T13:19:00Z" w:initials="EH">
    <w:p w14:paraId="6191ED2C" w14:textId="3D083C0D" w:rsidR="00687E40" w:rsidRDefault="00687E40">
      <w:pPr>
        <w:pStyle w:val="CommentText"/>
      </w:pPr>
      <w:r>
        <w:rPr>
          <w:rStyle w:val="CommentReference"/>
        </w:rPr>
        <w:annotationRef/>
      </w:r>
      <w:r>
        <w:t xml:space="preserve">Since our reviewers were skeptical about how “wide” the adoption is, I don’t think we should use that to preface our discussion about bottom up adoption of Bayesian techniques. </w:t>
      </w:r>
    </w:p>
  </w:comment>
  <w:comment w:id="1192" w:author="Matthew Kay" w:date="2016-01-07T00:38:00Z" w:initials="MK">
    <w:p w14:paraId="3841007D" w14:textId="7A8D6D28" w:rsidR="00687E40" w:rsidRDefault="00687E40">
      <w:pPr>
        <w:pStyle w:val="CommentText"/>
      </w:pPr>
      <w:r>
        <w:rPr>
          <w:rStyle w:val="CommentReference"/>
        </w:rPr>
        <w:annotationRef/>
      </w:r>
      <w:r>
        <w:rPr>
          <w:rStyle w:val="CommentReference"/>
        </w:rPr>
        <w:t>Hmm. Should we move this around maybe? I’m kind of okay with just dropping the claim of wideness as already done above and leaving it at that…</w:t>
      </w:r>
    </w:p>
  </w:comment>
  <w:comment w:id="1283" w:author="Eric Hekler" w:date="2016-01-06T13:39:00Z" w:initials="EH">
    <w:p w14:paraId="54CD83DA" w14:textId="72D72CC7" w:rsidR="00687E40" w:rsidRDefault="00687E40">
      <w:pPr>
        <w:pStyle w:val="CommentText"/>
      </w:pPr>
      <w:r>
        <w:rPr>
          <w:rStyle w:val="CommentReference"/>
        </w:rPr>
        <w:annotationRef/>
      </w:r>
      <w:r>
        <w:t xml:space="preserve">I’d really like to reference my colleague Holly </w:t>
      </w:r>
      <w:proofErr w:type="spellStart"/>
      <w:r>
        <w:t>Jimison</w:t>
      </w:r>
      <w:proofErr w:type="spellEnd"/>
      <w:r>
        <w:t xml:space="preserve"> for this point.  This is something she’s really passionate about and has done some careful thinking.  I’ve emailed her for a suggested best paper to cite.  Will get back to you with it.</w:t>
      </w:r>
    </w:p>
    <w:p w14:paraId="7F4B9546" w14:textId="77777777" w:rsidR="00687E40" w:rsidRDefault="00687E40">
      <w:pPr>
        <w:pStyle w:val="CommentText"/>
      </w:pPr>
    </w:p>
    <w:p w14:paraId="11AA9D5D" w14:textId="31023350" w:rsidR="00687E40" w:rsidRDefault="00687E40">
      <w:pPr>
        <w:pStyle w:val="CommentText"/>
      </w:pPr>
      <w:r>
        <w:t xml:space="preserve">EH- Unfortunately, I haven’t heard from Holly and I dug through your google scholar page but didn’t see any paper that really hit this point. </w:t>
      </w:r>
    </w:p>
  </w:comment>
  <w:comment w:id="1284" w:author="Matthew Kay" w:date="2016-01-07T00:15:00Z" w:initials="MK">
    <w:p w14:paraId="13A1A9DA" w14:textId="32B365B6" w:rsidR="00687E40" w:rsidRDefault="00687E40">
      <w:pPr>
        <w:pStyle w:val="CommentText"/>
      </w:pPr>
      <w:r>
        <w:rPr>
          <w:rStyle w:val="CommentReference"/>
        </w:rPr>
        <w:annotationRef/>
      </w:r>
      <w:r>
        <w:t>Dang. Thanks for looking into it anyway.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081A44" w15:done="0"/>
  <w15:commentEx w15:paraId="225CE9FE" w15:done="0"/>
  <w15:commentEx w15:paraId="35AC6210" w15:done="0"/>
  <w15:commentEx w15:paraId="3A642D55" w15:paraIdParent="35AC6210" w15:done="0"/>
  <w15:commentEx w15:paraId="7F017411" w15:done="0"/>
  <w15:commentEx w15:paraId="37FF24B7" w15:done="0"/>
  <w15:commentEx w15:paraId="221C7892" w15:paraIdParent="37FF24B7" w15:done="0"/>
  <w15:commentEx w15:paraId="2F02CF0C" w15:done="0"/>
  <w15:commentEx w15:paraId="2E64B0C9" w15:paraIdParent="2F02CF0C" w15:done="0"/>
  <w15:commentEx w15:paraId="0FACC134" w15:done="0"/>
  <w15:commentEx w15:paraId="7884D0B0" w15:done="0"/>
  <w15:commentEx w15:paraId="75781600" w15:paraIdParent="7884D0B0" w15:done="0"/>
  <w15:commentEx w15:paraId="3436F274" w15:done="0"/>
  <w15:commentEx w15:paraId="59146421" w15:paraIdParent="3436F274" w15:done="0"/>
  <w15:commentEx w15:paraId="6A81A8D0" w15:done="0"/>
  <w15:commentEx w15:paraId="5606DC1F" w15:paraIdParent="6A81A8D0" w15:done="0"/>
  <w15:commentEx w15:paraId="585E67D1" w15:done="0"/>
  <w15:commentEx w15:paraId="4AEDCFE6" w15:paraIdParent="585E67D1" w15:done="0"/>
  <w15:commentEx w15:paraId="764E818B" w15:done="0"/>
  <w15:commentEx w15:paraId="0909B482" w15:paraIdParent="764E818B" w15:done="0"/>
  <w15:commentEx w15:paraId="56876C32" w15:done="0"/>
  <w15:commentEx w15:paraId="1DB4F7F5" w15:paraIdParent="56876C32" w15:done="0"/>
  <w15:commentEx w15:paraId="51242A05" w15:done="0"/>
  <w15:commentEx w15:paraId="280EDC4C" w15:paraIdParent="51242A05" w15:done="0"/>
  <w15:commentEx w15:paraId="2CC8B058" w15:done="0"/>
  <w15:commentEx w15:paraId="74ECC5BC" w15:done="0"/>
  <w15:commentEx w15:paraId="0CFDBB9C" w15:paraIdParent="74ECC5BC" w15:done="0"/>
  <w15:commentEx w15:paraId="35449510" w15:done="0"/>
  <w15:commentEx w15:paraId="01FF8901" w15:done="0"/>
  <w15:commentEx w15:paraId="12641019" w15:paraIdParent="01FF8901" w15:done="0"/>
  <w15:commentEx w15:paraId="6191ED2C" w15:done="0"/>
  <w15:commentEx w15:paraId="3841007D" w15:paraIdParent="6191ED2C" w15:done="0"/>
  <w15:commentEx w15:paraId="11AA9D5D" w15:done="0"/>
  <w15:commentEx w15:paraId="13A1A9DA" w15:paraIdParent="11AA9D5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ABC619" w14:textId="77777777" w:rsidR="00A304B0" w:rsidRDefault="00A304B0">
      <w:r>
        <w:separator/>
      </w:r>
    </w:p>
  </w:endnote>
  <w:endnote w:type="continuationSeparator" w:id="0">
    <w:p w14:paraId="271857C6" w14:textId="77777777" w:rsidR="00A304B0" w:rsidRDefault="00A304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NewRomanPSMT">
    <w:altName w:val="Times New Roman"/>
    <w:charset w:val="00"/>
    <w:family w:val="swiss"/>
    <w:pitch w:val="default"/>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A83602" w14:textId="77777777" w:rsidR="00A304B0" w:rsidRDefault="00A304B0" w:rsidP="00443E9F">
      <w:pPr>
        <w:spacing w:after="0"/>
      </w:pPr>
      <w:r>
        <w:separator/>
      </w:r>
    </w:p>
  </w:footnote>
  <w:footnote w:type="continuationSeparator" w:id="0">
    <w:p w14:paraId="7FB50BED" w14:textId="77777777" w:rsidR="00A304B0" w:rsidRDefault="00A304B0" w:rsidP="00443E9F">
      <w:pPr>
        <w:spacing w:after="0"/>
      </w:pPr>
      <w:r>
        <w:continuationSeparator/>
      </w:r>
    </w:p>
  </w:footnote>
  <w:footnote w:id="1">
    <w:p w14:paraId="616B3D28" w14:textId="3CACD1CC" w:rsidR="00687E40" w:rsidRDefault="00687E40">
      <w:pPr>
        <w:pStyle w:val="FootnoteText"/>
      </w:pPr>
      <w:r>
        <w:rPr>
          <w:rStyle w:val="FootnoteReference"/>
        </w:rPr>
        <w:footnoteRef/>
      </w:r>
      <w:r>
        <w:t xml:space="preserve"> We will use frequentist and NHST interchangeably.</w:t>
      </w:r>
    </w:p>
  </w:footnote>
  <w:footnote w:id="2">
    <w:p w14:paraId="619514C5" w14:textId="25D894CB" w:rsidR="00687E40" w:rsidRDefault="00687E40" w:rsidP="0002541C">
      <w:r>
        <w:rPr>
          <w:vertAlign w:val="superscript"/>
        </w:rPr>
        <w:footnoteRef/>
      </w:r>
      <w:r>
        <w:t xml:space="preserve"> While there exist Bayesian formulations of NHST based on Bayes factors, we believe they share some problems with frequentist NHST, such as a focus on binary testing rather than precision of estimation and cost</w:t>
      </w:r>
      <w:ins w:id="253" w:author="Matthew Kay" w:date="2016-01-07T00:19:00Z">
        <w:r>
          <w:t>/</w:t>
        </w:r>
      </w:ins>
      <w:del w:id="254" w:author="Matthew Kay" w:date="2016-01-07T00:19:00Z">
        <w:r w:rsidDel="0083560D">
          <w:delText>-</w:delText>
        </w:r>
      </w:del>
      <w:r>
        <w:t>benefit analysis; thus we do not consider them here.</w:t>
      </w:r>
    </w:p>
  </w:footnote>
  <w:footnote w:id="3">
    <w:p w14:paraId="462B43AB" w14:textId="77777777" w:rsidR="00687E40" w:rsidRDefault="00687E40" w:rsidP="0002541C">
      <w:r>
        <w:rPr>
          <w:vertAlign w:val="superscript"/>
        </w:rPr>
        <w:footnoteRef/>
      </w:r>
      <w:r>
        <w:t xml:space="preserve"> A log odds ratio of 0 indicates no difference between conditions. The log odds ratio is the log of the ratio of the odds of someone completing the survey in one condition compared to another condition. It is regularly used in comparing probabilities between two conditions because (unlike, say, differences of proportions), it is unbounded, which simplifies analysis. It is related to logistic regression in that coefficients of a logis</w:t>
      </w:r>
      <w:del w:id="506" w:author="Eric Hekler" w:date="2016-01-06T12:54:00Z">
        <w:r w:rsidDel="006E5ABB">
          <w:delText>i</w:delText>
        </w:r>
      </w:del>
      <w:r>
        <w:t>tic regression can be interpreted as log odds ratios.</w:t>
      </w:r>
    </w:p>
  </w:footnote>
  <w:footnote w:id="4">
    <w:p w14:paraId="04CFD41D" w14:textId="77777777" w:rsidR="00687E40" w:rsidRDefault="00687E40" w:rsidP="0002541C">
      <w:r>
        <w:rPr>
          <w:vertAlign w:val="superscript"/>
        </w:rPr>
        <w:footnoteRef/>
      </w:r>
      <w:r>
        <w:t xml:space="preserve"> While their results use probability of drop-out, we use probability of completion.</w:t>
      </w:r>
    </w:p>
  </w:footnote>
  <w:footnote w:id="5">
    <w:p w14:paraId="3409109D" w14:textId="2875F265" w:rsidR="00687E40" w:rsidRDefault="00687E40" w:rsidP="0002541C">
      <w:r>
        <w:rPr>
          <w:vertAlign w:val="superscript"/>
        </w:rPr>
        <w:footnoteRef/>
      </w:r>
      <w:r>
        <w:t xml:space="preserve"> It is worth noting that this effect may be larger than the true effect in the real world, since Villar et al. </w:t>
      </w:r>
      <w:r>
        <w:rPr>
          <w:i/>
        </w:rPr>
        <w:fldChar w:fldCharType="begin" w:fldLock="1"/>
      </w:r>
      <w:r w:rsidR="0085577F">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"[24]", "plainTextFormattedCitation" : "[24]", "previouslyFormattedCitation" : "[23]" }, "properties" : { "noteIndex" : 0 }, "schema" : "https://github.com/citation-style-language/schema/raw/master/csl-citation.json" }</w:instrText>
      </w:r>
      <w:r>
        <w:rPr>
          <w:i/>
        </w:rPr>
        <w:fldChar w:fldCharType="separate"/>
      </w:r>
      <w:r w:rsidR="0085577F" w:rsidRPr="0085577F">
        <w:rPr>
          <w:noProof/>
        </w:rPr>
        <w:t>[24]</w:t>
      </w:r>
      <w:r>
        <w:rPr>
          <w:i/>
        </w:rPr>
        <w:fldChar w:fldCharType="end"/>
      </w:r>
      <w:r>
        <w:t xml:space="preserve"> found the </w:t>
      </w:r>
      <w:r>
        <w:rPr>
          <w:i/>
        </w:rPr>
        <w:t>fast-to-slow</w:t>
      </w:r>
      <w:r>
        <w:t xml:space="preserve"> effect is likely closer to .3; but for our purposes it remains a realistic effect size based on the </w:t>
      </w:r>
      <w:r>
        <w:rPr>
          <w:i/>
        </w:rPr>
        <w:t xml:space="preserve">slow-to-fast </w:t>
      </w:r>
      <w:r>
        <w:t xml:space="preserve">results, and simplifies the example by mirroring </w:t>
      </w:r>
      <w:r>
        <w:rPr>
          <w:i/>
        </w:rPr>
        <w:t>slow-to-fast</w:t>
      </w:r>
      <w:r>
        <w:t>.</w:t>
      </w:r>
    </w:p>
  </w:footnote>
  <w:footnote w:id="6">
    <w:p w14:paraId="44C089DB" w14:textId="56686712" w:rsidR="00687E40" w:rsidRDefault="00687E40">
      <w:pPr>
        <w:pStyle w:val="FootnoteText"/>
      </w:pPr>
      <w:ins w:id="510" w:author="Matthew Kay" w:date="2016-01-08T00:15:00Z">
        <w:r>
          <w:rPr>
            <w:rStyle w:val="FootnoteReference"/>
          </w:rPr>
          <w:footnoteRef/>
        </w:r>
        <w:r>
          <w:t xml:space="preserve"> </w:t>
        </w:r>
      </w:ins>
      <w:ins w:id="511" w:author="Matthew Kay" w:date="2016-01-08T00:19:00Z">
        <w:r>
          <w:t>See</w:t>
        </w:r>
      </w:ins>
      <w:ins w:id="512" w:author="Matthew Kay" w:date="2016-01-08T00:16:00Z">
        <w:r>
          <w:t xml:space="preserve"> </w:t>
        </w:r>
        <w:r>
          <w:fldChar w:fldCharType="begin"/>
        </w:r>
        <w:r>
          <w:instrText xml:space="preserve"> HYPERLINK "</w:instrText>
        </w:r>
        <w:r w:rsidRPr="00BA5DA8">
          <w:instrText>https://github.com/mjskay/bayes-for-chi</w:instrText>
        </w:r>
        <w:r>
          <w:instrText xml:space="preserve">" </w:instrText>
        </w:r>
        <w:r>
          <w:fldChar w:fldCharType="separate"/>
        </w:r>
        <w:r w:rsidRPr="00D72EC9">
          <w:rPr>
            <w:rStyle w:val="Hyperlink"/>
          </w:rPr>
          <w:t>https://github.com/mjskay/bayes-for-chi</w:t>
        </w:r>
        <w:r>
          <w:fldChar w:fldCharType="end"/>
        </w:r>
      </w:ins>
      <w:ins w:id="513" w:author="Matthew Kay" w:date="2016-01-08T00:18:00Z">
        <w:r>
          <w:t xml:space="preserve"> </w:t>
        </w:r>
      </w:ins>
      <w:ins w:id="514" w:author="Matthew Kay" w:date="2016-01-08T00:20:00Z">
        <w:r>
          <w:t xml:space="preserve">for simulation data and code </w:t>
        </w:r>
      </w:ins>
      <w:ins w:id="515" w:author="Matthew Kay" w:date="2016-01-08T00:16:00Z">
        <w:r>
          <w:t xml:space="preserve">(DOI: </w:t>
        </w:r>
      </w:ins>
      <w:ins w:id="516" w:author="Matthew Kay" w:date="2016-01-08T00:19:00Z">
        <w:r>
          <w:fldChar w:fldCharType="begin"/>
        </w:r>
        <w:r>
          <w:instrText xml:space="preserve"> HYPERLINK "https://dx.doi.org/10.6084/m9.figshare.2061669" </w:instrText>
        </w:r>
        <w:r>
          <w:fldChar w:fldCharType="separate"/>
        </w:r>
        <w:r w:rsidRPr="00BA5DA8">
          <w:rPr>
            <w:rStyle w:val="Hyperlink"/>
          </w:rPr>
          <w:t>10.6084/m9.figshare.2061669</w:t>
        </w:r>
        <w:r>
          <w:fldChar w:fldCharType="end"/>
        </w:r>
      </w:ins>
      <w:ins w:id="517" w:author="Matthew Kay" w:date="2016-01-08T00:17:00Z">
        <w:r>
          <w:t>)</w:t>
        </w:r>
      </w:ins>
    </w:p>
  </w:footnote>
  <w:footnote w:id="7">
    <w:p w14:paraId="5ACF13BA" w14:textId="2E85C7EB" w:rsidR="00687E40" w:rsidRDefault="00687E40" w:rsidP="0002541C">
      <w:r>
        <w:rPr>
          <w:vertAlign w:val="superscript"/>
        </w:rPr>
        <w:footnoteRef/>
      </w:r>
      <w:r>
        <w:t xml:space="preserve"> The Cauchy distribution is similar to the Normal distribution, but with fatter tails. Gelman recommends it for use as a weakly-informed prior because the fatter tails express less certainty in the location of the effect </w:t>
      </w:r>
      <w:r>
        <w:fldChar w:fldCharType="begin" w:fldLock="1"/>
      </w:r>
      <w:r w:rsidR="0085577F">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"[9]", "plainTextFormattedCitation" : "[9]", "previouslyFormattedCitation" : "[8]" }, "properties" : { "noteIndex" : 0 }, "schema" : "https://github.com/citation-style-language/schema/raw/master/csl-citation.json" }</w:instrText>
      </w:r>
      <w:r>
        <w:fldChar w:fldCharType="separate"/>
      </w:r>
      <w:r w:rsidR="0085577F" w:rsidRPr="0085577F">
        <w:rPr>
          <w:noProof/>
        </w:rPr>
        <w:t>[9]</w:t>
      </w:r>
      <w:r>
        <w:fldChar w:fldCharType="end"/>
      </w:r>
      <w:r>
        <w:t>.</w:t>
      </w:r>
    </w:p>
  </w:footnote>
  <w:footnote w:id="8">
    <w:p w14:paraId="6AFA1899" w14:textId="0504E34B" w:rsidR="00687E40" w:rsidRPr="00D456ED" w:rsidRDefault="00687E40">
      <w:pPr>
        <w:pStyle w:val="FootnoteText"/>
      </w:pPr>
      <w:r>
        <w:rPr>
          <w:rStyle w:val="FootnoteReference"/>
        </w:rPr>
        <w:footnoteRef/>
      </w:r>
      <w:r>
        <w:t xml:space="preserve"> Roughly, a credibility interval is the Bayesian analog to a confidence interval. Unlike a confidence interval, however, a proper credibility interval </w:t>
      </w:r>
      <w:r>
        <w:rPr>
          <w:i/>
        </w:rPr>
        <w:t>is</w:t>
      </w:r>
      <w:r>
        <w:t xml:space="preserve"> an expression of the probability of the location of a parameter (the confidence interval is not, despite its common misinterpretation </w:t>
      </w:r>
      <w:r w:rsidRPr="00137B62">
        <w:fldChar w:fldCharType="begin" w:fldLock="1"/>
      </w:r>
      <w:r w:rsidR="0085577F">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"[14]", "plainTextFormattedCitation" : "[14]", "previouslyFormattedCitation" : "[13]" }, "properties" : { "noteIndex" : 0 }, "schema" : "https://github.com/citation-style-language/schema/raw/master/csl-citation.json" }</w:instrText>
      </w:r>
      <w:r w:rsidRPr="00137B62">
        <w:fldChar w:fldCharType="separate"/>
      </w:r>
      <w:r w:rsidR="0085577F" w:rsidRPr="0085577F">
        <w:rPr>
          <w:noProof/>
        </w:rPr>
        <w:t>[14]</w:t>
      </w:r>
      <w:r w:rsidRPr="00137B62">
        <w:fldChar w:fldCharType="end"/>
      </w:r>
      <w:r>
        <w:t>; again a reason frequentist statistics are not user-friendly).</w:t>
      </w:r>
    </w:p>
  </w:footnote>
  <w:footnote w:id="9">
    <w:p w14:paraId="538876BA" w14:textId="3265E4A2" w:rsidR="00687E40" w:rsidRDefault="00687E40" w:rsidP="0002541C">
      <w:r>
        <w:rPr>
          <w:vertAlign w:val="superscript"/>
        </w:rPr>
        <w:footnoteRef/>
      </w:r>
      <w:r>
        <w:t xml:space="preserve"> According to Google Scholar, accessed 201</w:t>
      </w:r>
      <w:ins w:id="1185" w:author="Matthew Kay" w:date="2016-01-07T00:18:00Z">
        <w:r>
          <w:t>6</w:t>
        </w:r>
      </w:ins>
      <w:del w:id="1186" w:author="Matthew Kay" w:date="2016-01-07T00:18:00Z">
        <w:r w:rsidDel="0083560D">
          <w:delText>5</w:delText>
        </w:r>
      </w:del>
      <w:r>
        <w:t>-</w:t>
      </w:r>
      <w:ins w:id="1187" w:author="Matthew Kay" w:date="2016-01-07T00:18:00Z">
        <w:r>
          <w:t>01</w:t>
        </w:r>
      </w:ins>
      <w:del w:id="1188" w:author="Matthew Kay" w:date="2016-01-07T00:18:00Z">
        <w:r w:rsidDel="0083560D">
          <w:delText>09</w:delText>
        </w:r>
      </w:del>
      <w:r>
        <w:t>-</w:t>
      </w:r>
      <w:ins w:id="1189" w:author="Matthew Kay" w:date="2016-01-07T00:18:00Z">
        <w:r>
          <w:t>07</w:t>
        </w:r>
      </w:ins>
      <w:del w:id="1190" w:author="Matthew Kay" w:date="2016-01-07T00:18:00Z">
        <w:r w:rsidDel="0083560D">
          <w:delText>23</w:delText>
        </w:r>
      </w:del>
      <w:r>
        <w:t xml:space="preserve">: </w:t>
      </w:r>
      <w:hyperlink r:id="rId1">
        <w:r>
          <w:rPr>
            <w:color w:val="1155CC"/>
            <w:u w:val="single"/>
          </w:rPr>
          <w:t>https://scholar.google.com/scholar?cites=16254127723353600671&amp;as_sdt=5,48&amp;sciodt=0,48&amp;hl=en</w:t>
        </w:r>
      </w:hyperlink>
    </w:p>
  </w:footnote>
  <w:footnote w:id="10">
    <w:p w14:paraId="353F9098" w14:textId="77777777" w:rsidR="00687E40" w:rsidRDefault="00687E40" w:rsidP="0002541C">
      <w:r>
        <w:rPr>
          <w:vertAlign w:val="superscript"/>
        </w:rPr>
        <w:footnoteRef/>
      </w:r>
      <w:r>
        <w:t xml:space="preserve"> Somewhat glibly, BEST stands for </w:t>
      </w:r>
      <w:r>
        <w:rPr>
          <w:i/>
        </w:rPr>
        <w:t>Bayesian estimation supersedes the t-test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7D1C5" w14:textId="77777777" w:rsidR="00687E40" w:rsidRDefault="00687E40"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5"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6"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7"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8"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0"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BC953AF"/>
    <w:multiLevelType w:val="hybridMultilevel"/>
    <w:tmpl w:val="B99C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32561F"/>
    <w:multiLevelType w:val="hybridMultilevel"/>
    <w:tmpl w:val="455427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9DC3564"/>
    <w:multiLevelType w:val="multilevel"/>
    <w:tmpl w:val="036229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00B7141"/>
    <w:multiLevelType w:val="multilevel"/>
    <w:tmpl w:val="442E1A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24241FB3"/>
    <w:multiLevelType w:val="multilevel"/>
    <w:tmpl w:val="9C18E7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2DA672D2"/>
    <w:multiLevelType w:val="multilevel"/>
    <w:tmpl w:val="7A2696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457A25AB"/>
    <w:multiLevelType w:val="multilevel"/>
    <w:tmpl w:val="B728F6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99A66E6"/>
    <w:multiLevelType w:val="hybridMultilevel"/>
    <w:tmpl w:val="79E028BA"/>
    <w:lvl w:ilvl="0" w:tplc="E5EE9F30">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4F70EF"/>
    <w:multiLevelType w:val="hybridMultilevel"/>
    <w:tmpl w:val="BD2E3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1A7772"/>
    <w:multiLevelType w:val="hybridMultilevel"/>
    <w:tmpl w:val="560C985C"/>
    <w:lvl w:ilvl="0" w:tplc="0409000F">
      <w:start w:val="1"/>
      <w:numFmt w:val="decimal"/>
      <w:lvlText w:val="%1."/>
      <w:lvlJc w:val="left"/>
      <w:pPr>
        <w:ind w:left="450" w:hanging="360"/>
      </w:pPr>
      <w:rPr>
        <w:rFont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3"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10"/>
  </w:num>
  <w:num w:numId="13">
    <w:abstractNumId w:val="21"/>
  </w:num>
  <w:num w:numId="14">
    <w:abstractNumId w:val="19"/>
  </w:num>
  <w:num w:numId="15">
    <w:abstractNumId w:val="23"/>
  </w:num>
  <w:num w:numId="16">
    <w:abstractNumId w:val="8"/>
    <w:lvlOverride w:ilvl="0">
      <w:startOverride w:val="1"/>
    </w:lvlOverride>
  </w:num>
  <w:num w:numId="17">
    <w:abstractNumId w:val="16"/>
  </w:num>
  <w:num w:numId="18">
    <w:abstractNumId w:val="13"/>
  </w:num>
  <w:num w:numId="19">
    <w:abstractNumId w:val="18"/>
  </w:num>
  <w:num w:numId="20">
    <w:abstractNumId w:val="14"/>
  </w:num>
  <w:num w:numId="21">
    <w:abstractNumId w:val="11"/>
  </w:num>
  <w:num w:numId="22">
    <w:abstractNumId w:val="20"/>
  </w:num>
  <w:num w:numId="23">
    <w:abstractNumId w:val="22"/>
  </w:num>
  <w:num w:numId="24">
    <w:abstractNumId w:val="12"/>
  </w:num>
  <w:num w:numId="25">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ew Kay">
    <w15:presenceInfo w15:providerId="Windows Live" w15:userId="609ec046860295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12912"/>
    <w:rsid w:val="0001659E"/>
    <w:rsid w:val="0002541C"/>
    <w:rsid w:val="000262EA"/>
    <w:rsid w:val="000305CA"/>
    <w:rsid w:val="000333DE"/>
    <w:rsid w:val="0003450C"/>
    <w:rsid w:val="00040794"/>
    <w:rsid w:val="00045A57"/>
    <w:rsid w:val="00046321"/>
    <w:rsid w:val="00055598"/>
    <w:rsid w:val="00060014"/>
    <w:rsid w:val="00061D6B"/>
    <w:rsid w:val="000728F3"/>
    <w:rsid w:val="00072B3A"/>
    <w:rsid w:val="00072D6D"/>
    <w:rsid w:val="00073DCD"/>
    <w:rsid w:val="00074CA3"/>
    <w:rsid w:val="00075787"/>
    <w:rsid w:val="00077C41"/>
    <w:rsid w:val="00083CA3"/>
    <w:rsid w:val="000A04DF"/>
    <w:rsid w:val="000A3852"/>
    <w:rsid w:val="000A6C14"/>
    <w:rsid w:val="000B0365"/>
    <w:rsid w:val="000B6A11"/>
    <w:rsid w:val="000B72DA"/>
    <w:rsid w:val="000E4445"/>
    <w:rsid w:val="000E4C69"/>
    <w:rsid w:val="000E5328"/>
    <w:rsid w:val="000F19BD"/>
    <w:rsid w:val="000F4B8F"/>
    <w:rsid w:val="0010082E"/>
    <w:rsid w:val="0010210D"/>
    <w:rsid w:val="00103A63"/>
    <w:rsid w:val="001105CA"/>
    <w:rsid w:val="00114577"/>
    <w:rsid w:val="0011786A"/>
    <w:rsid w:val="00121EE5"/>
    <w:rsid w:val="00123CFD"/>
    <w:rsid w:val="001246FE"/>
    <w:rsid w:val="0013374C"/>
    <w:rsid w:val="00137145"/>
    <w:rsid w:val="00137B62"/>
    <w:rsid w:val="001465AB"/>
    <w:rsid w:val="00147D65"/>
    <w:rsid w:val="00151FAA"/>
    <w:rsid w:val="00152A80"/>
    <w:rsid w:val="00161911"/>
    <w:rsid w:val="00162CDE"/>
    <w:rsid w:val="001655F6"/>
    <w:rsid w:val="00170CE7"/>
    <w:rsid w:val="0017799B"/>
    <w:rsid w:val="00181B64"/>
    <w:rsid w:val="00186236"/>
    <w:rsid w:val="00191462"/>
    <w:rsid w:val="00197B90"/>
    <w:rsid w:val="001C2A81"/>
    <w:rsid w:val="001C570F"/>
    <w:rsid w:val="001D29E1"/>
    <w:rsid w:val="001D440A"/>
    <w:rsid w:val="001E1F38"/>
    <w:rsid w:val="001E255D"/>
    <w:rsid w:val="001E5C50"/>
    <w:rsid w:val="001E634B"/>
    <w:rsid w:val="001E6B33"/>
    <w:rsid w:val="001F042A"/>
    <w:rsid w:val="001F062E"/>
    <w:rsid w:val="001F40BF"/>
    <w:rsid w:val="001F4B3C"/>
    <w:rsid w:val="00200F71"/>
    <w:rsid w:val="0020192F"/>
    <w:rsid w:val="00201ABD"/>
    <w:rsid w:val="002022E4"/>
    <w:rsid w:val="002028D3"/>
    <w:rsid w:val="002060AF"/>
    <w:rsid w:val="00210191"/>
    <w:rsid w:val="00214551"/>
    <w:rsid w:val="0021485B"/>
    <w:rsid w:val="00221FF5"/>
    <w:rsid w:val="002248A9"/>
    <w:rsid w:val="00224A3B"/>
    <w:rsid w:val="00227741"/>
    <w:rsid w:val="00234397"/>
    <w:rsid w:val="0024113A"/>
    <w:rsid w:val="00251B3D"/>
    <w:rsid w:val="0025707B"/>
    <w:rsid w:val="00263558"/>
    <w:rsid w:val="002639F6"/>
    <w:rsid w:val="002727A0"/>
    <w:rsid w:val="00272DB6"/>
    <w:rsid w:val="00285470"/>
    <w:rsid w:val="002862A4"/>
    <w:rsid w:val="002978A5"/>
    <w:rsid w:val="002C3318"/>
    <w:rsid w:val="002D41E8"/>
    <w:rsid w:val="002E55B4"/>
    <w:rsid w:val="002F61EC"/>
    <w:rsid w:val="002F7A09"/>
    <w:rsid w:val="00310376"/>
    <w:rsid w:val="00311723"/>
    <w:rsid w:val="003123C3"/>
    <w:rsid w:val="003230AF"/>
    <w:rsid w:val="00331AFF"/>
    <w:rsid w:val="00332E19"/>
    <w:rsid w:val="0033584A"/>
    <w:rsid w:val="003403B4"/>
    <w:rsid w:val="00340493"/>
    <w:rsid w:val="00347431"/>
    <w:rsid w:val="003500C6"/>
    <w:rsid w:val="003521DC"/>
    <w:rsid w:val="00354AC8"/>
    <w:rsid w:val="00354D90"/>
    <w:rsid w:val="00355923"/>
    <w:rsid w:val="00362821"/>
    <w:rsid w:val="00363A46"/>
    <w:rsid w:val="003644E7"/>
    <w:rsid w:val="00367A5B"/>
    <w:rsid w:val="00373F8D"/>
    <w:rsid w:val="0039156C"/>
    <w:rsid w:val="003948CB"/>
    <w:rsid w:val="00396BBA"/>
    <w:rsid w:val="003A4BEA"/>
    <w:rsid w:val="003A7DC7"/>
    <w:rsid w:val="003B07DF"/>
    <w:rsid w:val="003B1F3C"/>
    <w:rsid w:val="003B4851"/>
    <w:rsid w:val="003B4EB4"/>
    <w:rsid w:val="003C1676"/>
    <w:rsid w:val="003D5402"/>
    <w:rsid w:val="003D67E6"/>
    <w:rsid w:val="003D7F56"/>
    <w:rsid w:val="003E1FB5"/>
    <w:rsid w:val="003E3C69"/>
    <w:rsid w:val="003F70AB"/>
    <w:rsid w:val="003F749D"/>
    <w:rsid w:val="004110D7"/>
    <w:rsid w:val="0041136C"/>
    <w:rsid w:val="0041270E"/>
    <w:rsid w:val="00416CDB"/>
    <w:rsid w:val="00431B38"/>
    <w:rsid w:val="0043707C"/>
    <w:rsid w:val="00443E9F"/>
    <w:rsid w:val="00454A5E"/>
    <w:rsid w:val="0046080D"/>
    <w:rsid w:val="00463090"/>
    <w:rsid w:val="00466059"/>
    <w:rsid w:val="0046771C"/>
    <w:rsid w:val="00480565"/>
    <w:rsid w:val="0048068E"/>
    <w:rsid w:val="00480F98"/>
    <w:rsid w:val="004870B5"/>
    <w:rsid w:val="00493EDB"/>
    <w:rsid w:val="004B2328"/>
    <w:rsid w:val="004B241B"/>
    <w:rsid w:val="004B35DA"/>
    <w:rsid w:val="004B4E2C"/>
    <w:rsid w:val="004B5AF6"/>
    <w:rsid w:val="004B7D80"/>
    <w:rsid w:val="004C3AB4"/>
    <w:rsid w:val="004E423F"/>
    <w:rsid w:val="004E55EC"/>
    <w:rsid w:val="004E6530"/>
    <w:rsid w:val="004F0FC6"/>
    <w:rsid w:val="004F5754"/>
    <w:rsid w:val="004F7602"/>
    <w:rsid w:val="004F7A15"/>
    <w:rsid w:val="005004D4"/>
    <w:rsid w:val="00505DFC"/>
    <w:rsid w:val="00505E1B"/>
    <w:rsid w:val="00507848"/>
    <w:rsid w:val="00515362"/>
    <w:rsid w:val="00522CC0"/>
    <w:rsid w:val="00525CD5"/>
    <w:rsid w:val="00526FB1"/>
    <w:rsid w:val="0052798C"/>
    <w:rsid w:val="005327F1"/>
    <w:rsid w:val="00541E5C"/>
    <w:rsid w:val="00547E53"/>
    <w:rsid w:val="00551456"/>
    <w:rsid w:val="00552C72"/>
    <w:rsid w:val="00553092"/>
    <w:rsid w:val="00560E90"/>
    <w:rsid w:val="0058001A"/>
    <w:rsid w:val="00583589"/>
    <w:rsid w:val="00586FE5"/>
    <w:rsid w:val="00587B87"/>
    <w:rsid w:val="00590F35"/>
    <w:rsid w:val="00591C69"/>
    <w:rsid w:val="00593534"/>
    <w:rsid w:val="00597AEF"/>
    <w:rsid w:val="005A1DB7"/>
    <w:rsid w:val="005A2C27"/>
    <w:rsid w:val="005B118E"/>
    <w:rsid w:val="005B1642"/>
    <w:rsid w:val="005B1C73"/>
    <w:rsid w:val="005B4601"/>
    <w:rsid w:val="005B4AFB"/>
    <w:rsid w:val="005C0FDD"/>
    <w:rsid w:val="005C216A"/>
    <w:rsid w:val="005C632C"/>
    <w:rsid w:val="005D144D"/>
    <w:rsid w:val="005D4A32"/>
    <w:rsid w:val="005E3A00"/>
    <w:rsid w:val="005E4BEB"/>
    <w:rsid w:val="006048E3"/>
    <w:rsid w:val="00605AF8"/>
    <w:rsid w:val="0060660C"/>
    <w:rsid w:val="0061007B"/>
    <w:rsid w:val="006127F1"/>
    <w:rsid w:val="00613D18"/>
    <w:rsid w:val="006269FF"/>
    <w:rsid w:val="00626F42"/>
    <w:rsid w:val="00627420"/>
    <w:rsid w:val="00632F1C"/>
    <w:rsid w:val="0065371A"/>
    <w:rsid w:val="006619D3"/>
    <w:rsid w:val="00663446"/>
    <w:rsid w:val="00663A28"/>
    <w:rsid w:val="00663D15"/>
    <w:rsid w:val="00672138"/>
    <w:rsid w:val="0067248E"/>
    <w:rsid w:val="00684747"/>
    <w:rsid w:val="00687E40"/>
    <w:rsid w:val="0069261B"/>
    <w:rsid w:val="00695F7C"/>
    <w:rsid w:val="006973A2"/>
    <w:rsid w:val="006A0290"/>
    <w:rsid w:val="006A620B"/>
    <w:rsid w:val="006B0C82"/>
    <w:rsid w:val="006B1D53"/>
    <w:rsid w:val="006B1D5B"/>
    <w:rsid w:val="006B30D8"/>
    <w:rsid w:val="006B3F1F"/>
    <w:rsid w:val="006B79DE"/>
    <w:rsid w:val="006C6E3F"/>
    <w:rsid w:val="006D66C6"/>
    <w:rsid w:val="006D6F59"/>
    <w:rsid w:val="006E401D"/>
    <w:rsid w:val="006E5ABB"/>
    <w:rsid w:val="006F61A5"/>
    <w:rsid w:val="006F7E70"/>
    <w:rsid w:val="007031CC"/>
    <w:rsid w:val="007078B9"/>
    <w:rsid w:val="00714B50"/>
    <w:rsid w:val="00725786"/>
    <w:rsid w:val="00734875"/>
    <w:rsid w:val="007476E9"/>
    <w:rsid w:val="00752A83"/>
    <w:rsid w:val="00761FD3"/>
    <w:rsid w:val="00763420"/>
    <w:rsid w:val="00764F75"/>
    <w:rsid w:val="00770435"/>
    <w:rsid w:val="00782280"/>
    <w:rsid w:val="007915F7"/>
    <w:rsid w:val="007A43F0"/>
    <w:rsid w:val="007C67B0"/>
    <w:rsid w:val="007C7E48"/>
    <w:rsid w:val="007D1966"/>
    <w:rsid w:val="007D23A2"/>
    <w:rsid w:val="007E174B"/>
    <w:rsid w:val="007E587A"/>
    <w:rsid w:val="007F61EF"/>
    <w:rsid w:val="007F645F"/>
    <w:rsid w:val="008134A2"/>
    <w:rsid w:val="00820B49"/>
    <w:rsid w:val="00824531"/>
    <w:rsid w:val="00833332"/>
    <w:rsid w:val="0083560D"/>
    <w:rsid w:val="008406F1"/>
    <w:rsid w:val="00842AC9"/>
    <w:rsid w:val="00847964"/>
    <w:rsid w:val="00853A06"/>
    <w:rsid w:val="00854312"/>
    <w:rsid w:val="00855456"/>
    <w:rsid w:val="0085577F"/>
    <w:rsid w:val="008639E0"/>
    <w:rsid w:val="00864489"/>
    <w:rsid w:val="00870F01"/>
    <w:rsid w:val="00872DAE"/>
    <w:rsid w:val="00876EAD"/>
    <w:rsid w:val="00877DCF"/>
    <w:rsid w:val="0088145B"/>
    <w:rsid w:val="00890225"/>
    <w:rsid w:val="00890771"/>
    <w:rsid w:val="00897C31"/>
    <w:rsid w:val="008A7CBD"/>
    <w:rsid w:val="008B1725"/>
    <w:rsid w:val="008B3FB4"/>
    <w:rsid w:val="008C3181"/>
    <w:rsid w:val="008C41ED"/>
    <w:rsid w:val="008D07FD"/>
    <w:rsid w:val="008D7218"/>
    <w:rsid w:val="008E0CAD"/>
    <w:rsid w:val="008F3ED5"/>
    <w:rsid w:val="008F531B"/>
    <w:rsid w:val="00901095"/>
    <w:rsid w:val="0090145C"/>
    <w:rsid w:val="00904A50"/>
    <w:rsid w:val="00911EBF"/>
    <w:rsid w:val="00912676"/>
    <w:rsid w:val="00916282"/>
    <w:rsid w:val="00923416"/>
    <w:rsid w:val="009375E5"/>
    <w:rsid w:val="009402CA"/>
    <w:rsid w:val="009510AC"/>
    <w:rsid w:val="00954859"/>
    <w:rsid w:val="0095621F"/>
    <w:rsid w:val="00957F47"/>
    <w:rsid w:val="00974AC6"/>
    <w:rsid w:val="009863CF"/>
    <w:rsid w:val="009902C7"/>
    <w:rsid w:val="00992D8D"/>
    <w:rsid w:val="009A2467"/>
    <w:rsid w:val="009A62ED"/>
    <w:rsid w:val="009C5B94"/>
    <w:rsid w:val="009D0E6F"/>
    <w:rsid w:val="009E3B95"/>
    <w:rsid w:val="009E54F4"/>
    <w:rsid w:val="009F2B73"/>
    <w:rsid w:val="00A01622"/>
    <w:rsid w:val="00A03CDD"/>
    <w:rsid w:val="00A1173C"/>
    <w:rsid w:val="00A150C9"/>
    <w:rsid w:val="00A304B0"/>
    <w:rsid w:val="00A30EC8"/>
    <w:rsid w:val="00A3272B"/>
    <w:rsid w:val="00A36896"/>
    <w:rsid w:val="00A42769"/>
    <w:rsid w:val="00A45CEE"/>
    <w:rsid w:val="00A554C5"/>
    <w:rsid w:val="00A56217"/>
    <w:rsid w:val="00A5780C"/>
    <w:rsid w:val="00A616AC"/>
    <w:rsid w:val="00A62A70"/>
    <w:rsid w:val="00A631A3"/>
    <w:rsid w:val="00A65DC6"/>
    <w:rsid w:val="00A6678D"/>
    <w:rsid w:val="00A71425"/>
    <w:rsid w:val="00A71EF6"/>
    <w:rsid w:val="00A72455"/>
    <w:rsid w:val="00A7286E"/>
    <w:rsid w:val="00A729A3"/>
    <w:rsid w:val="00A8132E"/>
    <w:rsid w:val="00AA7718"/>
    <w:rsid w:val="00AB2711"/>
    <w:rsid w:val="00AB6E70"/>
    <w:rsid w:val="00AB7A37"/>
    <w:rsid w:val="00AC192D"/>
    <w:rsid w:val="00AC2B33"/>
    <w:rsid w:val="00AC313D"/>
    <w:rsid w:val="00AC7B51"/>
    <w:rsid w:val="00AC7BE6"/>
    <w:rsid w:val="00AD09DB"/>
    <w:rsid w:val="00AD2DB8"/>
    <w:rsid w:val="00AD3AF6"/>
    <w:rsid w:val="00AD6731"/>
    <w:rsid w:val="00AE1980"/>
    <w:rsid w:val="00AE281B"/>
    <w:rsid w:val="00AF347A"/>
    <w:rsid w:val="00B101D1"/>
    <w:rsid w:val="00B124DB"/>
    <w:rsid w:val="00B26FEF"/>
    <w:rsid w:val="00B309B2"/>
    <w:rsid w:val="00B333C0"/>
    <w:rsid w:val="00B67D45"/>
    <w:rsid w:val="00B702F9"/>
    <w:rsid w:val="00B739DD"/>
    <w:rsid w:val="00B82F58"/>
    <w:rsid w:val="00B85EBD"/>
    <w:rsid w:val="00B936E5"/>
    <w:rsid w:val="00BA0753"/>
    <w:rsid w:val="00BA38F2"/>
    <w:rsid w:val="00BA57F0"/>
    <w:rsid w:val="00BA5DA8"/>
    <w:rsid w:val="00BA714B"/>
    <w:rsid w:val="00BB348C"/>
    <w:rsid w:val="00BC5713"/>
    <w:rsid w:val="00BC73E2"/>
    <w:rsid w:val="00BD2529"/>
    <w:rsid w:val="00BD56F5"/>
    <w:rsid w:val="00BE132C"/>
    <w:rsid w:val="00C012B5"/>
    <w:rsid w:val="00C06485"/>
    <w:rsid w:val="00C07EC8"/>
    <w:rsid w:val="00C15359"/>
    <w:rsid w:val="00C16DC2"/>
    <w:rsid w:val="00C32BF8"/>
    <w:rsid w:val="00C42DF6"/>
    <w:rsid w:val="00C434DD"/>
    <w:rsid w:val="00C522AF"/>
    <w:rsid w:val="00C54B4A"/>
    <w:rsid w:val="00C61C18"/>
    <w:rsid w:val="00C63669"/>
    <w:rsid w:val="00C668FF"/>
    <w:rsid w:val="00C755E5"/>
    <w:rsid w:val="00C83F7C"/>
    <w:rsid w:val="00C8503B"/>
    <w:rsid w:val="00C852D4"/>
    <w:rsid w:val="00C94279"/>
    <w:rsid w:val="00CA14C1"/>
    <w:rsid w:val="00CA1F35"/>
    <w:rsid w:val="00CA5766"/>
    <w:rsid w:val="00CA6239"/>
    <w:rsid w:val="00CB1DB1"/>
    <w:rsid w:val="00CD63F9"/>
    <w:rsid w:val="00CE28F2"/>
    <w:rsid w:val="00CE7743"/>
    <w:rsid w:val="00CE7D73"/>
    <w:rsid w:val="00CF2A42"/>
    <w:rsid w:val="00D10462"/>
    <w:rsid w:val="00D12810"/>
    <w:rsid w:val="00D155A0"/>
    <w:rsid w:val="00D170CB"/>
    <w:rsid w:val="00D17BE2"/>
    <w:rsid w:val="00D20161"/>
    <w:rsid w:val="00D233F1"/>
    <w:rsid w:val="00D2511E"/>
    <w:rsid w:val="00D32315"/>
    <w:rsid w:val="00D32E62"/>
    <w:rsid w:val="00D3324C"/>
    <w:rsid w:val="00D44708"/>
    <w:rsid w:val="00D45340"/>
    <w:rsid w:val="00D456ED"/>
    <w:rsid w:val="00D547AD"/>
    <w:rsid w:val="00D60FA7"/>
    <w:rsid w:val="00D65617"/>
    <w:rsid w:val="00D67EE2"/>
    <w:rsid w:val="00D84763"/>
    <w:rsid w:val="00D90F52"/>
    <w:rsid w:val="00D93431"/>
    <w:rsid w:val="00DA0CD9"/>
    <w:rsid w:val="00DA4383"/>
    <w:rsid w:val="00DB7B90"/>
    <w:rsid w:val="00DE133F"/>
    <w:rsid w:val="00DE14CC"/>
    <w:rsid w:val="00DE1746"/>
    <w:rsid w:val="00DE3B36"/>
    <w:rsid w:val="00DE4BFC"/>
    <w:rsid w:val="00E020A4"/>
    <w:rsid w:val="00E21718"/>
    <w:rsid w:val="00E245C8"/>
    <w:rsid w:val="00E24FCD"/>
    <w:rsid w:val="00E309BC"/>
    <w:rsid w:val="00E31A7A"/>
    <w:rsid w:val="00E343AD"/>
    <w:rsid w:val="00E35232"/>
    <w:rsid w:val="00E35A4C"/>
    <w:rsid w:val="00E5148B"/>
    <w:rsid w:val="00E60D1D"/>
    <w:rsid w:val="00E63A36"/>
    <w:rsid w:val="00E64DDD"/>
    <w:rsid w:val="00E65B32"/>
    <w:rsid w:val="00E66CCF"/>
    <w:rsid w:val="00E833F8"/>
    <w:rsid w:val="00E83C9D"/>
    <w:rsid w:val="00E92B02"/>
    <w:rsid w:val="00EA2FD2"/>
    <w:rsid w:val="00EA52A6"/>
    <w:rsid w:val="00EB3CF4"/>
    <w:rsid w:val="00EB5A82"/>
    <w:rsid w:val="00EB5AA2"/>
    <w:rsid w:val="00EC0AB7"/>
    <w:rsid w:val="00EC2391"/>
    <w:rsid w:val="00EC54AB"/>
    <w:rsid w:val="00ED2D34"/>
    <w:rsid w:val="00ED3D60"/>
    <w:rsid w:val="00EE16AA"/>
    <w:rsid w:val="00EE4078"/>
    <w:rsid w:val="00EE4CD1"/>
    <w:rsid w:val="00EE6FF4"/>
    <w:rsid w:val="00EF53FE"/>
    <w:rsid w:val="00EF561D"/>
    <w:rsid w:val="00F01986"/>
    <w:rsid w:val="00F100EF"/>
    <w:rsid w:val="00F159D7"/>
    <w:rsid w:val="00F16DF0"/>
    <w:rsid w:val="00F22328"/>
    <w:rsid w:val="00F311C1"/>
    <w:rsid w:val="00F369CB"/>
    <w:rsid w:val="00F41687"/>
    <w:rsid w:val="00F5437C"/>
    <w:rsid w:val="00F56305"/>
    <w:rsid w:val="00F63119"/>
    <w:rsid w:val="00F650A0"/>
    <w:rsid w:val="00F669B4"/>
    <w:rsid w:val="00F70FB2"/>
    <w:rsid w:val="00F71803"/>
    <w:rsid w:val="00F80394"/>
    <w:rsid w:val="00F80681"/>
    <w:rsid w:val="00F82DC3"/>
    <w:rsid w:val="00F90E70"/>
    <w:rsid w:val="00FA1B14"/>
    <w:rsid w:val="00FA519E"/>
    <w:rsid w:val="00FA6C57"/>
    <w:rsid w:val="00FB07D8"/>
    <w:rsid w:val="00FB5FFE"/>
    <w:rsid w:val="00FC0058"/>
    <w:rsid w:val="00FC3F3B"/>
    <w:rsid w:val="00FC5930"/>
    <w:rsid w:val="00FC5A94"/>
    <w:rsid w:val="00FC5AB6"/>
    <w:rsid w:val="00FC7F89"/>
    <w:rsid w:val="00FD08E5"/>
    <w:rsid w:val="00FD2050"/>
    <w:rsid w:val="00FD3E2C"/>
    <w:rsid w:val="00FD4B4B"/>
    <w:rsid w:val="00FD4DC7"/>
    <w:rsid w:val="00FD690D"/>
    <w:rsid w:val="00FF0AB0"/>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CCF739D1-CD0F-438D-AA81-D4455F0C5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rsid w:val="00FD2050"/>
    <w:pPr>
      <w:keepNext/>
      <w:keepLines/>
      <w:spacing w:before="120" w:after="0"/>
      <w:jc w:val="left"/>
      <w:outlineLvl w:val="0"/>
      <w:pPrChange w:id="0" w:author="Matthew Kay" w:date="2016-01-07T23:17:00Z">
        <w:pPr>
          <w:keepNext/>
          <w:keepLines/>
          <w:spacing w:before="120"/>
          <w:jc w:val="both"/>
          <w:outlineLvl w:val="0"/>
        </w:pPr>
      </w:pPrChange>
    </w:pPr>
    <w:rPr>
      <w:rFonts w:ascii="Arial" w:hAnsi="Arial"/>
      <w:b/>
      <w:caps/>
      <w:kern w:val="32"/>
      <w:sz w:val="18"/>
      <w:rPrChange w:id="0" w:author="Matthew Kay" w:date="2016-01-07T23:17:00Z">
        <w:rPr>
          <w:rFonts w:ascii="Arial" w:hAnsi="Arial"/>
          <w:b/>
          <w:caps/>
          <w:kern w:val="32"/>
          <w:sz w:val="18"/>
          <w:lang w:val="en-US" w:eastAsia="en-US" w:bidi="ar-SA"/>
        </w:rPr>
      </w:rPrChange>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rsid w:val="00963FA2"/>
    <w:pPr>
      <w:outlineLvl w:val="2"/>
      <w:pPrChange w:id="1" w:author="Matthew Kay" w:date="2015-09-25T10:25:00Z">
        <w:pPr>
          <w:keepNext/>
          <w:keepLines/>
          <w:spacing w:before="120"/>
          <w:outlineLvl w:val="2"/>
        </w:pPr>
      </w:pPrChange>
    </w:pPr>
    <w:rPr>
      <w:b w:val="0"/>
      <w:i/>
      <w:rPrChange w:id="1" w:author="Matthew Kay" w:date="2015-09-25T10:25:00Z">
        <w:rPr>
          <w:rFonts w:ascii="Arial" w:hAnsi="Arial"/>
          <w:i/>
          <w:kern w:val="32"/>
          <w:sz w:val="18"/>
          <w:lang w:val="en-US" w:eastAsia="en-US" w:bidi="ar-SA"/>
        </w:rPr>
      </w:rPrChange>
    </w:rPr>
  </w:style>
  <w:style w:type="paragraph" w:styleId="Heading4">
    <w:name w:val="heading 4"/>
    <w:basedOn w:val="Normal"/>
    <w:next w:val="Normal"/>
    <w:qFormat/>
    <w:pPr>
      <w:keepNext/>
      <w:numPr>
        <w:ilvl w:val="3"/>
        <w:numId w:val="11"/>
      </w:numPr>
      <w:spacing w:before="240" w:after="60"/>
      <w:outlineLvl w:val="3"/>
    </w:pPr>
    <w:rPr>
      <w:b/>
      <w:sz w:val="28"/>
    </w:rPr>
  </w:style>
  <w:style w:type="paragraph" w:styleId="Heading5">
    <w:name w:val="heading 5"/>
    <w:basedOn w:val="Normal"/>
    <w:next w:val="Normal"/>
    <w:qFormat/>
    <w:pPr>
      <w:numPr>
        <w:ilvl w:val="4"/>
        <w:numId w:val="11"/>
      </w:numPr>
      <w:spacing w:before="240" w:after="60"/>
      <w:outlineLvl w:val="4"/>
    </w:pPr>
    <w:rPr>
      <w:b/>
      <w:i/>
      <w:sz w:val="26"/>
    </w:rPr>
  </w:style>
  <w:style w:type="paragraph" w:styleId="Heading6">
    <w:name w:val="heading 6"/>
    <w:basedOn w:val="Normal"/>
    <w:next w:val="Normal"/>
    <w:qFormat/>
    <w:pPr>
      <w:numPr>
        <w:ilvl w:val="5"/>
        <w:numId w:val="11"/>
      </w:numPr>
      <w:spacing w:before="240" w:after="60"/>
      <w:outlineLvl w:val="5"/>
    </w:pPr>
    <w:rPr>
      <w:b/>
      <w:sz w:val="22"/>
    </w:rPr>
  </w:style>
  <w:style w:type="paragraph" w:styleId="Heading7">
    <w:name w:val="heading 7"/>
    <w:basedOn w:val="Normal"/>
    <w:next w:val="Normal"/>
    <w:qFormat/>
    <w:pPr>
      <w:numPr>
        <w:ilvl w:val="6"/>
        <w:numId w:val="11"/>
      </w:numPr>
      <w:spacing w:before="240" w:after="60"/>
      <w:outlineLvl w:val="6"/>
    </w:pPr>
  </w:style>
  <w:style w:type="paragraph" w:styleId="Heading8">
    <w:name w:val="heading 8"/>
    <w:basedOn w:val="Normal"/>
    <w:next w:val="Normal"/>
    <w:qFormat/>
    <w:pPr>
      <w:numPr>
        <w:ilvl w:val="7"/>
        <w:numId w:val="11"/>
      </w:numPr>
      <w:spacing w:before="240" w:after="60"/>
      <w:outlineLvl w:val="7"/>
    </w:pPr>
    <w:rPr>
      <w:i/>
    </w:rPr>
  </w:style>
  <w:style w:type="paragraph" w:styleId="Heading9">
    <w:name w:val="heading 9"/>
    <w:basedOn w:val="Normal"/>
    <w:next w:val="Normal"/>
    <w:qFormat/>
    <w:pPr>
      <w:numPr>
        <w:ilvl w:val="8"/>
        <w:numId w:val="11"/>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rsid w:val="00A14ADC"/>
    <w:pPr>
      <w:suppressAutoHyphens/>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rsid w:val="00FD2050"/>
    <w:pPr>
      <w:numPr>
        <w:numId w:val="6"/>
      </w:numPr>
      <w:ind w:left="187" w:hanging="187"/>
      <w:pPrChange w:id="2" w:author="Matthew Kay" w:date="2016-01-07T23:17:00Z">
        <w:pPr>
          <w:numPr>
            <w:numId w:val="6"/>
          </w:numPr>
          <w:tabs>
            <w:tab w:val="num" w:pos="360"/>
          </w:tabs>
          <w:spacing w:after="120"/>
          <w:ind w:left="360" w:hanging="360"/>
          <w:jc w:val="both"/>
        </w:pPr>
      </w:pPrChange>
    </w:pPr>
    <w:rPr>
      <w:rPrChange w:id="2" w:author="Matthew Kay" w:date="2016-01-07T23:17:00Z">
        <w:rPr>
          <w:lang w:val="en-US" w:eastAsia="en-US" w:bidi="ar-SA"/>
        </w:rPr>
      </w:rPrChange>
    </w:r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12"/>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1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15"/>
      </w:numPr>
      <w:spacing w:before="60" w:after="0" w:line="240" w:lineRule="atLeast"/>
      <w:jc w:val="left"/>
    </w:pPr>
    <w:rPr>
      <w:rFonts w:ascii="Verdana" w:hAnsi="Verdana"/>
      <w:kern w:val="18"/>
      <w:sz w:val="17"/>
    </w:rPr>
  </w:style>
  <w:style w:type="paragraph" w:styleId="ListParagraph">
    <w:name w:val="List Paragraph"/>
    <w:basedOn w:val="Normal"/>
    <w:uiPriority w:val="34"/>
    <w:qFormat/>
    <w:rsid w:val="00F84846"/>
    <w:pPr>
      <w:ind w:left="720"/>
      <w:contextualSpacing/>
    </w:pPr>
  </w:style>
  <w:style w:type="paragraph" w:styleId="Revision">
    <w:name w:val="Revision"/>
    <w:hidden/>
    <w:uiPriority w:val="99"/>
    <w:semiHidden/>
    <w:rsid w:val="006D1B5C"/>
    <w:rPr>
      <w:rFonts w:ascii="Times New Roman" w:eastAsia="Times New Roman" w:hAnsi="Times New Roman"/>
    </w:rPr>
  </w:style>
  <w:style w:type="paragraph" w:customStyle="1" w:styleId="Footnote">
    <w:name w:val="Footnote"/>
    <w:basedOn w:val="Normal"/>
    <w:qFormat/>
    <w:rsid w:val="00B17184"/>
    <w:rPr>
      <w:sz w:val="18"/>
    </w:rPr>
  </w:style>
  <w:style w:type="paragraph" w:styleId="NormalWeb">
    <w:name w:val="Normal (Web)"/>
    <w:basedOn w:val="Normal"/>
    <w:uiPriority w:val="99"/>
    <w:unhideWhenUsed/>
    <w:rsid w:val="003A7496"/>
    <w:pPr>
      <w:spacing w:before="100" w:beforeAutospacing="1" w:after="100" w:afterAutospacing="1"/>
      <w:jc w:val="left"/>
    </w:pPr>
    <w:rPr>
      <w:rFonts w:eastAsiaTheme="minorEastAsia"/>
      <w:sz w:val="24"/>
      <w:szCs w:val="24"/>
    </w:rPr>
  </w:style>
  <w:style w:type="paragraph" w:customStyle="1" w:styleId="Referencesnonumber">
    <w:name w:val="References (no number)"/>
    <w:basedOn w:val="References"/>
    <w:qFormat/>
    <w:rsid w:val="003A7496"/>
    <w:pPr>
      <w:numPr>
        <w:numId w:val="0"/>
      </w:numPr>
      <w:ind w:left="360" w:hanging="360"/>
    </w:pPr>
    <w:rPr>
      <w:noProof/>
    </w:rPr>
  </w:style>
  <w:style w:type="paragraph" w:customStyle="1" w:styleId="Body">
    <w:name w:val="Body"/>
    <w:basedOn w:val="Heading3"/>
    <w:qFormat/>
    <w:rsid w:val="00C574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106045088">
      <w:bodyDiv w:val="1"/>
      <w:marLeft w:val="0"/>
      <w:marRight w:val="0"/>
      <w:marTop w:val="0"/>
      <w:marBottom w:val="0"/>
      <w:divBdr>
        <w:top w:val="none" w:sz="0" w:space="0" w:color="auto"/>
        <w:left w:val="none" w:sz="0" w:space="0" w:color="auto"/>
        <w:bottom w:val="none" w:sz="0" w:space="0" w:color="auto"/>
        <w:right w:val="none" w:sz="0" w:space="0" w:color="auto"/>
      </w:divBdr>
    </w:div>
    <w:div w:id="354041287">
      <w:bodyDiv w:val="1"/>
      <w:marLeft w:val="0"/>
      <w:marRight w:val="0"/>
      <w:marTop w:val="0"/>
      <w:marBottom w:val="0"/>
      <w:divBdr>
        <w:top w:val="none" w:sz="0" w:space="0" w:color="auto"/>
        <w:left w:val="none" w:sz="0" w:space="0" w:color="auto"/>
        <w:bottom w:val="none" w:sz="0" w:space="0" w:color="auto"/>
        <w:right w:val="none" w:sz="0" w:space="0" w:color="auto"/>
      </w:divBdr>
    </w:div>
    <w:div w:id="412091797">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56876849">
      <w:bodyDiv w:val="1"/>
      <w:marLeft w:val="0"/>
      <w:marRight w:val="0"/>
      <w:marTop w:val="0"/>
      <w:marBottom w:val="0"/>
      <w:divBdr>
        <w:top w:val="none" w:sz="0" w:space="0" w:color="auto"/>
        <w:left w:val="none" w:sz="0" w:space="0" w:color="auto"/>
        <w:bottom w:val="none" w:sz="0" w:space="0" w:color="auto"/>
        <w:right w:val="none" w:sz="0" w:space="0" w:color="auto"/>
      </w:divBdr>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92190259">
      <w:bodyDiv w:val="1"/>
      <w:marLeft w:val="0"/>
      <w:marRight w:val="0"/>
      <w:marTop w:val="0"/>
      <w:marBottom w:val="0"/>
      <w:divBdr>
        <w:top w:val="none" w:sz="0" w:space="0" w:color="auto"/>
        <w:left w:val="none" w:sz="0" w:space="0" w:color="auto"/>
        <w:bottom w:val="none" w:sz="0" w:space="0" w:color="auto"/>
        <w:right w:val="none" w:sz="0" w:space="0" w:color="auto"/>
      </w:divBdr>
    </w:div>
    <w:div w:id="1521578734">
      <w:bodyDiv w:val="1"/>
      <w:marLeft w:val="0"/>
      <w:marRight w:val="0"/>
      <w:marTop w:val="0"/>
      <w:marBottom w:val="0"/>
      <w:divBdr>
        <w:top w:val="none" w:sz="0" w:space="0" w:color="auto"/>
        <w:left w:val="none" w:sz="0" w:space="0" w:color="auto"/>
        <w:bottom w:val="none" w:sz="0" w:space="0" w:color="auto"/>
        <w:right w:val="none" w:sz="0" w:space="0" w:color="auto"/>
      </w:divBdr>
    </w:div>
    <w:div w:id="1607039488">
      <w:bodyDiv w:val="1"/>
      <w:marLeft w:val="0"/>
      <w:marRight w:val="0"/>
      <w:marTop w:val="0"/>
      <w:marBottom w:val="0"/>
      <w:divBdr>
        <w:top w:val="none" w:sz="0" w:space="0" w:color="auto"/>
        <w:left w:val="none" w:sz="0" w:space="0" w:color="auto"/>
        <w:bottom w:val="none" w:sz="0" w:space="0" w:color="auto"/>
        <w:right w:val="none" w:sz="0" w:space="0" w:color="auto"/>
      </w:divBdr>
      <w:divsChild>
        <w:div w:id="1429734011">
          <w:marLeft w:val="0"/>
          <w:marRight w:val="0"/>
          <w:marTop w:val="0"/>
          <w:marBottom w:val="0"/>
          <w:divBdr>
            <w:top w:val="none" w:sz="0" w:space="0" w:color="auto"/>
            <w:left w:val="none" w:sz="0" w:space="0" w:color="auto"/>
            <w:bottom w:val="none" w:sz="0" w:space="0" w:color="auto"/>
            <w:right w:val="none" w:sz="0" w:space="0" w:color="auto"/>
          </w:divBdr>
          <w:divsChild>
            <w:div w:id="595555461">
              <w:marLeft w:val="0"/>
              <w:marRight w:val="0"/>
              <w:marTop w:val="0"/>
              <w:marBottom w:val="0"/>
              <w:divBdr>
                <w:top w:val="none" w:sz="0" w:space="0" w:color="auto"/>
                <w:left w:val="none" w:sz="0" w:space="0" w:color="auto"/>
                <w:bottom w:val="none" w:sz="0" w:space="0" w:color="auto"/>
                <w:right w:val="none" w:sz="0" w:space="0" w:color="auto"/>
              </w:divBdr>
              <w:divsChild>
                <w:div w:id="3211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754012836">
      <w:bodyDiv w:val="1"/>
      <w:marLeft w:val="0"/>
      <w:marRight w:val="0"/>
      <w:marTop w:val="0"/>
      <w:marBottom w:val="0"/>
      <w:divBdr>
        <w:top w:val="none" w:sz="0" w:space="0" w:color="auto"/>
        <w:left w:val="none" w:sz="0" w:space="0" w:color="auto"/>
        <w:bottom w:val="none" w:sz="0" w:space="0" w:color="auto"/>
        <w:right w:val="none" w:sz="0" w:space="0" w:color="auto"/>
      </w:divBdr>
    </w:div>
    <w:div w:id="1787190969">
      <w:bodyDiv w:val="1"/>
      <w:marLeft w:val="0"/>
      <w:marRight w:val="0"/>
      <w:marTop w:val="0"/>
      <w:marBottom w:val="0"/>
      <w:divBdr>
        <w:top w:val="none" w:sz="0" w:space="0" w:color="auto"/>
        <w:left w:val="none" w:sz="0" w:space="0" w:color="auto"/>
        <w:bottom w:val="none" w:sz="0" w:space="0" w:color="auto"/>
        <w:right w:val="none" w:sz="0" w:space="0" w:color="auto"/>
      </w:divBdr>
      <w:divsChild>
        <w:div w:id="1811291020">
          <w:marLeft w:val="0"/>
          <w:marRight w:val="0"/>
          <w:marTop w:val="0"/>
          <w:marBottom w:val="0"/>
          <w:divBdr>
            <w:top w:val="none" w:sz="0" w:space="0" w:color="auto"/>
            <w:left w:val="none" w:sz="0" w:space="0" w:color="auto"/>
            <w:bottom w:val="none" w:sz="0" w:space="0" w:color="auto"/>
            <w:right w:val="none" w:sz="0" w:space="0" w:color="auto"/>
          </w:divBdr>
          <w:divsChild>
            <w:div w:id="2146316801">
              <w:marLeft w:val="0"/>
              <w:marRight w:val="0"/>
              <w:marTop w:val="0"/>
              <w:marBottom w:val="0"/>
              <w:divBdr>
                <w:top w:val="none" w:sz="0" w:space="0" w:color="auto"/>
                <w:left w:val="none" w:sz="0" w:space="0" w:color="auto"/>
                <w:bottom w:val="none" w:sz="0" w:space="0" w:color="auto"/>
                <w:right w:val="none" w:sz="0" w:space="0" w:color="auto"/>
              </w:divBdr>
              <w:divsChild>
                <w:div w:id="73279606">
                  <w:marLeft w:val="0"/>
                  <w:marRight w:val="0"/>
                  <w:marTop w:val="0"/>
                  <w:marBottom w:val="0"/>
                  <w:divBdr>
                    <w:top w:val="none" w:sz="0" w:space="0" w:color="auto"/>
                    <w:left w:val="none" w:sz="0" w:space="0" w:color="auto"/>
                    <w:bottom w:val="none" w:sz="0" w:space="0" w:color="auto"/>
                    <w:right w:val="none" w:sz="0" w:space="0" w:color="auto"/>
                  </w:divBdr>
                  <w:divsChild>
                    <w:div w:id="1841192106">
                      <w:marLeft w:val="0"/>
                      <w:marRight w:val="0"/>
                      <w:marTop w:val="0"/>
                      <w:marBottom w:val="0"/>
                      <w:divBdr>
                        <w:top w:val="none" w:sz="0" w:space="0" w:color="auto"/>
                        <w:left w:val="none" w:sz="0" w:space="0" w:color="auto"/>
                        <w:bottom w:val="none" w:sz="0" w:space="0" w:color="auto"/>
                        <w:right w:val="none" w:sz="0" w:space="0" w:color="auto"/>
                      </w:divBdr>
                      <w:divsChild>
                        <w:div w:id="1269002589">
                          <w:marLeft w:val="0"/>
                          <w:marRight w:val="0"/>
                          <w:marTop w:val="0"/>
                          <w:marBottom w:val="0"/>
                          <w:divBdr>
                            <w:top w:val="none" w:sz="0" w:space="0" w:color="auto"/>
                            <w:left w:val="none" w:sz="0" w:space="0" w:color="auto"/>
                            <w:bottom w:val="none" w:sz="0" w:space="0" w:color="auto"/>
                            <w:right w:val="none" w:sz="0" w:space="0" w:color="auto"/>
                          </w:divBdr>
                          <w:divsChild>
                            <w:div w:id="2096972345">
                              <w:marLeft w:val="0"/>
                              <w:marRight w:val="0"/>
                              <w:marTop w:val="0"/>
                              <w:marBottom w:val="0"/>
                              <w:divBdr>
                                <w:top w:val="none" w:sz="0" w:space="0" w:color="auto"/>
                                <w:left w:val="none" w:sz="0" w:space="0" w:color="auto"/>
                                <w:bottom w:val="none" w:sz="0" w:space="0" w:color="auto"/>
                                <w:right w:val="none" w:sz="0" w:space="0" w:color="auto"/>
                              </w:divBdr>
                              <w:divsChild>
                                <w:div w:id="685714848">
                                  <w:marLeft w:val="0"/>
                                  <w:marRight w:val="0"/>
                                  <w:marTop w:val="0"/>
                                  <w:marBottom w:val="0"/>
                                  <w:divBdr>
                                    <w:top w:val="none" w:sz="0" w:space="0" w:color="auto"/>
                                    <w:left w:val="none" w:sz="0" w:space="0" w:color="auto"/>
                                    <w:bottom w:val="none" w:sz="0" w:space="0" w:color="auto"/>
                                    <w:right w:val="none" w:sz="0" w:space="0" w:color="auto"/>
                                  </w:divBdr>
                                  <w:divsChild>
                                    <w:div w:id="791873057">
                                      <w:marLeft w:val="0"/>
                                      <w:marRight w:val="0"/>
                                      <w:marTop w:val="0"/>
                                      <w:marBottom w:val="0"/>
                                      <w:divBdr>
                                        <w:top w:val="none" w:sz="0" w:space="0" w:color="auto"/>
                                        <w:left w:val="none" w:sz="0" w:space="0" w:color="auto"/>
                                        <w:bottom w:val="none" w:sz="0" w:space="0" w:color="auto"/>
                                        <w:right w:val="none" w:sz="0" w:space="0" w:color="auto"/>
                                      </w:divBdr>
                                      <w:divsChild>
                                        <w:div w:id="1980576624">
                                          <w:marLeft w:val="0"/>
                                          <w:marRight w:val="0"/>
                                          <w:marTop w:val="0"/>
                                          <w:marBottom w:val="0"/>
                                          <w:divBdr>
                                            <w:top w:val="none" w:sz="0" w:space="0" w:color="auto"/>
                                            <w:left w:val="none" w:sz="0" w:space="0" w:color="auto"/>
                                            <w:bottom w:val="none" w:sz="0" w:space="0" w:color="auto"/>
                                            <w:right w:val="none" w:sz="0" w:space="0" w:color="auto"/>
                                          </w:divBdr>
                                          <w:divsChild>
                                            <w:div w:id="511186733">
                                              <w:marLeft w:val="0"/>
                                              <w:marRight w:val="0"/>
                                              <w:marTop w:val="0"/>
                                              <w:marBottom w:val="0"/>
                                              <w:divBdr>
                                                <w:top w:val="none" w:sz="0" w:space="0" w:color="auto"/>
                                                <w:left w:val="none" w:sz="0" w:space="0" w:color="auto"/>
                                                <w:bottom w:val="none" w:sz="0" w:space="0" w:color="auto"/>
                                                <w:right w:val="none" w:sz="0" w:space="0" w:color="auto"/>
                                              </w:divBdr>
                                              <w:divsChild>
                                                <w:div w:id="435684095">
                                                  <w:marLeft w:val="0"/>
                                                  <w:marRight w:val="0"/>
                                                  <w:marTop w:val="0"/>
                                                  <w:marBottom w:val="0"/>
                                                  <w:divBdr>
                                                    <w:top w:val="none" w:sz="0" w:space="0" w:color="auto"/>
                                                    <w:left w:val="none" w:sz="0" w:space="0" w:color="auto"/>
                                                    <w:bottom w:val="none" w:sz="0" w:space="0" w:color="auto"/>
                                                    <w:right w:val="none" w:sz="0" w:space="0" w:color="auto"/>
                                                  </w:divBdr>
                                                  <w:divsChild>
                                                    <w:div w:id="1473907218">
                                                      <w:marLeft w:val="0"/>
                                                      <w:marRight w:val="0"/>
                                                      <w:marTop w:val="0"/>
                                                      <w:marBottom w:val="0"/>
                                                      <w:divBdr>
                                                        <w:top w:val="none" w:sz="0" w:space="0" w:color="auto"/>
                                                        <w:left w:val="none" w:sz="0" w:space="0" w:color="auto"/>
                                                        <w:bottom w:val="none" w:sz="0" w:space="0" w:color="auto"/>
                                                        <w:right w:val="none" w:sz="0" w:space="0" w:color="auto"/>
                                                      </w:divBdr>
                                                      <w:divsChild>
                                                        <w:div w:id="2060931639">
                                                          <w:marLeft w:val="0"/>
                                                          <w:marRight w:val="0"/>
                                                          <w:marTop w:val="0"/>
                                                          <w:marBottom w:val="0"/>
                                                          <w:divBdr>
                                                            <w:top w:val="none" w:sz="0" w:space="0" w:color="auto"/>
                                                            <w:left w:val="none" w:sz="0" w:space="0" w:color="auto"/>
                                                            <w:bottom w:val="none" w:sz="0" w:space="0" w:color="auto"/>
                                                            <w:right w:val="none" w:sz="0" w:space="0" w:color="auto"/>
                                                          </w:divBdr>
                                                          <w:divsChild>
                                                            <w:div w:id="1800371586">
                                                              <w:marLeft w:val="0"/>
                                                              <w:marRight w:val="0"/>
                                                              <w:marTop w:val="0"/>
                                                              <w:marBottom w:val="0"/>
                                                              <w:divBdr>
                                                                <w:top w:val="none" w:sz="0" w:space="0" w:color="auto"/>
                                                                <w:left w:val="none" w:sz="0" w:space="0" w:color="auto"/>
                                                                <w:bottom w:val="none" w:sz="0" w:space="0" w:color="auto"/>
                                                                <w:right w:val="none" w:sz="0" w:space="0" w:color="auto"/>
                                                              </w:divBdr>
                                                              <w:divsChild>
                                                                <w:div w:id="440684285">
                                                                  <w:marLeft w:val="0"/>
                                                                  <w:marRight w:val="0"/>
                                                                  <w:marTop w:val="0"/>
                                                                  <w:marBottom w:val="0"/>
                                                                  <w:divBdr>
                                                                    <w:top w:val="none" w:sz="0" w:space="0" w:color="auto"/>
                                                                    <w:left w:val="none" w:sz="0" w:space="0" w:color="auto"/>
                                                                    <w:bottom w:val="none" w:sz="0" w:space="0" w:color="auto"/>
                                                                    <w:right w:val="none" w:sz="0" w:space="0" w:color="auto"/>
                                                                  </w:divBdr>
                                                                  <w:divsChild>
                                                                    <w:div w:id="691539907">
                                                                      <w:marLeft w:val="0"/>
                                                                      <w:marRight w:val="0"/>
                                                                      <w:marTop w:val="0"/>
                                                                      <w:marBottom w:val="0"/>
                                                                      <w:divBdr>
                                                                        <w:top w:val="none" w:sz="0" w:space="0" w:color="auto"/>
                                                                        <w:left w:val="none" w:sz="0" w:space="0" w:color="auto"/>
                                                                        <w:bottom w:val="none" w:sz="0" w:space="0" w:color="auto"/>
                                                                        <w:right w:val="none" w:sz="0" w:space="0" w:color="auto"/>
                                                                      </w:divBdr>
                                                                      <w:divsChild>
                                                                        <w:div w:id="477303008">
                                                                          <w:marLeft w:val="0"/>
                                                                          <w:marRight w:val="0"/>
                                                                          <w:marTop w:val="0"/>
                                                                          <w:marBottom w:val="0"/>
                                                                          <w:divBdr>
                                                                            <w:top w:val="none" w:sz="0" w:space="0" w:color="auto"/>
                                                                            <w:left w:val="none" w:sz="0" w:space="0" w:color="auto"/>
                                                                            <w:bottom w:val="none" w:sz="0" w:space="0" w:color="auto"/>
                                                                            <w:right w:val="none" w:sz="0" w:space="0" w:color="auto"/>
                                                                          </w:divBdr>
                                                                          <w:divsChild>
                                                                            <w:div w:id="1415783888">
                                                                              <w:marLeft w:val="0"/>
                                                                              <w:marRight w:val="0"/>
                                                                              <w:marTop w:val="0"/>
                                                                              <w:marBottom w:val="0"/>
                                                                              <w:divBdr>
                                                                                <w:top w:val="none" w:sz="0" w:space="0" w:color="auto"/>
                                                                                <w:left w:val="none" w:sz="0" w:space="0" w:color="auto"/>
                                                                                <w:bottom w:val="none" w:sz="0" w:space="0" w:color="auto"/>
                                                                                <w:right w:val="none" w:sz="0" w:space="0" w:color="auto"/>
                                                                              </w:divBdr>
                                                                              <w:divsChild>
                                                                                <w:div w:id="455100741">
                                                                                  <w:marLeft w:val="0"/>
                                                                                  <w:marRight w:val="0"/>
                                                                                  <w:marTop w:val="0"/>
                                                                                  <w:marBottom w:val="0"/>
                                                                                  <w:divBdr>
                                                                                    <w:top w:val="none" w:sz="0" w:space="0" w:color="auto"/>
                                                                                    <w:left w:val="none" w:sz="0" w:space="0" w:color="auto"/>
                                                                                    <w:bottom w:val="none" w:sz="0" w:space="0" w:color="auto"/>
                                                                                    <w:right w:val="none" w:sz="0" w:space="0" w:color="auto"/>
                                                                                  </w:divBdr>
                                                                                  <w:divsChild>
                                                                                    <w:div w:id="1100563239">
                                                                                      <w:marLeft w:val="0"/>
                                                                                      <w:marRight w:val="0"/>
                                                                                      <w:marTop w:val="0"/>
                                                                                      <w:marBottom w:val="0"/>
                                                                                      <w:divBdr>
                                                                                        <w:top w:val="none" w:sz="0" w:space="0" w:color="auto"/>
                                                                                        <w:left w:val="none" w:sz="0" w:space="0" w:color="auto"/>
                                                                                        <w:bottom w:val="none" w:sz="0" w:space="0" w:color="auto"/>
                                                                                        <w:right w:val="none" w:sz="0" w:space="0" w:color="auto"/>
                                                                                      </w:divBdr>
                                                                                      <w:divsChild>
                                                                                        <w:div w:id="1986351594">
                                                                                          <w:marLeft w:val="0"/>
                                                                                          <w:marRight w:val="0"/>
                                                                                          <w:marTop w:val="0"/>
                                                                                          <w:marBottom w:val="0"/>
                                                                                          <w:divBdr>
                                                                                            <w:top w:val="none" w:sz="0" w:space="0" w:color="auto"/>
                                                                                            <w:left w:val="none" w:sz="0" w:space="0" w:color="auto"/>
                                                                                            <w:bottom w:val="none" w:sz="0" w:space="0" w:color="auto"/>
                                                                                            <w:right w:val="none" w:sz="0" w:space="0" w:color="auto"/>
                                                                                          </w:divBdr>
                                                                                          <w:divsChild>
                                                                                            <w:div w:id="576944004">
                                                                                              <w:marLeft w:val="0"/>
                                                                                              <w:marRight w:val="0"/>
                                                                                              <w:marTop w:val="0"/>
                                                                                              <w:marBottom w:val="0"/>
                                                                                              <w:divBdr>
                                                                                                <w:top w:val="none" w:sz="0" w:space="0" w:color="auto"/>
                                                                                                <w:left w:val="none" w:sz="0" w:space="0" w:color="auto"/>
                                                                                                <w:bottom w:val="none" w:sz="0" w:space="0" w:color="auto"/>
                                                                                                <w:right w:val="none" w:sz="0" w:space="0" w:color="auto"/>
                                                                                              </w:divBdr>
                                                                                              <w:divsChild>
                                                                                                <w:div w:id="515116188">
                                                                                                  <w:marLeft w:val="0"/>
                                                                                                  <w:marRight w:val="0"/>
                                                                                                  <w:marTop w:val="0"/>
                                                                                                  <w:marBottom w:val="0"/>
                                                                                                  <w:divBdr>
                                                                                                    <w:top w:val="none" w:sz="0" w:space="0" w:color="auto"/>
                                                                                                    <w:left w:val="none" w:sz="0" w:space="0" w:color="auto"/>
                                                                                                    <w:bottom w:val="none" w:sz="0" w:space="0" w:color="auto"/>
                                                                                                    <w:right w:val="none" w:sz="0" w:space="0" w:color="auto"/>
                                                                                                  </w:divBdr>
                                                                                                  <w:divsChild>
                                                                                                    <w:div w:id="1104498208">
                                                                                                      <w:marLeft w:val="0"/>
                                                                                                      <w:marRight w:val="0"/>
                                                                                                      <w:marTop w:val="0"/>
                                                                                                      <w:marBottom w:val="0"/>
                                                                                                      <w:divBdr>
                                                                                                        <w:top w:val="none" w:sz="0" w:space="0" w:color="auto"/>
                                                                                                        <w:left w:val="none" w:sz="0" w:space="0" w:color="auto"/>
                                                                                                        <w:bottom w:val="none" w:sz="0" w:space="0" w:color="auto"/>
                                                                                                        <w:right w:val="none" w:sz="0" w:space="0" w:color="auto"/>
                                                                                                      </w:divBdr>
                                                                                                      <w:divsChild>
                                                                                                        <w:div w:id="55169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7350452">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wmf"/><Relationship Id="rId18" Type="http://schemas.openxmlformats.org/officeDocument/2006/relationships/image" Target="media/image9.wmf"/><Relationship Id="rId3" Type="http://schemas.openxmlformats.org/officeDocument/2006/relationships/styles" Target="styles.xml"/><Relationship Id="rId21" Type="http://schemas.openxmlformats.org/officeDocument/2006/relationships/image" Target="media/image12.wmf"/><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8.w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11.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fontTable" Target="fontTable.xml"/><Relationship Id="rId10" Type="http://schemas.openxmlformats.org/officeDocument/2006/relationships/image" Target="media/image1.wmf"/><Relationship Id="rId19" Type="http://schemas.openxmlformats.org/officeDocument/2006/relationships/image" Target="media/image10.w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wmf"/><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scholar.google.com/scholar?cites=16254127723353600671&amp;as_sdt=5,48&amp;sciodt=0,48&amp;hl=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AEA97-2B6F-46C9-B6AA-F4AF89DBB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12</Pages>
  <Words>17786</Words>
  <Characters>101385</Characters>
  <Application>Microsoft Office Word</Application>
  <DocSecurity>0</DocSecurity>
  <Lines>844</Lines>
  <Paragraphs>237</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118934</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creator>SIGCHI</dc:creator>
  <cp:keywords>Guides, instructions, Author's kit, Conference Publications</cp:keywords>
  <cp:lastModifiedBy>Matthew Kay</cp:lastModifiedBy>
  <cp:revision>19</cp:revision>
  <cp:lastPrinted>2016-01-08T08:23:00Z</cp:lastPrinted>
  <dcterms:created xsi:type="dcterms:W3CDTF">2016-01-08T05:27:00Z</dcterms:created>
  <dcterms:modified xsi:type="dcterms:W3CDTF">2016-01-10T07:58:00Z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y fmtid="{D5CDD505-2E9C-101B-9397-08002B2CF9AE}" pid="4" name="Mendeley Document_1">
    <vt:lpwstr>True</vt:lpwstr>
  </property>
  <property fmtid="{D5CDD505-2E9C-101B-9397-08002B2CF9AE}" pid="5" name="Mendeley User Name_1">
    <vt:lpwstr>matthew.kay@gmail.com@www.mendeley.com</vt:lpwstr>
  </property>
  <property fmtid="{D5CDD505-2E9C-101B-9397-08002B2CF9AE}" pid="6" name="Mendeley Citation Style_1">
    <vt:lpwstr>http://www.zotero.org/styles/acm-sigchi-proceedings</vt:lpwstr>
  </property>
  <property fmtid="{D5CDD505-2E9C-101B-9397-08002B2CF9AE}" pid="7" name="Mendeley Recent Style Id 0_1">
    <vt:lpwstr>http://www.zotero.org/styles/acm-sigchi-proceedings</vt:lpwstr>
  </property>
  <property fmtid="{D5CDD505-2E9C-101B-9397-08002B2CF9AE}" pid="8" name="Mendeley Recent Style Name 0_1">
    <vt:lpwstr>ACM SIGCHI Proceedings (2016)</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16th edition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(author-date)</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7th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