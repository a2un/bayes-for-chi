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32E3F31A" w:rsidR="006B3F1F" w:rsidRDefault="00200F71" w:rsidP="00137B62">
      <w:pPr>
        <w:pStyle w:val="Title"/>
        <w:spacing w:before="240" w:beforeAutospacing="0" w:after="180"/>
      </w:pPr>
      <w:bookmarkStart w:id="1" w:name="h.8fmxin9tusbe" w:colFirst="0" w:colLast="0"/>
      <w:bookmarkEnd w:id="1"/>
      <w:commentRangeStart w:id="2"/>
      <w:r>
        <w:t>Researcher</w:t>
      </w:r>
      <w:commentRangeEnd w:id="2"/>
      <w:r w:rsidR="00466059">
        <w:rPr>
          <w:rStyle w:val="CommentReference"/>
          <w:rFonts w:ascii="Times New Roman" w:hAnsi="Times New Roman"/>
          <w:b w:val="0"/>
          <w:kern w:val="0"/>
        </w:rPr>
        <w:commentReference w:id="2"/>
      </w:r>
      <w:r>
        <w:t>-Centered Design of Statistics: Why Bayesian Statistics Better Fit the Culture</w:t>
      </w:r>
      <w:r w:rsidR="005E4BEB">
        <w:t xml:space="preserve"> </w:t>
      </w:r>
      <w:r>
        <w:t>and Incentives of CHI</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187C9E04" w14:textId="1D1DF471" w:rsidR="007031CC" w:rsidRDefault="00820B49">
            <w:pPr>
              <w:pStyle w:val="AuthorName"/>
              <w:rPr>
                <w:ins w:id="3" w:author="Matthew Kay" w:date="2015-12-27T13:33:00Z"/>
              </w:rPr>
              <w:pPrChange w:id="4" w:author="Matthew Kay" w:date="2015-12-27T13:34:00Z">
                <w:pPr>
                  <w:pStyle w:val="AuthorAffiliation"/>
                </w:pPr>
              </w:pPrChange>
            </w:pPr>
            <w:ins w:id="5" w:author="Matthew Kay" w:date="2015-12-27T13:33:00Z">
              <w:r>
                <w:t>Matthew Kay</w:t>
              </w:r>
            </w:ins>
          </w:p>
          <w:p w14:paraId="041B0F13" w14:textId="2F381D75" w:rsidR="00820B49" w:rsidRDefault="00820B49" w:rsidP="005A2C27">
            <w:pPr>
              <w:pStyle w:val="AuthorAffiliation"/>
              <w:rPr>
                <w:ins w:id="6" w:author="Matthew Kay" w:date="2015-12-27T13:35:00Z"/>
              </w:rPr>
            </w:pPr>
            <w:ins w:id="7" w:author="Matthew Kay" w:date="2015-12-27T13:34:00Z">
              <w:r>
                <w:t xml:space="preserve">Computer Science </w:t>
              </w:r>
            </w:ins>
            <w:ins w:id="8" w:author="Matthew Kay" w:date="2015-12-27T13:36:00Z">
              <w:r>
                <w:br/>
              </w:r>
            </w:ins>
            <w:ins w:id="9" w:author="Matthew Kay" w:date="2015-12-27T13:34:00Z">
              <w:r>
                <w:t>&amp; Engineering</w:t>
              </w:r>
            </w:ins>
            <w:ins w:id="10" w:author="Matthew Kay" w:date="2015-12-27T13:35:00Z">
              <w:r>
                <w:t xml:space="preserve"> | dub</w:t>
              </w:r>
            </w:ins>
            <w:ins w:id="11" w:author="Matthew Kay" w:date="2015-12-27T13:37:00Z">
              <w:r w:rsidR="003D67E6">
                <w:t>,</w:t>
              </w:r>
            </w:ins>
          </w:p>
          <w:p w14:paraId="622348FF" w14:textId="77777777" w:rsidR="00820B49" w:rsidRDefault="00820B49" w:rsidP="005A2C27">
            <w:pPr>
              <w:pStyle w:val="AuthorAffiliation"/>
              <w:rPr>
                <w:ins w:id="12" w:author="Matthew Kay" w:date="2015-12-27T13:36:00Z"/>
              </w:rPr>
            </w:pPr>
            <w:ins w:id="13" w:author="Matthew Kay" w:date="2015-12-27T13:35:00Z">
              <w:r>
                <w:t>University</w:t>
              </w:r>
            </w:ins>
            <w:ins w:id="14" w:author="Matthew Kay" w:date="2015-12-27T13:36:00Z">
              <w:r>
                <w:t xml:space="preserve"> of Washington</w:t>
              </w:r>
            </w:ins>
          </w:p>
          <w:p w14:paraId="70623E7D" w14:textId="0E1FF949" w:rsidR="00820B49" w:rsidRPr="00D62A4A" w:rsidRDefault="00820B49" w:rsidP="003D67E6">
            <w:pPr>
              <w:pStyle w:val="AuthorAffiliation"/>
            </w:pPr>
            <w:ins w:id="15" w:author="Matthew Kay" w:date="2015-12-27T13:37:00Z">
              <w:r>
                <w:fldChar w:fldCharType="begin"/>
              </w:r>
              <w:r>
                <w:instrText xml:space="preserve"> HYPERLINK "mailto:</w:instrText>
              </w:r>
            </w:ins>
            <w:ins w:id="16" w:author="Matthew Kay" w:date="2015-12-27T13:36:00Z">
              <w:r>
                <w:instrText>mjskay@uw.edu</w:instrText>
              </w:r>
            </w:ins>
            <w:ins w:id="17" w:author="Matthew Kay" w:date="2015-12-27T13:37:00Z">
              <w:r>
                <w:instrText xml:space="preserve">" </w:instrText>
              </w:r>
              <w:r>
                <w:fldChar w:fldCharType="separate"/>
              </w:r>
            </w:ins>
            <w:ins w:id="18" w:author="Matthew Kay" w:date="2015-12-27T13:36:00Z">
              <w:r w:rsidRPr="004A1CC5">
                <w:rPr>
                  <w:rStyle w:val="Hyperlink"/>
                  <w:sz w:val="24"/>
                </w:rPr>
                <w:t>mjskay@uw.edu</w:t>
              </w:r>
            </w:ins>
            <w:ins w:id="19" w:author="Matthew Kay" w:date="2015-12-27T13:37:00Z">
              <w:r>
                <w:fldChar w:fldCharType="end"/>
              </w:r>
            </w:ins>
          </w:p>
        </w:tc>
        <w:tc>
          <w:tcPr>
            <w:tcW w:w="5148" w:type="dxa"/>
            <w:tcBorders>
              <w:top w:val="nil"/>
              <w:left w:val="nil"/>
              <w:bottom w:val="nil"/>
              <w:right w:val="nil"/>
            </w:tcBorders>
          </w:tcPr>
          <w:p w14:paraId="74CDB5A3" w14:textId="07E74151" w:rsidR="007031CC" w:rsidRDefault="00820B49">
            <w:pPr>
              <w:pStyle w:val="AuthorName"/>
              <w:rPr>
                <w:ins w:id="20" w:author="Matthew Kay" w:date="2015-12-27T13:34:00Z"/>
              </w:rPr>
              <w:pPrChange w:id="21" w:author="Matthew Kay" w:date="2015-12-27T13:37:00Z">
                <w:pPr>
                  <w:pStyle w:val="AuthorAffiliation"/>
                </w:pPr>
              </w:pPrChange>
            </w:pPr>
            <w:ins w:id="22" w:author="Matthew Kay" w:date="2015-12-27T13:34:00Z">
              <w:r>
                <w:t>Gregory</w:t>
              </w:r>
            </w:ins>
            <w:ins w:id="23" w:author="Greg Nelson" w:date="2016-01-06T13:09:00Z">
              <w:r w:rsidR="00FC7F89">
                <w:t xml:space="preserve"> L.</w:t>
              </w:r>
            </w:ins>
            <w:ins w:id="24" w:author="Matthew Kay" w:date="2015-12-27T13:34:00Z">
              <w:r>
                <w:t xml:space="preserve"> Nelson</w:t>
              </w:r>
            </w:ins>
          </w:p>
          <w:p w14:paraId="16CEEF18" w14:textId="77777777" w:rsidR="00820B49" w:rsidRDefault="003D67E6" w:rsidP="005A2C27">
            <w:pPr>
              <w:pStyle w:val="AuthorAffiliation"/>
              <w:rPr>
                <w:ins w:id="25" w:author="Matthew Kay" w:date="2015-12-27T13:37:00Z"/>
              </w:rPr>
            </w:pPr>
            <w:ins w:id="26" w:author="Matthew Kay" w:date="2015-12-27T13:37:00Z">
              <w:r>
                <w:t>Computer Science &amp;</w:t>
              </w:r>
              <w:r>
                <w:br/>
                <w:t>Engineering | dub,</w:t>
              </w:r>
            </w:ins>
          </w:p>
          <w:p w14:paraId="1BB71A2D" w14:textId="77777777" w:rsidR="003D67E6" w:rsidRDefault="003D67E6" w:rsidP="005A2C27">
            <w:pPr>
              <w:pStyle w:val="AuthorAffiliation"/>
              <w:rPr>
                <w:ins w:id="27" w:author="Matthew Kay" w:date="2015-12-27T13:37:00Z"/>
              </w:rPr>
            </w:pPr>
            <w:ins w:id="28" w:author="Matthew Kay" w:date="2015-12-27T13:37:00Z">
              <w:r>
                <w:t>University of Washington</w:t>
              </w:r>
            </w:ins>
          </w:p>
          <w:p w14:paraId="1841A2BB" w14:textId="53086444" w:rsidR="005B1C73" w:rsidRPr="00D62A4A" w:rsidRDefault="003D67E6" w:rsidP="005B1C73">
            <w:pPr>
              <w:pStyle w:val="AuthorAffiliation"/>
            </w:pPr>
            <w:commentRangeStart w:id="29"/>
            <w:ins w:id="30" w:author="Matthew Kay" w:date="2015-12-27T13:38:00Z">
              <w:del w:id="31" w:author="Greg Nelson" w:date="2015-12-29T22:18:00Z">
                <w:r w:rsidRPr="003D67E6" w:rsidDel="003B4851">
                  <w:rPr>
                    <w:highlight w:val="yellow"/>
                    <w:rPrChange w:id="32" w:author="Matthew Kay" w:date="2015-12-27T13:43:00Z">
                      <w:rPr/>
                    </w:rPrChange>
                  </w:rPr>
                  <w:delText>TBD</w:delText>
                </w:r>
                <w:commentRangeEnd w:id="29"/>
                <w:r w:rsidRPr="003D67E6" w:rsidDel="003B4851">
                  <w:rPr>
                    <w:rStyle w:val="CommentReference"/>
                    <w:color w:val="auto"/>
                    <w:highlight w:val="yellow"/>
                    <w:rPrChange w:id="33" w:author="Matthew Kay" w:date="2015-12-27T13:43:00Z">
                      <w:rPr>
                        <w:rStyle w:val="CommentReference"/>
                        <w:color w:val="auto"/>
                      </w:rPr>
                    </w:rPrChange>
                  </w:rPr>
                  <w:commentReference w:id="29"/>
                </w:r>
              </w:del>
            </w:ins>
            <w:ins w:id="34" w:author="Matthew Kay" w:date="2016-01-04T16:48:00Z">
              <w:r w:rsidR="005B1C73">
                <w:fldChar w:fldCharType="begin"/>
              </w:r>
              <w:r w:rsidR="005B1C73">
                <w:instrText xml:space="preserve"> HYPERLINK "mailto:</w:instrText>
              </w:r>
            </w:ins>
            <w:ins w:id="35" w:author="Greg Nelson" w:date="2015-12-29T22:18:00Z">
              <w:r w:rsidR="005B1C73">
                <w:instrText>glnelson@uw.edu</w:instrText>
              </w:r>
            </w:ins>
            <w:ins w:id="36" w:author="Matthew Kay" w:date="2016-01-04T16:48:00Z">
              <w:r w:rsidR="005B1C73">
                <w:instrText xml:space="preserve">" </w:instrText>
              </w:r>
              <w:r w:rsidR="005B1C73">
                <w:fldChar w:fldCharType="separate"/>
              </w:r>
            </w:ins>
            <w:ins w:id="37" w:author="Greg Nelson" w:date="2015-12-29T22:18:00Z">
              <w:r w:rsidR="005B1C73" w:rsidRPr="001B2C8C">
                <w:rPr>
                  <w:rStyle w:val="Hyperlink"/>
                  <w:sz w:val="24"/>
                </w:rPr>
                <w:t>glnelson@uw.edu</w:t>
              </w:r>
            </w:ins>
            <w:ins w:id="38" w:author="Matthew Kay" w:date="2016-01-04T16:48:00Z">
              <w:r w:rsidR="005B1C73">
                <w:fldChar w:fldCharType="end"/>
              </w:r>
            </w:ins>
          </w:p>
        </w:tc>
        <w:tc>
          <w:tcPr>
            <w:tcW w:w="5148" w:type="dxa"/>
            <w:tcBorders>
              <w:top w:val="nil"/>
              <w:left w:val="nil"/>
              <w:bottom w:val="nil"/>
              <w:right w:val="nil"/>
            </w:tcBorders>
          </w:tcPr>
          <w:p w14:paraId="5952DADC" w14:textId="50B11CD8" w:rsidR="007031CC" w:rsidRDefault="003D67E6">
            <w:pPr>
              <w:pStyle w:val="AuthorName"/>
              <w:pPrChange w:id="39" w:author="Matthew Kay" w:date="2015-12-27T13:38:00Z">
                <w:pPr>
                  <w:pStyle w:val="AuthorAffiliation"/>
                </w:pPr>
              </w:pPrChange>
            </w:pPr>
            <w:commentRangeStart w:id="40"/>
            <w:commentRangeStart w:id="41"/>
            <w:ins w:id="42" w:author="Matthew Kay" w:date="2015-12-27T13:38:00Z">
              <w:r>
                <w:t xml:space="preserve">Eric </w:t>
              </w:r>
            </w:ins>
            <w:ins w:id="43" w:author="Eric Hekler" w:date="2015-12-30T10:20:00Z">
              <w:r w:rsidR="00C434DD">
                <w:t xml:space="preserve">B. </w:t>
              </w:r>
            </w:ins>
            <w:ins w:id="44" w:author="Matthew Kay" w:date="2015-12-27T13:38:00Z">
              <w:r>
                <w:t>Hekler</w:t>
              </w:r>
            </w:ins>
            <w:commentRangeEnd w:id="40"/>
            <w:r w:rsidR="00C434DD">
              <w:rPr>
                <w:rStyle w:val="CommentReference"/>
                <w:b w:val="0"/>
                <w:color w:val="auto"/>
              </w:rPr>
              <w:commentReference w:id="40"/>
            </w:r>
            <w:commentRangeEnd w:id="41"/>
            <w:r w:rsidR="00367A5B">
              <w:rPr>
                <w:rStyle w:val="CommentReference"/>
                <w:b w:val="0"/>
                <w:color w:val="auto"/>
              </w:rPr>
              <w:commentReference w:id="41"/>
            </w:r>
          </w:p>
          <w:p w14:paraId="5AA30B2D" w14:textId="72B9750F" w:rsidR="0002541C" w:rsidRDefault="003D67E6" w:rsidP="005A2C27">
            <w:pPr>
              <w:pStyle w:val="AuthorAffiliation"/>
              <w:rPr>
                <w:ins w:id="45" w:author="Eric Hekler" w:date="2015-12-30T08:56:00Z"/>
              </w:rPr>
            </w:pPr>
            <w:ins w:id="46" w:author="Matthew Kay" w:date="2015-12-27T13:38:00Z">
              <w:del w:id="47" w:author="Eric Hekler" w:date="2015-12-30T08:56:00Z">
                <w:r w:rsidRPr="003D67E6" w:rsidDel="00147D65">
                  <w:rPr>
                    <w:highlight w:val="yellow"/>
                    <w:rPrChange w:id="48" w:author="Matthew Kay" w:date="2015-12-27T13:42:00Z">
                      <w:rPr/>
                    </w:rPrChange>
                  </w:rPr>
                  <w:delText>TBD</w:delText>
                </w:r>
              </w:del>
            </w:ins>
            <w:ins w:id="49" w:author="Eric Hekler" w:date="2015-12-30T08:56:00Z">
              <w:r w:rsidR="00147D65">
                <w:t xml:space="preserve">School of Nutrition &amp; </w:t>
              </w:r>
            </w:ins>
            <w:ins w:id="50" w:author="Matthew Kay" w:date="2016-01-04T16:48:00Z">
              <w:r w:rsidR="005B1C73">
                <w:br/>
              </w:r>
            </w:ins>
            <w:ins w:id="51" w:author="Eric Hekler" w:date="2015-12-30T08:56:00Z">
              <w:r w:rsidR="00147D65">
                <w:t>Health Promotion</w:t>
              </w:r>
            </w:ins>
          </w:p>
          <w:p w14:paraId="3D33940D" w14:textId="3028EF01" w:rsidR="00147D65" w:rsidDel="00147D65" w:rsidRDefault="00147D65">
            <w:pPr>
              <w:pStyle w:val="AuthorAffiliation"/>
              <w:jc w:val="both"/>
              <w:rPr>
                <w:del w:id="52" w:author="Eric Hekler" w:date="2015-12-30T08:56:00Z"/>
              </w:rPr>
              <w:pPrChange w:id="53" w:author="Eric Hekler" w:date="2015-12-30T08:56:00Z">
                <w:pPr>
                  <w:pStyle w:val="AuthorAffiliation"/>
                </w:pPr>
              </w:pPrChange>
            </w:pPr>
            <w:ins w:id="54" w:author="Eric Hekler" w:date="2015-12-30T08:56:00Z">
              <w:r>
                <w:t>Arizona State University</w:t>
              </w:r>
            </w:ins>
          </w:p>
          <w:p w14:paraId="2D65B409" w14:textId="77777777" w:rsidR="00147D65" w:rsidRDefault="00147D65" w:rsidP="00147D65">
            <w:pPr>
              <w:pStyle w:val="AuthorAffiliation"/>
              <w:rPr>
                <w:ins w:id="55" w:author="Eric Hekler" w:date="2015-12-30T08:56:00Z"/>
              </w:rPr>
            </w:pPr>
          </w:p>
          <w:p w14:paraId="31B8795D" w14:textId="27F37E2F" w:rsidR="00147D65" w:rsidRDefault="00147D65" w:rsidP="00147D65">
            <w:pPr>
              <w:pStyle w:val="AuthorAffiliation"/>
              <w:rPr>
                <w:ins w:id="56" w:author="Eric Hekler" w:date="2015-12-30T08:56:00Z"/>
              </w:rPr>
            </w:pPr>
            <w:ins w:id="57" w:author="Eric Hekler" w:date="2015-12-30T08:57:00Z">
              <w:r>
                <w:fldChar w:fldCharType="begin"/>
              </w:r>
              <w:r>
                <w:instrText xml:space="preserve"> HYPERLINK "mailto:</w:instrText>
              </w:r>
            </w:ins>
            <w:ins w:id="58" w:author="Eric Hekler" w:date="2015-12-30T08:56:00Z">
              <w:r>
                <w:instrText>ehekler@asu.edu</w:instrText>
              </w:r>
            </w:ins>
            <w:ins w:id="59" w:author="Eric Hekler" w:date="2015-12-30T08:57:00Z">
              <w:r>
                <w:instrText xml:space="preserve">" </w:instrText>
              </w:r>
              <w:r>
                <w:fldChar w:fldCharType="separate"/>
              </w:r>
            </w:ins>
            <w:ins w:id="60" w:author="Eric Hekler" w:date="2015-12-30T08:56:00Z">
              <w:r w:rsidRPr="00C87B66">
                <w:rPr>
                  <w:rStyle w:val="Hyperlink"/>
                  <w:sz w:val="24"/>
                </w:rPr>
                <w:t>ehekler@asu.edu</w:t>
              </w:r>
            </w:ins>
            <w:ins w:id="61" w:author="Eric Hekler" w:date="2015-12-30T08:57:00Z">
              <w:r>
                <w:fldChar w:fldCharType="end"/>
              </w:r>
            </w:ins>
            <w:ins w:id="62" w:author="Eric Hekler" w:date="2015-12-30T08:56:00Z">
              <w:r>
                <w:t xml:space="preserve"> </w:t>
              </w:r>
            </w:ins>
          </w:p>
          <w:p w14:paraId="4D149BBE" w14:textId="77777777" w:rsidR="00A30EC8" w:rsidDel="00147D65" w:rsidRDefault="00A30EC8" w:rsidP="005A2C27">
            <w:pPr>
              <w:pStyle w:val="AuthorAffiliation"/>
              <w:rPr>
                <w:del w:id="63" w:author="Eric Hekler" w:date="2015-12-30T08:56:00Z"/>
              </w:rPr>
            </w:pPr>
          </w:p>
          <w:p w14:paraId="6180ECBE" w14:textId="1E590CF5" w:rsidR="0002541C" w:rsidRPr="00F100EF" w:rsidRDefault="0002541C">
            <w:pPr>
              <w:pStyle w:val="AuthorAffiliation"/>
              <w:jc w:val="both"/>
              <w:pPrChange w:id="64" w:author="Eric Hekler" w:date="2015-12-30T08:56:00Z">
                <w:pPr>
                  <w:pStyle w:val="AuthorAffiliation"/>
                  <w:tabs>
                    <w:tab w:val="center" w:pos="4320"/>
                    <w:tab w:val="right" w:pos="8640"/>
                  </w:tabs>
                </w:pPr>
              </w:pPrChange>
            </w:pPr>
          </w:p>
        </w:tc>
      </w:tr>
    </w:tbl>
    <w:p w14:paraId="6D0B57DC" w14:textId="7EC3949B" w:rsidR="006B3F1F" w:rsidDel="00147D65" w:rsidRDefault="006B3F1F">
      <w:pPr>
        <w:pStyle w:val="Author"/>
        <w:rPr>
          <w:del w:id="65" w:author="Eric Hekler" w:date="2015-12-30T08:57:00Z"/>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4656" behindDoc="0" locked="1" layoutInCell="1" allowOverlap="0" wp14:anchorId="5E6106D7" wp14:editId="5DE1EC2E">
                <wp:simplePos x="0" y="0"/>
                <wp:positionH relativeFrom="margin">
                  <wp:posOffset>0</wp:posOffset>
                </wp:positionH>
                <wp:positionV relativeFrom="margin">
                  <wp:posOffset>6842760</wp:posOffset>
                </wp:positionV>
                <wp:extent cx="3044825" cy="1504950"/>
                <wp:effectExtent l="0" t="0" r="317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5049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02DF2C7" w14:textId="48C12588" w:rsidR="00B702F9" w:rsidRDefault="00B702F9"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B702F9" w:rsidRDefault="00B702F9"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B702F9" w:rsidRDefault="00B702F9"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B702F9" w:rsidRDefault="00B702F9"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B702F9" w:rsidRDefault="00B702F9"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B702F9" w:rsidRPr="00D3324C" w:rsidRDefault="00B702F9"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l,21600r21600,l21600,xe">
                <v:stroke joinstyle="miter"/>
                <v:path gradientshapeok="t" o:connecttype="rect"/>
              </v:shapetype>
              <v:shape id="Text Box 2" o:spid="_x0000_s1026" type="#_x0000_t202" style="position:absolute;margin-left:0;margin-top:538.8pt;width:239.75pt;height:118.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" o:allowoverlap="f" stroked="f">
                <v:textbox inset="0,,0">
                  <w:txbxContent>
                    <w:p w14:paraId="102DF2C7" w14:textId="48C12588" w:rsidR="00B702F9" w:rsidRDefault="00B702F9"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B702F9" w:rsidRDefault="00B702F9"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B702F9" w:rsidRDefault="00B702F9"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B702F9" w:rsidRDefault="00B702F9"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B702F9" w:rsidRDefault="00B702F9"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B702F9" w:rsidRPr="00D3324C" w:rsidRDefault="00B702F9"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t>ABSTRACT</w:t>
      </w:r>
    </w:p>
    <w:p w14:paraId="2081E03D" w14:textId="3D90E20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core tradition of HCI lies in the experimental evaluation of the effects of techniques and interfaces</w:t>
      </w:r>
      <w:r w:rsidR="00201ABD">
        <w:t xml:space="preserve"> to determine if they are useful for achieving their purpose</w:t>
      </w:r>
      <w:r>
        <w:t xml:space="preserve">. </w:t>
      </w:r>
      <w:commentRangeStart w:id="66"/>
      <w:r w:rsidR="005B118E">
        <w:t>A</w:t>
      </w:r>
      <w:r w:rsidR="007D23A2">
        <w:t xml:space="preserve">s a community we are </w:t>
      </w:r>
      <w:r>
        <w:t xml:space="preserve">inconsistent </w:t>
      </w:r>
      <w:r w:rsidR="007D23A2">
        <w:t xml:space="preserve">in </w:t>
      </w:r>
      <w:r>
        <w:t>publi</w:t>
      </w:r>
      <w:r w:rsidR="007D23A2">
        <w:t>shing</w:t>
      </w:r>
      <w:r>
        <w:t xml:space="preserve"> replication studies or statistical meta-analyses that more robustly demonstrate studied effects</w:t>
      </w:r>
      <w:ins w:id="67" w:author="Greg Nelson" w:date="2016-01-06T22:09:00Z">
        <w:r w:rsidR="00EC2391">
          <w:t xml:space="preserve">; </w:t>
        </w:r>
      </w:ins>
      <w:ins w:id="68" w:author="Greg Nelson" w:date="2016-01-06T22:31:00Z">
        <w:r w:rsidR="00C63669">
          <w:t>our literature search</w:t>
        </w:r>
      </w:ins>
      <w:ins w:id="69" w:author="Greg Nelson" w:date="2016-01-06T22:09:00Z">
        <w:r w:rsidR="00EC2391">
          <w:t xml:space="preserve"> found 56 meta-analyses in HCI in the ACM Digital Library</w:t>
        </w:r>
      </w:ins>
      <w:r>
        <w:t>.</w:t>
      </w:r>
      <w:commentRangeStart w:id="70"/>
      <w:commentRangeStart w:id="71"/>
      <w:r>
        <w:t xml:space="preserve"> </w:t>
      </w:r>
      <w:commentRangeEnd w:id="66"/>
      <w:r w:rsidR="00A42769">
        <w:rPr>
          <w:rStyle w:val="CommentReference"/>
        </w:rPr>
        <w:commentReference w:id="66"/>
      </w:r>
      <w:r w:rsidR="007D23A2">
        <w:t>I</w:t>
      </w:r>
      <w:r>
        <w:t>ndividual analyses tend to stand alone</w:t>
      </w:r>
      <w:r w:rsidR="0046080D">
        <w:t>,</w:t>
      </w:r>
      <w:r>
        <w:t xml:space="preserve"> and the quantitative knowledge from those studies does not accrue </w:t>
      </w:r>
      <w:r w:rsidR="00593534">
        <w:t>to more precise estimates via</w:t>
      </w:r>
      <w:r>
        <w:t xml:space="preserve"> meta-analysis.</w:t>
      </w:r>
      <w:commentRangeEnd w:id="70"/>
      <w:r>
        <w:commentReference w:id="70"/>
      </w:r>
      <w:commentRangeEnd w:id="71"/>
      <w:r w:rsidR="003D67E6">
        <w:rPr>
          <w:rStyle w:val="CommentReference"/>
        </w:rPr>
        <w:commentReference w:id="71"/>
      </w:r>
      <w:r>
        <w:t xml:space="preserve"> We treat this as a user-centered design problem</w:t>
      </w:r>
      <w:r w:rsidR="00EB5AA2">
        <w:t>:</w:t>
      </w:r>
      <w:r>
        <w:t xml:space="preserve"> the failure to accrue quantitative knowledge </w:t>
      </w:r>
      <w:r w:rsidR="00EB5AA2">
        <w:t xml:space="preserve">is </w:t>
      </w:r>
      <w:r>
        <w:t>not the users’ (i.e. researchers’) failure, but a failure to consider those users’ needs when designing statistical practice. We use simulations to compare hypothetical publication worlds following existing frequentist</w:t>
      </w:r>
      <w:r w:rsidR="00593534">
        <w:t xml:space="preserve"> </w:t>
      </w:r>
      <w:r>
        <w:t>against Bayesian practice. We show that Bayesian analysis allows us to estimate more precise effects with each new study</w:t>
      </w:r>
      <w:r w:rsidR="005B118E">
        <w:t xml:space="preserve">, which </w:t>
      </w:r>
      <w:del w:id="72" w:author="Eric Hekler" w:date="2016-01-06T12:37:00Z">
        <w:r w:rsidR="005B118E" w:rsidDel="00842AC9">
          <w:delText xml:space="preserve">supports </w:delText>
        </w:r>
      </w:del>
      <w:ins w:id="73" w:author="Eric Hekler" w:date="2016-01-06T12:37:00Z">
        <w:r w:rsidR="00842AC9">
          <w:t xml:space="preserve">facilitates </w:t>
        </w:r>
      </w:ins>
      <w:r w:rsidR="005B118E">
        <w:t xml:space="preserve">knowledge </w:t>
      </w:r>
      <w:r>
        <w:t>accru</w:t>
      </w:r>
      <w:r w:rsidR="005B118E">
        <w:t>al</w:t>
      </w:r>
      <w:r>
        <w:t xml:space="preserve"> without traditional meta-analyses</w:t>
      </w:r>
      <w:r w:rsidR="005B118E">
        <w:t xml:space="preserve">. </w:t>
      </w:r>
      <w:r w:rsidR="00593534">
        <w:t>B</w:t>
      </w:r>
      <w:r w:rsidR="005B118E">
        <w:t xml:space="preserve">ayesian practices </w:t>
      </w:r>
      <w:r w:rsidR="00593534">
        <w:t xml:space="preserve">also </w:t>
      </w:r>
      <w:r w:rsidR="005B118E">
        <w:t xml:space="preserve">allow </w:t>
      </w:r>
      <w:r w:rsidR="007D23A2">
        <w:t>more principled conclusions from small-</w:t>
      </w:r>
      <w:r w:rsidR="007D23A2">
        <w:rPr>
          <w:i/>
        </w:rPr>
        <w:t>n</w:t>
      </w:r>
      <w:r w:rsidR="007D23A2">
        <w:t xml:space="preserve"> studies of novel techniques</w:t>
      </w:r>
      <w:r w:rsidR="0046080D">
        <w:t>.</w:t>
      </w:r>
      <w:r w:rsidR="005B118E">
        <w:t xml:space="preserve"> </w:t>
      </w:r>
      <w:r w:rsidR="00593534">
        <w:t>T</w:t>
      </w:r>
      <w:r w:rsidR="005B118E">
        <w:t xml:space="preserve">hese advantages make Bayesian practices </w:t>
      </w:r>
      <w:del w:id="74" w:author="Greg Nelson" w:date="2016-01-06T13:50:00Z">
        <w:r w:rsidR="005B118E" w:rsidDel="00C012B5">
          <w:delText xml:space="preserve">a </w:delText>
        </w:r>
      </w:del>
      <w:ins w:id="75" w:author="Eric Hekler" w:date="2016-01-06T12:37:00Z">
        <w:r w:rsidR="00842AC9">
          <w:t xml:space="preserve">a </w:t>
        </w:r>
      </w:ins>
      <w:ins w:id="76" w:author="Eric Hekler" w:date="2016-01-06T12:38:00Z">
        <w:r w:rsidR="00842AC9">
          <w:t>likely</w:t>
        </w:r>
      </w:ins>
      <w:ins w:id="77" w:author="Eric Hekler" w:date="2016-01-06T12:37:00Z">
        <w:r w:rsidR="00842AC9">
          <w:t xml:space="preserve"> </w:t>
        </w:r>
      </w:ins>
      <w:r w:rsidR="005B118E">
        <w:t>better fit for th</w:t>
      </w:r>
      <w:r>
        <w:t xml:space="preserve">e </w:t>
      </w:r>
      <w:r w:rsidR="007D23A2">
        <w:t xml:space="preserve">culture and </w:t>
      </w:r>
      <w:r>
        <w:t>incentives of the field</w:t>
      </w:r>
      <w:r w:rsidR="00593534">
        <w:t xml:space="preserve">. </w:t>
      </w:r>
      <w:r>
        <w:t xml:space="preserve">Instead of admonishing </w:t>
      </w:r>
      <w:r w:rsidR="00593534">
        <w:t>ourselves</w:t>
      </w:r>
      <w:r>
        <w:t xml:space="preserve"> to spend resources </w:t>
      </w:r>
      <w:del w:id="78" w:author="Greg Nelson" w:date="2016-01-06T22:43:00Z">
        <w:r w:rsidDel="00B702F9">
          <w:delText xml:space="preserve">running </w:delText>
        </w:r>
      </w:del>
      <w:ins w:id="79" w:author="Greg Nelson" w:date="2016-01-06T22:43:00Z">
        <w:r w:rsidR="00B702F9">
          <w:t xml:space="preserve">on </w:t>
        </w:r>
      </w:ins>
      <w:r>
        <w:t xml:space="preserve">larger studies, we propose </w:t>
      </w:r>
      <w:r w:rsidR="0046080D">
        <w:t>using</w:t>
      </w:r>
      <w:r>
        <w:t xml:space="preserve"> tools t</w:t>
      </w:r>
      <w:r w:rsidR="0046080D">
        <w:t>hat</w:t>
      </w:r>
      <w:r>
        <w:t xml:space="preserve"> more appropriately analyze small studies</w:t>
      </w:r>
      <w:r w:rsidR="00201ABD">
        <w:t xml:space="preserve"> </w:t>
      </w:r>
      <w:r w:rsidR="00593534">
        <w:t xml:space="preserve">and </w:t>
      </w:r>
      <w:r w:rsidR="0046080D">
        <w:t xml:space="preserve">encourage </w:t>
      </w:r>
      <w:del w:id="80" w:author="Greg Nelson" w:date="2016-01-06T22:43:00Z">
        <w:r w:rsidR="00593534" w:rsidDel="00B702F9">
          <w:delText xml:space="preserve">effective </w:delText>
        </w:r>
      </w:del>
      <w:r w:rsidR="00593534">
        <w:t>knowledge accrual from one study to the next</w:t>
      </w:r>
      <w:del w:id="81" w:author="Eric Hekler" w:date="2016-01-06T12:38:00Z">
        <w:r w:rsidR="00593534" w:rsidDel="00842AC9">
          <w:delText xml:space="preserve"> without meta-analysis</w:delText>
        </w:r>
      </w:del>
      <w:r w:rsidR="00593534">
        <w:t>.</w:t>
      </w:r>
      <w:r w:rsidR="00201ABD">
        <w:t xml:space="preserve"> </w:t>
      </w:r>
      <w:r>
        <w:t>Bayesian methods can be adopted from the bottom up without the need for top-down incentives for replication or meta-</w:t>
      </w:r>
      <w:commentRangeStart w:id="82"/>
      <w:r>
        <w:t>analysis</w:t>
      </w:r>
      <w:del w:id="83" w:author="Greg Nelson" w:date="2016-01-06T22:44:00Z">
        <w:r w:rsidR="00593534" w:rsidDel="00B702F9">
          <w:delText>, which suggests</w:delText>
        </w:r>
        <w:r w:rsidDel="00B702F9">
          <w:delText xml:space="preserve"> t</w:delText>
        </w:r>
      </w:del>
      <w:ins w:id="84" w:author="Greg Nelson" w:date="2016-01-06T22:44:00Z">
        <w:r w:rsidR="00B702F9">
          <w:t>. T</w:t>
        </w:r>
      </w:ins>
      <w:r>
        <w:t xml:space="preserve">hese techniques </w:t>
      </w:r>
      <w:del w:id="85" w:author="Greg Nelson" w:date="2016-01-06T22:44:00Z">
        <w:r w:rsidR="00593534" w:rsidDel="00B702F9">
          <w:delText xml:space="preserve">are </w:delText>
        </w:r>
      </w:del>
      <w:ins w:id="86" w:author="Greg Nelson" w:date="2016-01-06T22:44:00Z">
        <w:r w:rsidR="00B702F9">
          <w:t xml:space="preserve">may be </w:t>
        </w:r>
      </w:ins>
      <w:r>
        <w:t>a more user- (i.e. researcher-) centered approach to statistical analysis</w:t>
      </w:r>
      <w:ins w:id="87" w:author="Greg Nelson" w:date="2016-01-06T22:45:00Z">
        <w:r w:rsidR="00B702F9">
          <w:t xml:space="preserve"> for HCI</w:t>
        </w:r>
      </w:ins>
      <w:r>
        <w:t>.</w:t>
      </w:r>
      <w:commentRangeEnd w:id="82"/>
      <w:r w:rsidR="002248A9">
        <w:rPr>
          <w:rStyle w:val="CommentReference"/>
        </w:rPr>
        <w:commentReference w:id="82"/>
      </w:r>
    </w:p>
    <w:p w14:paraId="5C1C542F" w14:textId="77777777" w:rsidR="006B3F1F" w:rsidRDefault="006B3F1F">
      <w:pPr>
        <w:pStyle w:val="Heading2"/>
      </w:pPr>
      <w:r>
        <w:t>Author Keywords</w:t>
      </w:r>
    </w:p>
    <w:p w14:paraId="45D67D12" w14:textId="6F251A39" w:rsidR="006B3F1F" w:rsidRDefault="002060AF" w:rsidP="00D3324C">
      <w:commentRangeStart w:id="88"/>
      <w:r>
        <w:t>Replication</w:t>
      </w:r>
      <w:commentRangeEnd w:id="88"/>
      <w:r w:rsidR="0013374C">
        <w:rPr>
          <w:rStyle w:val="CommentReference"/>
        </w:rPr>
        <w:commentReference w:id="88"/>
      </w:r>
      <w:r>
        <w:t>; meta-analysis; Bayesian statistics; small studies</w:t>
      </w:r>
      <w:ins w:id="89" w:author="Matthew Kay" w:date="2015-12-27T13:54:00Z">
        <w:r w:rsidR="00466059">
          <w:t>; effect size; estimation.</w:t>
        </w:r>
      </w:ins>
      <w:del w:id="90" w:author="Matthew Kay" w:date="2015-12-27T13:54:00Z">
        <w:r w:rsidR="00A72455" w:rsidRPr="00A72455" w:rsidDel="00466059">
          <w:delText xml:space="preserve">. </w:delText>
        </w:r>
      </w:del>
    </w:p>
    <w:p w14:paraId="36F51FF6" w14:textId="77777777" w:rsidR="00D3324C" w:rsidRDefault="00D3324C" w:rsidP="00D3324C">
      <w:pPr>
        <w:pStyle w:val="Heading2"/>
        <w:spacing w:before="0"/>
      </w:pPr>
      <w:commentRangeStart w:id="91"/>
      <w:r>
        <w:lastRenderedPageBreak/>
        <w:t>ACM</w:t>
      </w:r>
      <w:commentRangeEnd w:id="91"/>
      <w:r w:rsidR="0013374C">
        <w:rPr>
          <w:rStyle w:val="CommentReference"/>
          <w:rFonts w:ascii="Times New Roman" w:hAnsi="Times New Roman"/>
          <w:b w:val="0"/>
          <w:kern w:val="0"/>
        </w:rPr>
        <w:commentReference w:id="91"/>
      </w:r>
      <w:r>
        <w:t xml:space="preserve"> Classification Keywords</w:t>
      </w:r>
    </w:p>
    <w:p w14:paraId="1D625EB8" w14:textId="6F492D00" w:rsidR="006B3F1F" w:rsidRDefault="00D3324C" w:rsidP="00D3324C">
      <w:r w:rsidRPr="00137B62">
        <w:t>H.5.m. Information interfaces and presenta</w:t>
      </w:r>
      <w:r w:rsidR="0017799B" w:rsidRPr="00137B62">
        <w:t>tion (e.g., HCI): Miscellaneous;</w:t>
      </w:r>
      <w:r w:rsidR="00A72455" w:rsidRPr="00137B62">
        <w:t xml:space="preserve"> </w:t>
      </w:r>
    </w:p>
    <w:p w14:paraId="75F2236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Introduction</w:t>
      </w:r>
    </w:p>
    <w:p w14:paraId="4AD62CAF" w14:textId="202F380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 core focus of the </w:t>
      </w:r>
      <w:del w:id="92" w:author="Matthew Kay" w:date="2016-01-04T17:27:00Z">
        <w:r w:rsidDel="00EC0AB7">
          <w:delText>C</w:delText>
        </w:r>
      </w:del>
      <w:r>
        <w:t>H</w:t>
      </w:r>
      <w:ins w:id="93" w:author="Matthew Kay" w:date="2016-01-04T17:27:00Z">
        <w:r w:rsidR="00EC0AB7">
          <w:t>C</w:t>
        </w:r>
      </w:ins>
      <w:r>
        <w:t>I community is on the development of novel ideas and technology artifacts. The focus on novelty is valuable</w:t>
      </w:r>
      <w:ins w:id="94" w:author="Matthew Kay" w:date="2015-12-27T13:40:00Z">
        <w:r w:rsidR="003D67E6">
          <w:t>:</w:t>
        </w:r>
      </w:ins>
      <w:del w:id="95" w:author="Matthew Kay" w:date="2015-12-27T13:40:00Z">
        <w:r w:rsidDel="003D67E6">
          <w:delText xml:space="preserve"> as</w:delText>
        </w:r>
      </w:del>
      <w:r>
        <w:t xml:space="preserve"> it establishes a tradition that challenges assumptions about the design of technical systems and often results in insights that translate into more useful, usable, and enjoyable technologies. We</w:t>
      </w:r>
      <w:r w:rsidR="00DA4383">
        <w:t xml:space="preserve">, as a community, also </w:t>
      </w:r>
      <w:r>
        <w:t>value accurately understanding and precisely characterizing the effects of technology</w:t>
      </w:r>
      <w:r w:rsidR="00DA4383">
        <w:t>, which can be at odds with the first goal. O</w:t>
      </w:r>
      <w:r>
        <w:t>ur community has limited resources to meet the</w:t>
      </w:r>
      <w:r w:rsidR="00201ABD">
        <w:t xml:space="preserve"> latter</w:t>
      </w:r>
      <w:r>
        <w:t xml:space="preserve"> goa</w:t>
      </w:r>
      <w:r w:rsidR="00DA4383">
        <w:t xml:space="preserve">l as we have </w:t>
      </w:r>
      <w:r>
        <w:t>historically devote</w:t>
      </w:r>
      <w:r w:rsidR="00DA4383">
        <w:t>d</w:t>
      </w:r>
      <w:r>
        <w:t xml:space="preserve"> more resources towards novelty and innovation </w:t>
      </w:r>
      <w:r w:rsidR="00DA4383">
        <w:t xml:space="preserve">over </w:t>
      </w:r>
      <w:r w:rsidR="00201ABD">
        <w:t>accurate and precise estimates of the utility of our systems</w:t>
      </w:r>
      <w:r>
        <w:t xml:space="preserve">. </w:t>
      </w:r>
    </w:p>
    <w:p w14:paraId="339A20FD" w14:textId="5789A8D7" w:rsidR="0002541C" w:rsidRDefault="00DA4383"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Greater</w:t>
      </w:r>
      <w:r w:rsidR="0002541C">
        <w:t xml:space="preserve"> </w:t>
      </w:r>
      <w:r w:rsidR="00201ABD">
        <w:t xml:space="preserve">emphasis on novelty </w:t>
      </w:r>
      <w:r w:rsidR="0002541C">
        <w:t xml:space="preserve">has led to concerns about the </w:t>
      </w:r>
      <w:r w:rsidR="0060660C">
        <w:t xml:space="preserve">reliability </w:t>
      </w:r>
      <w:r w:rsidR="0002541C">
        <w:t xml:space="preserve">of knowledge accrued in our field. </w:t>
      </w:r>
      <w:r>
        <w:t>To support quantitative knowledge accrual, we have adopted particular statistical tools</w:t>
      </w:r>
      <w:r w:rsidR="0046080D">
        <w:t xml:space="preserve">, </w:t>
      </w:r>
      <w:r>
        <w:t>such as frequentist null hypothesis significant testing</w:t>
      </w:r>
      <w:r w:rsidR="003230AF">
        <w:rPr>
          <w:rStyle w:val="FootnoteReference"/>
        </w:rPr>
        <w:footnoteReference w:id="1"/>
      </w:r>
      <w:r w:rsidR="0046080D">
        <w:t xml:space="preserve">, </w:t>
      </w:r>
      <w:r>
        <w:t xml:space="preserve">and quantitative standards, such as </w:t>
      </w:r>
      <w:r>
        <w:rPr>
          <w:i/>
        </w:rPr>
        <w:t>p</w:t>
      </w:r>
      <w:r>
        <w:t xml:space="preserve"> &lt; .05, that define what constitutes sufficient evidence for researchers to support their claims. </w:t>
      </w:r>
      <w:r w:rsidR="0002541C">
        <w:t>It is well known in the statistics community that results from individual studies</w:t>
      </w:r>
      <w:r w:rsidR="0060660C">
        <w:t>—</w:t>
      </w:r>
      <w:r w:rsidR="0002541C">
        <w:t>especially with the small sample sizes typical in our community</w:t>
      </w:r>
      <w:r w:rsidR="0060660C">
        <w:t xml:space="preserve">—regularly </w:t>
      </w:r>
      <w:r w:rsidR="0002541C">
        <w:t xml:space="preserve">fail to reliably estimate true effects </w:t>
      </w:r>
      <w:r w:rsidR="00FA6C57">
        <w:fldChar w:fldCharType="begin" w:fldLock="1"/>
      </w:r>
      <w:r w:rsidR="00E92B02">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"[10]", "plainTextFormattedCitation" : "[10]", "previouslyFormattedCitation" : "[10]" }, "properties" : { "noteIndex" : 0 }, "schema" : "https://github.com/citation-style-language/schema/raw/master/csl-citation.json" }</w:instrText>
      </w:r>
      <w:r w:rsidR="00FA6C57">
        <w:fldChar w:fldCharType="separate"/>
      </w:r>
      <w:r w:rsidR="00525CD5" w:rsidRPr="00525CD5">
        <w:rPr>
          <w:noProof/>
        </w:rPr>
        <w:t>[10]</w:t>
      </w:r>
      <w:r w:rsidR="00FA6C57">
        <w:fldChar w:fldCharType="end"/>
      </w:r>
      <w:r w:rsidR="0002541C">
        <w:t xml:space="preserve">. To gain more reliable estimates of effects, multiple studies </w:t>
      </w:r>
      <w:r w:rsidR="0060660C">
        <w:t xml:space="preserve">can </w:t>
      </w:r>
      <w:r w:rsidR="0002541C">
        <w:t>be aggregated using frequentist meta-analytic techniques</w:t>
      </w:r>
      <w:r w:rsidR="0060660C">
        <w:t xml:space="preserve">, which </w:t>
      </w:r>
      <w:r w:rsidR="0002541C">
        <w:t xml:space="preserve">combine the results from multiple papers to </w:t>
      </w:r>
      <w:r w:rsidR="0060660C">
        <w:t xml:space="preserve">obtain more precise </w:t>
      </w:r>
      <w:r>
        <w:t xml:space="preserve">effect size </w:t>
      </w:r>
      <w:r w:rsidR="0060660C">
        <w:t xml:space="preserve">estimates (e.g., the difference between two conditions). </w:t>
      </w:r>
      <w:r w:rsidR="0002541C">
        <w:t xml:space="preserve">However, our community rarely </w:t>
      </w:r>
      <w:r>
        <w:t xml:space="preserve">conducts meta-analyses. </w:t>
      </w:r>
      <w:r w:rsidR="0002541C">
        <w:t xml:space="preserve">Paralleling so-called </w:t>
      </w:r>
      <w:r w:rsidR="0002541C">
        <w:rPr>
          <w:i/>
        </w:rPr>
        <w:t>replication crises</w:t>
      </w:r>
      <w:r w:rsidR="0002541C">
        <w:t xml:space="preserve"> in psychology and medicine, movements such as </w:t>
      </w:r>
      <w:proofErr w:type="spellStart"/>
      <w:r w:rsidR="0002541C">
        <w:t>RepliCHI</w:t>
      </w:r>
      <w:proofErr w:type="spellEnd"/>
      <w:r w:rsidR="00152A80">
        <w:t xml:space="preserve"> </w:t>
      </w:r>
      <w:r w:rsidR="00152A80">
        <w:fldChar w:fldCharType="begin" w:fldLock="1"/>
      </w:r>
      <w:r w:rsidR="00E92B02">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"[19]", "plainTextFormattedCitation" : "[19]", "previouslyFormattedCitation" : "[19]" }, "properties" : { "noteIndex" : 0 }, "schema" : "https://github.com/citation-style-language/schema/raw/master/csl-citation.json" }</w:instrText>
      </w:r>
      <w:r w:rsidR="00152A80">
        <w:fldChar w:fldCharType="separate"/>
      </w:r>
      <w:r w:rsidR="00525CD5" w:rsidRPr="00525CD5">
        <w:rPr>
          <w:noProof/>
        </w:rPr>
        <w:t>[19]</w:t>
      </w:r>
      <w:r w:rsidR="00152A80">
        <w:fldChar w:fldCharType="end"/>
      </w:r>
      <w:r w:rsidR="0002541C">
        <w:t xml:space="preserve"> have called for an increased focus on replication and meta-analysis to effectively accrue quantitative knowledge about the utility and generalizability </w:t>
      </w:r>
      <w:ins w:id="96" w:author="Eric Hekler" w:date="2016-01-06T12:41:00Z">
        <w:r w:rsidR="00842AC9">
          <w:t xml:space="preserve">of </w:t>
        </w:r>
      </w:ins>
      <w:r w:rsidR="00332E19">
        <w:t>our technologies</w:t>
      </w:r>
      <w:r w:rsidR="0002541C">
        <w:t>.</w:t>
      </w:r>
      <w:r w:rsidR="0060660C">
        <w:t xml:space="preserve"> </w:t>
      </w:r>
      <w:r w:rsidR="0002541C">
        <w:t xml:space="preserve">Others emphasize deeper changes to statistical practice, such as reducing the focus on </w:t>
      </w:r>
      <w:r w:rsidR="0002541C" w:rsidRPr="00137B62">
        <w:rPr>
          <w:i/>
        </w:rPr>
        <w:t>p</w:t>
      </w:r>
      <w:r w:rsidR="0002541C">
        <w:t>-values in favor of effect size estimates and confidence intervals (the "New Statistics"</w:t>
      </w:r>
      <w:r w:rsidR="00D44708">
        <w:t xml:space="preserve"> </w:t>
      </w:r>
      <w:r w:rsidR="00D44708">
        <w:fldChar w:fldCharType="begin" w:fldLock="1"/>
      </w:r>
      <w:r w:rsidR="00D44708">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"[1]", "plainTextFormattedCitation" : "[1]", "previouslyFormattedCitation" : "[1]" }, "properties" : { "noteIndex" : 0 }, "schema" : "https://github.com/citation-style-language/schema/raw/master/csl-citation.json" }</w:instrText>
      </w:r>
      <w:r w:rsidR="00D44708">
        <w:fldChar w:fldCharType="separate"/>
      </w:r>
      <w:r w:rsidR="00D44708" w:rsidRPr="00D44708">
        <w:rPr>
          <w:noProof/>
        </w:rPr>
        <w:t>[1]</w:t>
      </w:r>
      <w:r w:rsidR="00D44708">
        <w:fldChar w:fldCharType="end"/>
      </w:r>
      <w:r w:rsidR="0002541C">
        <w:t xml:space="preserve">; or at CHI, </w:t>
      </w:r>
      <w:proofErr w:type="spellStart"/>
      <w:r w:rsidR="0002541C">
        <w:t>Kaptein</w:t>
      </w:r>
      <w:proofErr w:type="spellEnd"/>
      <w:r w:rsidR="0002541C">
        <w:t xml:space="preserve"> &amp; Robertson </w:t>
      </w:r>
      <w:r w:rsidR="00D44708">
        <w:fldChar w:fldCharType="begin" w:fldLock="1"/>
      </w:r>
      <w:r w:rsidR="00E92B02">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"mendeley" : { "formattedCitation" : "[11]", "plainTextFormattedCitation" : "[11]", "previouslyFormattedCitation" : "[11]" }, "properties" : { "noteIndex" : 0 }, "schema" : "https://github.com/citation-style-language/schema/raw/master/csl-citation.json" }</w:instrText>
      </w:r>
      <w:r w:rsidR="00D44708">
        <w:fldChar w:fldCharType="separate"/>
      </w:r>
      <w:r w:rsidR="00525CD5" w:rsidRPr="00525CD5">
        <w:rPr>
          <w:noProof/>
        </w:rPr>
        <w:t>[11]</w:t>
      </w:r>
      <w:r w:rsidR="00D44708">
        <w:fldChar w:fldCharType="end"/>
      </w:r>
      <w:r w:rsidR="00D44708">
        <w:t>)</w:t>
      </w:r>
      <w:r w:rsidR="0002541C">
        <w:t xml:space="preserve">, or the abandonment of frequentist null hypothesis significance </w:t>
      </w:r>
      <w:r w:rsidR="0002541C">
        <w:lastRenderedPageBreak/>
        <w:t>testing (NHST)</w:t>
      </w:r>
      <w:r w:rsidR="0002541C">
        <w:rPr>
          <w:vertAlign w:val="superscript"/>
        </w:rPr>
        <w:footnoteReference w:id="2"/>
      </w:r>
      <w:r w:rsidR="0002541C">
        <w:t xml:space="preserve"> statistics altogether for Bayesian analyses</w:t>
      </w:r>
      <w:ins w:id="97" w:author="Greg Nelson" w:date="2016-01-06T14:01:00Z">
        <w:r w:rsidR="00833332">
          <w:t>. S</w:t>
        </w:r>
      </w:ins>
      <w:ins w:id="98" w:author="Eric Hekler" w:date="2016-01-06T13:44:00Z">
        <w:del w:id="99" w:author="Greg Nelson" w:date="2016-01-06T14:01:00Z">
          <w:r w:rsidR="001246FE" w:rsidDel="00833332">
            <w:delText xml:space="preserve"> (and note that s</w:delText>
          </w:r>
        </w:del>
        <w:r w:rsidR="001246FE">
          <w:t>imilar conversations</w:t>
        </w:r>
      </w:ins>
      <w:ins w:id="100" w:author="Eric Hekler" w:date="2016-01-06T13:45:00Z">
        <w:r w:rsidR="001246FE">
          <w:t xml:space="preserve">, particularly </w:t>
        </w:r>
      </w:ins>
      <w:ins w:id="101" w:author="Greg Nelson" w:date="2016-01-06T14:01:00Z">
        <w:r w:rsidR="00833332">
          <w:t xml:space="preserve">on </w:t>
        </w:r>
      </w:ins>
      <w:ins w:id="102" w:author="Eric Hekler" w:date="2016-01-06T13:45:00Z">
        <w:r w:rsidR="001246FE">
          <w:t>the merits of Bayesian analyses</w:t>
        </w:r>
      </w:ins>
      <w:ins w:id="103" w:author="Greg Nelson" w:date="2016-01-06T14:01:00Z">
        <w:r w:rsidR="00833332">
          <w:t>,</w:t>
        </w:r>
      </w:ins>
      <w:ins w:id="104" w:author="Eric Hekler" w:date="2016-01-06T13:44:00Z">
        <w:r w:rsidR="001246FE">
          <w:t xml:space="preserve"> are </w:t>
        </w:r>
      </w:ins>
      <w:ins w:id="105" w:author="Greg Nelson" w:date="2016-01-06T14:02:00Z">
        <w:r w:rsidR="00833332">
          <w:t xml:space="preserve">also </w:t>
        </w:r>
      </w:ins>
      <w:ins w:id="106" w:author="Eric Hekler" w:date="2016-01-06T13:44:00Z">
        <w:r w:rsidR="001246FE">
          <w:t xml:space="preserve">occurring in </w:t>
        </w:r>
        <w:commentRangeStart w:id="107"/>
        <w:r w:rsidR="001246FE">
          <w:t>psychology</w:t>
        </w:r>
      </w:ins>
      <w:commentRangeEnd w:id="107"/>
      <w:ins w:id="108" w:author="Eric Hekler" w:date="2016-01-06T13:45:00Z">
        <w:r w:rsidR="001246FE">
          <w:rPr>
            <w:rStyle w:val="CommentReference"/>
          </w:rPr>
          <w:commentReference w:id="107"/>
        </w:r>
      </w:ins>
      <w:ins w:id="109" w:author="Greg Nelson" w:date="2016-01-06T14:02:00Z">
        <w:r w:rsidR="00833332">
          <w:t>.</w:t>
        </w:r>
      </w:ins>
      <w:ins w:id="110" w:author="Eric Hekler" w:date="2016-01-06T13:44:00Z">
        <w:del w:id="111" w:author="Greg Nelson" w:date="2016-01-06T14:02:00Z">
          <w:r w:rsidR="001246FE" w:rsidDel="00833332">
            <w:delText>).</w:delText>
          </w:r>
        </w:del>
      </w:ins>
      <w:del w:id="112" w:author="Eric Hekler" w:date="2016-01-06T13:44:00Z">
        <w:r w:rsidR="0002541C" w:rsidDel="001246FE">
          <w:delText>.</w:delText>
        </w:r>
      </w:del>
    </w:p>
    <w:p w14:paraId="3AF05344" w14:textId="658A3592"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All of these suggestions, apart from a Bayesian approach, logical</w:t>
      </w:r>
      <w:r w:rsidR="00C54B4A">
        <w:t>ly</w:t>
      </w:r>
      <w:r>
        <w:t xml:space="preserve"> </w:t>
      </w:r>
      <w:r w:rsidR="00C54B4A">
        <w:t>extend</w:t>
      </w:r>
      <w:r>
        <w:t xml:space="preserve"> NHST, the dominant statistical approach used in H</w:t>
      </w:r>
      <w:ins w:id="113" w:author="Matthew Kay" w:date="2016-01-04T17:28:00Z">
        <w:r w:rsidR="00EC0AB7">
          <w:t>C</w:t>
        </w:r>
      </w:ins>
      <w:r>
        <w:t>I and related fields such as psychology. NHST is a statistical approach that</w:t>
      </w:r>
      <w:r w:rsidR="00332E19">
        <w:t xml:space="preserve"> turns research into a binary question: can</w:t>
      </w:r>
      <w:r>
        <w:t xml:space="preserve"> we reject or fail to reject a </w:t>
      </w:r>
      <w:r>
        <w:rPr>
          <w:i/>
        </w:rPr>
        <w:t>null hypothesis</w:t>
      </w:r>
      <w:r w:rsidR="00075787">
        <w:rPr>
          <w:i/>
        </w:rPr>
        <w:t xml:space="preserve"> (i.e., </w:t>
      </w:r>
      <w:r>
        <w:t>that there is no effect</w:t>
      </w:r>
      <w:r w:rsidR="00075787">
        <w:t>)</w:t>
      </w:r>
      <w:r w:rsidR="00332E19">
        <w:t>?</w:t>
      </w:r>
      <w:r>
        <w:t xml:space="preserve"> A common use of NHST in H</w:t>
      </w:r>
      <w:ins w:id="114" w:author="Matthew Kay" w:date="2016-01-04T17:28:00Z">
        <w:r w:rsidR="00EC0AB7">
          <w:t>C</w:t>
        </w:r>
      </w:ins>
      <w:r>
        <w:t xml:space="preserve">I is to compare a novel system to a control system and, if a </w:t>
      </w:r>
      <w:r>
        <w:rPr>
          <w:i/>
        </w:rPr>
        <w:t>p</w:t>
      </w:r>
      <w:r>
        <w:t>-value is below the customary</w:t>
      </w:r>
      <w:r w:rsidR="00332E19">
        <w:t xml:space="preserve"> p&lt;</w:t>
      </w:r>
      <w:r>
        <w:t>.05</w:t>
      </w:r>
      <w:r w:rsidR="00332E19">
        <w:t xml:space="preserve"> target</w:t>
      </w:r>
      <w:r>
        <w:t xml:space="preserve">, then the new system is deemed </w:t>
      </w:r>
      <w:r w:rsidR="00332E19">
        <w:t>better</w:t>
      </w:r>
      <w:r>
        <w:t xml:space="preserve">, as this </w:t>
      </w:r>
      <w:r>
        <w:rPr>
          <w:i/>
        </w:rPr>
        <w:t>p</w:t>
      </w:r>
      <w:r>
        <w:t xml:space="preserve">-value suggests that the observed difference is not </w:t>
      </w:r>
      <w:r w:rsidR="00075787">
        <w:t xml:space="preserve">likely </w:t>
      </w:r>
      <w:r>
        <w:t>due to chance</w:t>
      </w:r>
      <w:r w:rsidR="00332E19">
        <w:t xml:space="preserve">. In other words, </w:t>
      </w:r>
      <w:r>
        <w:t>we reject the null hypothesis of no difference.</w:t>
      </w:r>
    </w:p>
    <w:p w14:paraId="30B72AE0" w14:textId="2C7FFBEE"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However, getting a p-value less than .05 can still happen even when there is no true </w:t>
      </w:r>
      <w:r w:rsidR="00075787">
        <w:t xml:space="preserve">meaningful </w:t>
      </w:r>
      <w:r>
        <w:t>difference. Replication and meta-analysis allow us to reduce this error in NHST (</w:t>
      </w:r>
      <w:r w:rsidR="001E255D">
        <w:t>for example</w:t>
      </w:r>
      <w:r>
        <w:t>,</w:t>
      </w:r>
      <w:r w:rsidR="001E255D">
        <w:t xml:space="preserve"> the</w:t>
      </w:r>
      <w:r>
        <w:t xml:space="preserve"> probability of falsely rejecting the null hypothesis) by combining the results of many studies of the same phenomenon. However, this requires at least one additional stud</w:t>
      </w:r>
      <w:r w:rsidR="00332E19">
        <w:t>y, the</w:t>
      </w:r>
      <w:r>
        <w:t xml:space="preserve"> meta-analysis, </w:t>
      </w:r>
      <w:r w:rsidR="00332E19">
        <w:t xml:space="preserve">which necessitates </w:t>
      </w:r>
      <w:r>
        <w:t>new top-down incentives for conducting and publishing meta-analysis in H</w:t>
      </w:r>
      <w:ins w:id="115" w:author="Matthew Kay" w:date="2016-01-04T17:28:00Z">
        <w:r w:rsidR="00EC0AB7">
          <w:t>C</w:t>
        </w:r>
      </w:ins>
      <w:r>
        <w:t xml:space="preserve">I. By contrast, Bayesian analysis </w:t>
      </w:r>
      <w:r w:rsidR="00332E19">
        <w:t>i</w:t>
      </w:r>
      <w:r>
        <w:t>ncorporate</w:t>
      </w:r>
      <w:r w:rsidR="00332E19">
        <w:t>s</w:t>
      </w:r>
      <w:r>
        <w:t xml:space="preserve"> prior knowledge from other studies of the same and similar phenomena into a paper’s quantitative analysis. A series of papers analyzing novel contributio</w:t>
      </w:r>
      <w:commentRangeStart w:id="116"/>
      <w:r>
        <w:t xml:space="preserve">ns </w:t>
      </w:r>
      <w:r w:rsidR="00075787">
        <w:t>can plausibly</w:t>
      </w:r>
      <w:r>
        <w:t xml:space="preserve"> acc</w:t>
      </w:r>
      <w:commentRangeEnd w:id="116"/>
      <w:r w:rsidR="00075787">
        <w:rPr>
          <w:rStyle w:val="CommentReference"/>
        </w:rPr>
        <w:commentReference w:id="116"/>
      </w:r>
      <w:r>
        <w:t>rue knowledge and bypass the need for publishing separate meta-analyses. This allows increase</w:t>
      </w:r>
      <w:r w:rsidR="00332E19">
        <w:t>d</w:t>
      </w:r>
      <w:r>
        <w:t xml:space="preserve"> precision </w:t>
      </w:r>
      <w:r w:rsidR="0060660C">
        <w:t xml:space="preserve">of </w:t>
      </w:r>
      <w:r>
        <w:t xml:space="preserve">knowledge from the bottom up, within the existing publishing incentives of the field. </w:t>
      </w:r>
    </w:p>
    <w:p w14:paraId="7DF49EAD" w14:textId="7D77CE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consider the choice of statistical tools to be a user-centered design problem, with researchers as the users. Insisting that we </w:t>
      </w:r>
      <w:r>
        <w:rPr>
          <w:i/>
        </w:rPr>
        <w:t>should</w:t>
      </w:r>
      <w:r>
        <w:t xml:space="preserve"> conduct meta-analysis amounts to blaming the users instead of the tools. Instead, we propose changing the tools</w:t>
      </w:r>
      <w:r w:rsidR="001E255D">
        <w:t>—</w:t>
      </w:r>
      <w:r>
        <w:t xml:space="preserve">from </w:t>
      </w:r>
      <w:commentRangeStart w:id="117"/>
      <w:commentRangeStart w:id="118"/>
      <w:r w:rsidR="00075787">
        <w:t>NHST</w:t>
      </w:r>
      <w:commentRangeEnd w:id="117"/>
      <w:r w:rsidR="00075787">
        <w:rPr>
          <w:rStyle w:val="CommentReference"/>
        </w:rPr>
        <w:commentReference w:id="117"/>
      </w:r>
      <w:commentRangeEnd w:id="118"/>
      <w:r w:rsidR="0013374C">
        <w:rPr>
          <w:rStyle w:val="CommentReference"/>
        </w:rPr>
        <w:commentReference w:id="118"/>
      </w:r>
      <w:r w:rsidR="00075787">
        <w:t xml:space="preserve"> </w:t>
      </w:r>
      <w:r>
        <w:t>statistics to Bayesian statistics</w:t>
      </w:r>
      <w:r w:rsidR="001E255D">
        <w:t>—</w:t>
      </w:r>
      <w:r>
        <w:t>in order to make quantitative accrual of knowledge eas</w:t>
      </w:r>
      <w:ins w:id="119" w:author="Eric Hekler" w:date="2016-01-06T13:49:00Z">
        <w:r w:rsidR="001246FE">
          <w:t>ier</w:t>
        </w:r>
      </w:ins>
      <w:del w:id="120" w:author="Eric Hekler" w:date="2016-01-06T13:49:00Z">
        <w:r w:rsidDel="001246FE">
          <w:delText>y</w:delText>
        </w:r>
      </w:del>
      <w:r>
        <w:t xml:space="preserve"> (and </w:t>
      </w:r>
      <w:ins w:id="121" w:author="Eric Hekler" w:date="2015-12-30T09:03:00Z">
        <w:r w:rsidR="00147D65">
          <w:t xml:space="preserve">maybe </w:t>
        </w:r>
      </w:ins>
      <w:r>
        <w:t>even preferable</w:t>
      </w:r>
      <w:del w:id="122" w:author="Eric Hekler" w:date="2015-12-30T09:02:00Z">
        <w:r w:rsidDel="00147D65">
          <w:delText>!</w:delText>
        </w:r>
      </w:del>
      <w:r>
        <w:t>) within the existing publishing incentives of H</w:t>
      </w:r>
      <w:ins w:id="123" w:author="Matthew Kay" w:date="2016-01-04T17:28:00Z">
        <w:r w:rsidR="00EC0AB7">
          <w:t>C</w:t>
        </w:r>
      </w:ins>
      <w:r>
        <w:t xml:space="preserve">I. It is not researchers, but the statistical tools they have been given, </w:t>
      </w:r>
      <w:ins w:id="124" w:author="Eric Hekler" w:date="2015-12-30T09:03:00Z">
        <w:r w:rsidR="00147D65">
          <w:t>which</w:t>
        </w:r>
      </w:ins>
      <w:del w:id="125" w:author="Eric Hekler" w:date="2015-12-30T09:03:00Z">
        <w:r w:rsidDel="00147D65">
          <w:delText>that</w:delText>
        </w:r>
      </w:del>
      <w:r>
        <w:t xml:space="preserve"> currently prevents this</w:t>
      </w:r>
      <w:r w:rsidR="001E255D">
        <w:t>.</w:t>
      </w:r>
      <w:r>
        <w:t xml:space="preserve"> Bayesian statistics are </w:t>
      </w:r>
      <w:r w:rsidR="001E255D">
        <w:t xml:space="preserve">more </w:t>
      </w:r>
      <w:r>
        <w:t>user-centered statistics.</w:t>
      </w:r>
    </w:p>
    <w:p w14:paraId="4BC7CE56" w14:textId="2853DF2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rest of this paper, we </w:t>
      </w:r>
      <w:ins w:id="126" w:author="Matthew Kay" w:date="2016-01-04T17:04:00Z">
        <w:r w:rsidR="00E63A36">
          <w:t xml:space="preserve">briefly compare Bayesian and NHST approaches to statistics and </w:t>
        </w:r>
      </w:ins>
      <w:r w:rsidR="0060660C">
        <w:t xml:space="preserve">give some background on replication and meta-analysis. </w:t>
      </w:r>
      <w:r>
        <w:t>We then examine a subset of the HCI literature in the ACM digital library to assess the current state of meta-analyses in the field and establish that current incentives do not encourage meta-analyses, especially at the most prestigious venues. We then run several simulated experiments, representing hypothetical experi</w:t>
      </w:r>
      <w:r>
        <w:lastRenderedPageBreak/>
        <w:t>ments run for separate publications, using a realistic effect size</w:t>
      </w:r>
      <w:r w:rsidR="004110D7">
        <w:t xml:space="preserve"> drawn from an </w:t>
      </w:r>
      <w:r>
        <w:t>existing meta-analys</w:t>
      </w:r>
      <w:r w:rsidR="004110D7">
        <w:t>i</w:t>
      </w:r>
      <w:r>
        <w:t>s</w:t>
      </w:r>
      <w:ins w:id="127" w:author="Matthew Kay" w:date="2016-01-04T17:03:00Z">
        <w:r w:rsidR="006B1D53">
          <w:t>. We</w:t>
        </w:r>
      </w:ins>
      <w:del w:id="128" w:author="Matthew Kay" w:date="2016-01-04T17:03:00Z">
        <w:r w:rsidDel="00E63A36">
          <w:delText>.</w:delText>
        </w:r>
      </w:del>
      <w:del w:id="129" w:author="Matthew Kay" w:date="2016-01-04T17:05:00Z">
        <w:r w:rsidDel="006B1D53">
          <w:delText xml:space="preserve"> </w:delText>
        </w:r>
      </w:del>
      <w:del w:id="130" w:author="Matthew Kay" w:date="2016-01-04T17:04:00Z">
        <w:r w:rsidDel="00E63A36">
          <w:delText xml:space="preserve">We then </w:delText>
        </w:r>
      </w:del>
      <w:ins w:id="131" w:author="Matthew Kay" w:date="2016-01-04T17:04:00Z">
        <w:r w:rsidR="00E63A36">
          <w:t xml:space="preserve"> </w:t>
        </w:r>
      </w:ins>
      <w:r>
        <w:t>contrast two hypothetical publication worlds: one in which the simulated experiments were each analyzed in a traditional (NHST) manner (as would occur now), and one in which they were analyzed using Bayesian techniques. We demonstrate:</w:t>
      </w:r>
    </w:p>
    <w:p w14:paraId="7CF80112" w14:textId="53C935EE" w:rsidR="0002541C" w:rsidRDefault="0002541C" w:rsidP="0002541C">
      <w:pPr>
        <w:pStyle w:val="ListNumber"/>
      </w:pPr>
      <w:r>
        <w:rPr>
          <w:b/>
        </w:rPr>
        <w:t>The current state of quantitative knowledge accrual in HCI is poor</w:t>
      </w:r>
      <w:r>
        <w:t xml:space="preserve">. Through an examination of publications in the ACM digital library, </w:t>
      </w:r>
      <w:r w:rsidR="004110D7">
        <w:t>we demonstrate that little meta-analysis is conducted in the community.</w:t>
      </w:r>
      <w:r>
        <w:t xml:space="preserve"> </w:t>
      </w:r>
    </w:p>
    <w:p w14:paraId="391550E9" w14:textId="4AC96DA4" w:rsidR="0002541C" w:rsidRDefault="0002541C" w:rsidP="0002541C">
      <w:pPr>
        <w:pStyle w:val="ListNumber"/>
      </w:pPr>
      <w:r>
        <w:t xml:space="preserve">Bayesian analysis </w:t>
      </w:r>
      <w:r>
        <w:rPr>
          <w:b/>
        </w:rPr>
        <w:t>provides more precise estimates of previously-studied conditions in each successive study</w:t>
      </w:r>
      <w:r>
        <w:t xml:space="preserve">. The </w:t>
      </w:r>
      <w:r w:rsidR="00075787">
        <w:t xml:space="preserve">NHST </w:t>
      </w:r>
      <w:r>
        <w:t>approach only increases the precision of effect sizes if th</w:t>
      </w:r>
      <w:r w:rsidR="00877DCF">
        <w:t>e new</w:t>
      </w:r>
      <w:r>
        <w:t xml:space="preserve"> study has a larger sample or when a meta-analysis is conducted. In contrast, the Bayesian approach uses prior knowledge to increase the precision of effect sizes for known conditions in each successive study, without requiring a meta-analysis (which is unlikely to be done </w:t>
      </w:r>
      <w:ins w:id="132" w:author="Matthew Kay" w:date="2016-01-04T17:28:00Z">
        <w:r w:rsidR="00EC0AB7">
          <w:t>in</w:t>
        </w:r>
      </w:ins>
      <w:r>
        <w:t xml:space="preserve"> H</w:t>
      </w:r>
      <w:ins w:id="133" w:author="Matthew Kay" w:date="2016-01-04T17:28:00Z">
        <w:r w:rsidR="00EC0AB7">
          <w:t>C</w:t>
        </w:r>
      </w:ins>
      <w:r>
        <w:t>I).</w:t>
      </w:r>
    </w:p>
    <w:p w14:paraId="50C20631" w14:textId="761CA83E" w:rsidR="0002541C" w:rsidRDefault="0002541C" w:rsidP="0002541C">
      <w:pPr>
        <w:pStyle w:val="ListNumber"/>
      </w:pPr>
      <w:r>
        <w:t xml:space="preserve">Bayesian analysis </w:t>
      </w:r>
      <w:r>
        <w:rPr>
          <w:b/>
        </w:rPr>
        <w:t>allows more precise comparison of novel conditions against known conditions</w:t>
      </w:r>
      <w:r>
        <w:t xml:space="preserve">. By giving more precise </w:t>
      </w:r>
      <w:r w:rsidR="00332E19">
        <w:t xml:space="preserve">effect size </w:t>
      </w:r>
      <w:r>
        <w:t>estimates of previously-studied conditions, Bayesian analysi</w:t>
      </w:r>
      <w:r w:rsidR="00332E19">
        <w:t>s</w:t>
      </w:r>
      <w:r>
        <w:t xml:space="preserve"> increases the precision of estimated differences between existing and novel conditions</w:t>
      </w:r>
      <w:r w:rsidR="00332E19">
        <w:t>.</w:t>
      </w:r>
    </w:p>
    <w:p w14:paraId="12D65020" w14:textId="11A078E9" w:rsidR="0002541C" w:rsidRDefault="0002541C" w:rsidP="0002541C">
      <w:pPr>
        <w:pStyle w:val="ListNumber"/>
      </w:pPr>
      <w:r>
        <w:t xml:space="preserve">Bayesian analysis </w:t>
      </w:r>
      <w:r>
        <w:rPr>
          <w:b/>
        </w:rPr>
        <w:t>facilitates quantitative knowledge accrual within H</w:t>
      </w:r>
      <w:ins w:id="134" w:author="Matthew Kay" w:date="2016-01-04T17:28:00Z">
        <w:r w:rsidR="00EC0AB7">
          <w:rPr>
            <w:b/>
          </w:rPr>
          <w:t>C</w:t>
        </w:r>
      </w:ins>
      <w:r>
        <w:rPr>
          <w:b/>
        </w:rPr>
        <w:t>I's existing publishing incentives</w:t>
      </w:r>
      <w:r>
        <w:t xml:space="preserve">. Unlike frequentist analysis, Bayesian analysis can accrue knowledge within individual studies without </w:t>
      </w:r>
      <w:r w:rsidR="004110D7">
        <w:t xml:space="preserve">new </w:t>
      </w:r>
      <w:r>
        <w:t>top-down incentives for publi</w:t>
      </w:r>
      <w:r w:rsidR="00332E19">
        <w:t>shing</w:t>
      </w:r>
      <w:r>
        <w:t xml:space="preserve"> meta</w:t>
      </w:r>
      <w:r w:rsidR="00C54B4A">
        <w:t>-</w:t>
      </w:r>
      <w:r>
        <w:t>analyses, shifting knowledge accrual into original papers.</w:t>
      </w:r>
    </w:p>
    <w:p w14:paraId="5D6A8E66" w14:textId="73D6D674" w:rsidR="00075787" w:rsidRDefault="0002541C" w:rsidP="0002541C">
      <w:pPr>
        <w:pStyle w:val="ListNumber"/>
      </w:pPr>
      <w:r>
        <w:t xml:space="preserve">Bayesian analysis </w:t>
      </w:r>
      <w:r>
        <w:rPr>
          <w:b/>
        </w:rPr>
        <w:t>draws more reasonable conclusions from small-</w:t>
      </w:r>
      <w:r>
        <w:rPr>
          <w:b/>
          <w:i/>
        </w:rPr>
        <w:t>n</w:t>
      </w:r>
      <w:r>
        <w:rPr>
          <w:b/>
        </w:rPr>
        <w:t xml:space="preserve"> studies</w:t>
      </w:r>
      <w:r>
        <w:t xml:space="preserve">. Bayesian analysis allows more principled estimates from small-sample studies of novel techniques by incorporating prior knowledge, and makes better use of prior knowledge so that researchers </w:t>
      </w:r>
      <w:ins w:id="135" w:author="Eric Hekler" w:date="2015-12-30T09:05:00Z">
        <w:r w:rsidR="00147D65">
          <w:t>can still gain some insights even from small samples</w:t>
        </w:r>
      </w:ins>
      <w:del w:id="136" w:author="Eric Hekler" w:date="2015-12-30T09:05:00Z">
        <w:r w:rsidDel="00147D65">
          <w:delText>need not spend limited resources on larger studies to increase precision</w:delText>
        </w:r>
      </w:del>
      <w:r>
        <w:t>. This makes it particularly attractive to design and engineering researchers running small studies on novel technology</w:t>
      </w:r>
      <w:ins w:id="137" w:author="Eric Hekler" w:date="2015-12-30T09:05:00Z">
        <w:r w:rsidR="00147D65">
          <w:t>.</w:t>
        </w:r>
      </w:ins>
    </w:p>
    <w:p w14:paraId="42CC9625" w14:textId="2C79C0FD" w:rsidR="0002541C" w:rsidRDefault="00075787" w:rsidP="0002541C">
      <w:pPr>
        <w:pStyle w:val="ListNumber"/>
      </w:pPr>
      <w:r>
        <w:t xml:space="preserve">Bayesian analyses </w:t>
      </w:r>
      <w:r w:rsidRPr="00137B62">
        <w:rPr>
          <w:b/>
        </w:rPr>
        <w:t>shift the conversation from “</w:t>
      </w:r>
      <w:r w:rsidR="00F650A0">
        <w:rPr>
          <w:b/>
        </w:rPr>
        <w:t>D</w:t>
      </w:r>
      <w:r w:rsidRPr="00137B62">
        <w:rPr>
          <w:b/>
        </w:rPr>
        <w:t>oes it work</w:t>
      </w:r>
      <w:r w:rsidR="00332E19">
        <w:rPr>
          <w:b/>
        </w:rPr>
        <w:t>?</w:t>
      </w:r>
      <w:r w:rsidRPr="00137B62">
        <w:rPr>
          <w:b/>
        </w:rPr>
        <w:t xml:space="preserve">” to </w:t>
      </w:r>
      <w:r w:rsidR="00593534">
        <w:rPr>
          <w:b/>
        </w:rPr>
        <w:t>“</w:t>
      </w:r>
      <w:r w:rsidR="00F650A0">
        <w:rPr>
          <w:b/>
        </w:rPr>
        <w:t>H</w:t>
      </w:r>
      <w:r w:rsidR="00593534">
        <w:rPr>
          <w:b/>
        </w:rPr>
        <w:t>ow strong is the effect</w:t>
      </w:r>
      <w:r w:rsidR="00332E19">
        <w:rPr>
          <w:b/>
        </w:rPr>
        <w:t>?</w:t>
      </w:r>
      <w:r w:rsidR="00593534">
        <w:rPr>
          <w:b/>
        </w:rPr>
        <w:t>”</w:t>
      </w:r>
      <w:r w:rsidR="00F650A0">
        <w:rPr>
          <w:b/>
        </w:rPr>
        <w:t>,</w:t>
      </w:r>
      <w:r w:rsidR="00593534">
        <w:rPr>
          <w:b/>
        </w:rPr>
        <w:t xml:space="preserve"> “</w:t>
      </w:r>
      <w:r w:rsidR="00F650A0">
        <w:rPr>
          <w:b/>
        </w:rPr>
        <w:t>H</w:t>
      </w:r>
      <w:r w:rsidR="00593534">
        <w:rPr>
          <w:b/>
        </w:rPr>
        <w:t>ow confi</w:t>
      </w:r>
      <w:r w:rsidR="00332E19">
        <w:rPr>
          <w:b/>
        </w:rPr>
        <w:t>dent are we in this estimate?</w:t>
      </w:r>
      <w:r w:rsidR="00593534">
        <w:rPr>
          <w:b/>
        </w:rPr>
        <w:t>”</w:t>
      </w:r>
      <w:r w:rsidR="00F650A0">
        <w:rPr>
          <w:b/>
        </w:rPr>
        <w:t>,</w:t>
      </w:r>
      <w:r w:rsidR="00332E19">
        <w:rPr>
          <w:b/>
        </w:rPr>
        <w:t xml:space="preserve"> and “</w:t>
      </w:r>
      <w:r w:rsidR="00F650A0">
        <w:rPr>
          <w:b/>
        </w:rPr>
        <w:t>S</w:t>
      </w:r>
      <w:r w:rsidR="00332E19">
        <w:rPr>
          <w:b/>
        </w:rPr>
        <w:t>hould we care?</w:t>
      </w:r>
      <w:r w:rsidR="00F650A0">
        <w:rPr>
          <w:b/>
        </w:rPr>
        <w:t>”</w:t>
      </w:r>
      <w:r>
        <w:t xml:space="preserve"> While NHST does incorporate effect size estimates and confidence intervals, ultimately,</w:t>
      </w:r>
      <w:r w:rsidR="00593534">
        <w:t xml:space="preserve"> the use of a p-value (a fundamental feature of NHST) translates</w:t>
      </w:r>
      <w:r w:rsidR="00AB7A37">
        <w:t xml:space="preserve"> all questions into binary answer</w:t>
      </w:r>
      <w:r w:rsidR="005B118E">
        <w:t>s</w:t>
      </w:r>
      <w:r w:rsidR="00AB7A37">
        <w:t>; can we reject or fail to reject the null hypothesi</w:t>
      </w:r>
      <w:r w:rsidR="005B118E">
        <w:t>s? Bayesian sta</w:t>
      </w:r>
      <w:r w:rsidR="00593534">
        <w:t xml:space="preserve">tistics emphasizes the </w:t>
      </w:r>
      <w:commentRangeStart w:id="138"/>
      <w:ins w:id="139" w:author="Matthew Kay" w:date="2016-01-04T15:55:00Z">
        <w:r w:rsidR="00367A5B">
          <w:t xml:space="preserve">probability </w:t>
        </w:r>
      </w:ins>
      <w:commentRangeEnd w:id="138"/>
      <w:ins w:id="140" w:author="Matthew Kay" w:date="2016-01-04T16:49:00Z">
        <w:r w:rsidR="005B1C73">
          <w:rPr>
            <w:rStyle w:val="CommentReference"/>
          </w:rPr>
          <w:commentReference w:id="138"/>
        </w:r>
      </w:ins>
      <w:r w:rsidR="00593534">
        <w:t xml:space="preserve">of an effect given prior knowledge, thus shifting the </w:t>
      </w:r>
      <w:r w:rsidR="005B118E">
        <w:t>conversation from “does it work</w:t>
      </w:r>
      <w:r w:rsidR="00F650A0">
        <w:t>?</w:t>
      </w:r>
      <w:r w:rsidR="005B118E">
        <w:t>” to “how strong is the effect?” and “how confident are we?”</w:t>
      </w:r>
      <w:r w:rsidR="00F650A0">
        <w:t xml:space="preserve"> </w:t>
      </w:r>
      <w:del w:id="141" w:author="Greg Nelson" w:date="2016-01-06T14:19:00Z">
        <w:r w:rsidR="00332E19" w:rsidDel="006B30D8">
          <w:delText>NHST</w:delText>
        </w:r>
        <w:r w:rsidR="00F650A0" w:rsidDel="006B30D8">
          <w:delText xml:space="preserve"> </w:delText>
        </w:r>
      </w:del>
      <w:ins w:id="142" w:author="Greg Nelson" w:date="2016-01-06T14:19:00Z">
        <w:r w:rsidR="006B30D8">
          <w:t xml:space="preserve">Frequentist </w:t>
        </w:r>
      </w:ins>
      <w:ins w:id="143" w:author="Greg Nelson" w:date="2016-01-06T14:20:00Z">
        <w:r w:rsidR="006B30D8">
          <w:t>statistics</w:t>
        </w:r>
      </w:ins>
      <w:ins w:id="144" w:author="Greg Nelson" w:date="2016-01-06T14:19:00Z">
        <w:r w:rsidR="006B30D8">
          <w:t xml:space="preserve"> </w:t>
        </w:r>
      </w:ins>
      <w:r w:rsidR="00F650A0">
        <w:t>can technically answer these questions</w:t>
      </w:r>
      <w:r w:rsidR="00332E19">
        <w:t xml:space="preserve"> but</w:t>
      </w:r>
      <w:r w:rsidR="00877DCF">
        <w:t xml:space="preserve"> </w:t>
      </w:r>
      <w:r w:rsidR="00332E19">
        <w:t>under-emphasiz</w:t>
      </w:r>
      <w:r w:rsidR="00F650A0">
        <w:t>e</w:t>
      </w:r>
      <w:ins w:id="145" w:author="Greg Nelson" w:date="2016-01-06T14:20:00Z">
        <w:r w:rsidR="006B30D8">
          <w:t>s</w:t>
        </w:r>
      </w:ins>
      <w:del w:id="146" w:author="Greg Nelson" w:date="2016-01-06T14:19:00Z">
        <w:r w:rsidR="00F650A0" w:rsidDel="006B30D8">
          <w:delText>s</w:delText>
        </w:r>
      </w:del>
      <w:r w:rsidR="00F650A0">
        <w:t xml:space="preserve"> them. Bayesian statistics</w:t>
      </w:r>
      <w:r w:rsidR="003230AF">
        <w:t xml:space="preserve"> better emphasizes the ultimate questions of our work</w:t>
      </w:r>
      <w:r w:rsidR="00877DCF">
        <w:t xml:space="preserve">: should we care about </w:t>
      </w:r>
      <w:r w:rsidR="00877DCF">
        <w:lastRenderedPageBreak/>
        <w:t>these results</w:t>
      </w:r>
      <w:r w:rsidR="003230AF">
        <w:t xml:space="preserve"> enough</w:t>
      </w:r>
      <w:r w:rsidR="00877DCF">
        <w:t xml:space="preserve"> </w:t>
      </w:r>
      <w:r w:rsidR="003230AF">
        <w:t>as practitioners to adopt new designs</w:t>
      </w:r>
      <w:r w:rsidR="00877DCF">
        <w:t xml:space="preserve"> or</w:t>
      </w:r>
      <w:r w:rsidR="003230AF">
        <w:t xml:space="preserve"> as researchers to</w:t>
      </w:r>
      <w:r w:rsidR="00877DCF">
        <w:t xml:space="preserve"> study this more?</w:t>
      </w:r>
    </w:p>
    <w:p w14:paraId="7E7EE7CF"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Background and </w:t>
      </w:r>
      <w:commentRangeStart w:id="147"/>
      <w:r>
        <w:t>Motivation</w:t>
      </w:r>
      <w:commentRangeEnd w:id="147"/>
      <w:r w:rsidR="00E63A36">
        <w:rPr>
          <w:rStyle w:val="CommentReference"/>
          <w:rFonts w:ascii="Times New Roman" w:hAnsi="Times New Roman"/>
          <w:b w:val="0"/>
          <w:caps w:val="0"/>
          <w:kern w:val="0"/>
        </w:rPr>
        <w:commentReference w:id="147"/>
      </w:r>
    </w:p>
    <w:p w14:paraId="658FF75E" w14:textId="39CB687B" w:rsidR="0002541C" w:rsidDel="00E63A36"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48" w:author="Matthew Kay" w:date="2016-01-04T17:01:00Z"/>
        </w:rPr>
      </w:pPr>
      <w:del w:id="149" w:author="Matthew Kay" w:date="2016-01-04T17:01:00Z">
        <w:r w:rsidDel="00E63A36">
          <w:delText xml:space="preserve">In this section we </w:delText>
        </w:r>
      </w:del>
      <w:del w:id="150" w:author="Matthew Kay" w:date="2016-01-04T16:59:00Z">
        <w:r w:rsidDel="00E63A36">
          <w:delText xml:space="preserve">first </w:delText>
        </w:r>
      </w:del>
      <w:ins w:id="151" w:author="Eric Hekler" w:date="2015-12-30T09:18:00Z">
        <w:del w:id="152" w:author="Matthew Kay" w:date="2016-01-04T17:01:00Z">
          <w:r w:rsidR="008B1725" w:rsidDel="00E63A36">
            <w:delText>introduce the basics of interpreting Bayesian v</w:delText>
          </w:r>
        </w:del>
        <w:del w:id="153" w:author="Matthew Kay" w:date="2016-01-04T16:58:00Z">
          <w:r w:rsidR="008B1725" w:rsidDel="00E63A36">
            <w:delText>s.</w:delText>
          </w:r>
        </w:del>
        <w:del w:id="154" w:author="Matthew Kay" w:date="2016-01-04T17:01:00Z">
          <w:r w:rsidR="008B1725" w:rsidDel="00E63A36">
            <w:delText xml:space="preserve"> frequ</w:delText>
          </w:r>
        </w:del>
        <w:del w:id="155" w:author="Matthew Kay" w:date="2016-01-04T16:58:00Z">
          <w:r w:rsidR="008B1725" w:rsidDel="00E63A36">
            <w:delText>i</w:delText>
          </w:r>
        </w:del>
        <w:del w:id="156" w:author="Matthew Kay" w:date="2016-01-04T17:01:00Z">
          <w:r w:rsidR="008B1725" w:rsidDel="00E63A36">
            <w:delText>ntist analyses.</w:delText>
          </w:r>
        </w:del>
      </w:ins>
      <w:ins w:id="157" w:author="Eric Hekler" w:date="2015-12-30T09:19:00Z">
        <w:del w:id="158" w:author="Matthew Kay" w:date="2016-01-04T17:01:00Z">
          <w:r w:rsidR="008B1725" w:rsidDel="00E63A36">
            <w:delText xml:space="preserve"> </w:delText>
          </w:r>
        </w:del>
      </w:ins>
      <w:ins w:id="159" w:author="Eric Hekler" w:date="2015-12-30T09:18:00Z">
        <w:del w:id="160" w:author="Matthew Kay" w:date="2016-01-04T17:01:00Z">
          <w:r w:rsidR="008B1725" w:rsidDel="00E63A36">
            <w:delText xml:space="preserve">We then </w:delText>
          </w:r>
        </w:del>
      </w:ins>
      <w:del w:id="161" w:author="Matthew Kay" w:date="2016-01-04T17:01:00Z">
        <w:r w:rsidDel="00E63A36">
          <w:delText>discuss the current state of meta-analysis and replication at CHI and how it is dictated by the community’s publication incentives. We then introduce the basics of Bayesian analysis as compared to frequentist.</w:delText>
        </w:r>
      </w:del>
    </w:p>
    <w:p w14:paraId="4B4BA9F3" w14:textId="77777777" w:rsidR="00162CDE" w:rsidRDefault="00162CDE" w:rsidP="00162CDE">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62" w:name="h.kv1uh69wjcno" w:colFirst="0" w:colLast="0"/>
      <w:bookmarkEnd w:id="162"/>
      <w:r>
        <w:t>Interpretation of Bayesian versus frequentist statistics</w:t>
      </w:r>
    </w:p>
    <w:p w14:paraId="30C3A991" w14:textId="0265BF89"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Interpretations of frequentist statistics are a common source of errors amongst </w:t>
      </w:r>
      <w:del w:id="163" w:author="Matthew Kay" w:date="2016-01-04T17:28:00Z">
        <w:r w:rsidDel="00EC0AB7">
          <w:delText>C</w:delText>
        </w:r>
      </w:del>
      <w:r>
        <w:t>H</w:t>
      </w:r>
      <w:ins w:id="164" w:author="Matthew Kay" w:date="2016-01-04T17:28:00Z">
        <w:r w:rsidR="00EC0AB7">
          <w:t>C</w:t>
        </w:r>
      </w:ins>
      <w:r>
        <w:t xml:space="preserve">I researchers </w:t>
      </w:r>
      <w:del w:id="165" w:author="Greg Nelson" w:date="2016-01-06T14:22:00Z">
        <w:r w:rsidDel="006B30D8">
          <w:delText>(</w:delText>
        </w:r>
      </w:del>
      <w:r>
        <w:t xml:space="preserve">and </w:t>
      </w:r>
      <w:del w:id="166" w:author="Greg Nelson" w:date="2016-01-06T14:24:00Z">
        <w:r w:rsidDel="00DA0CD9">
          <w:delText>others</w:delText>
        </w:r>
      </w:del>
      <w:ins w:id="167" w:author="Greg Nelson" w:date="2016-01-06T14:24:00Z">
        <w:r w:rsidR="00DA0CD9">
          <w:t>others</w:t>
        </w:r>
      </w:ins>
      <w:del w:id="168" w:author="Greg Nelson" w:date="2016-01-06T14:23:00Z">
        <w:r w:rsidDel="00DA0CD9">
          <w:delText>)</w:delText>
        </w:r>
      </w:del>
      <w:r>
        <w:t xml:space="preserve">. The focus on p-values/significance testing </w:t>
      </w:r>
      <w:del w:id="169" w:author="Greg Nelson" w:date="2016-01-06T14:25:00Z">
        <w:r w:rsidDel="00DA0CD9">
          <w:delText>amounts to insisting</w:delText>
        </w:r>
      </w:del>
      <w:ins w:id="170" w:author="Greg Nelson" w:date="2016-01-06T14:25:00Z">
        <w:r w:rsidR="00DA0CD9">
          <w:t>requires</w:t>
        </w:r>
      </w:ins>
      <w:r>
        <w:t xml:space="preserve"> </w:t>
      </w:r>
      <w:del w:id="171" w:author="Greg Nelson" w:date="2016-01-06T14:25:00Z">
        <w:r w:rsidDel="00DA0CD9">
          <w:delText xml:space="preserve">that </w:delText>
        </w:r>
      </w:del>
      <w:r>
        <w:t xml:space="preserve">users </w:t>
      </w:r>
      <w:ins w:id="172" w:author="Greg Nelson" w:date="2016-01-06T14:25:00Z">
        <w:r w:rsidR="00DA0CD9">
          <w:t xml:space="preserve">to </w:t>
        </w:r>
      </w:ins>
      <w:r>
        <w:t xml:space="preserve">learn how to interpret the cognitively demanding conceptual double-negative of a </w:t>
      </w:r>
      <w:r>
        <w:rPr>
          <w:i/>
        </w:rPr>
        <w:t>p</w:t>
      </w:r>
      <w:r>
        <w:t xml:space="preserve"> value, instead of interpreting results as evidence for a hypothesis—a valid interpretation within a Bayesian framework </w:t>
      </w:r>
      <w:r>
        <w:fldChar w:fldCharType="begin" w:fldLock="1"/>
      </w:r>
      <w:r w:rsidR="00E92B02">
        <w:instrText>ADDIN CSL_CITATION { "citationItems" : [ { "id" : "ITEM-1", "itemData" : { "DOI" : "10.1002/wcs.72", "ISSN" : "19395078", "author" : [ { "dropping-particle" : "", "family" : "Kruschke", "given" : "John K.", "non-dropping-particle" : "", "parse-names" : false, "suffix" : "" } ], "container-title" : "Wiley Interdisciplinary Reviews: Cognitive Science", "id" : "ITEM-1", "issue" : "5", "issued" : { "date-parts" : [ [ "2010", "4", "28" ] ] }, "page" : "658-676", "title" : "Bayesian data analysis", "type" : "article-journal", "volume" : "1" }, "uris" : [ "http://www.mendeley.com/documents/?uuid=6122c521-21ef-4c07-9d3d-922c2a4e761d" ] } ], "mendeley" : { "formattedCitation" : "[13]", "plainTextFormattedCitation" : "[13]", "previouslyFormattedCitation" : "[13]" }, "properties" : { "noteIndex" : 0 }, "schema" : "https://github.com/citation-style-language/schema/raw/master/csl-citation.json" }</w:instrText>
      </w:r>
      <w:r>
        <w:fldChar w:fldCharType="separate"/>
      </w:r>
      <w:r w:rsidR="00525CD5" w:rsidRPr="00525CD5">
        <w:rPr>
          <w:noProof/>
        </w:rPr>
        <w:t>[13]</w:t>
      </w:r>
      <w:r>
        <w:fldChar w:fldCharType="end"/>
      </w:r>
      <w:r>
        <w:t>. This interpretation problem has resulted in simplifying the results of NHST tests into the belief that the p-value answers the question, “</w:t>
      </w:r>
      <w:r w:rsidR="001E255D">
        <w:t>D</w:t>
      </w:r>
      <w:r>
        <w:t>oes it work?</w:t>
      </w:r>
      <w:proofErr w:type="gramStart"/>
      <w:r>
        <w:t>”.</w:t>
      </w:r>
      <w:proofErr w:type="gramEnd"/>
      <w:r>
        <w:t xml:space="preserve"> Unfortunately, this is an inaccurate interpretation and lies at the heart of the argument to shift interpretation towards effect sizes and confidence intervals </w:t>
      </w:r>
      <w:r>
        <w:fldChar w:fldCharType="begin" w:fldLock="1"/>
      </w:r>
      <w:r>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"[1]", "plainTextFormattedCitation" : "[1]", "previouslyFormattedCitation" : "[1]" }, "properties" : { "noteIndex" : 0 }, "schema" : "https://github.com/citation-style-language/schema/raw/master/csl-citation.json" }</w:instrText>
      </w:r>
      <w:r>
        <w:fldChar w:fldCharType="separate"/>
      </w:r>
      <w:r w:rsidRPr="00D44708">
        <w:rPr>
          <w:noProof/>
        </w:rPr>
        <w:t>[1]</w:t>
      </w:r>
      <w:r>
        <w:fldChar w:fldCharType="end"/>
      </w:r>
      <w:r>
        <w:t xml:space="preserve"> (though 95% confidence intervals are the inverse of p&lt;.05, thus still succumbing to the interpretation problem </w:t>
      </w:r>
      <w:r>
        <w:fldChar w:fldCharType="begin" w:fldLock="1"/>
      </w:r>
      <w:r w:rsidR="00525CD5">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"[8]", "plainTextFormattedCitation" : "[8]", "previouslyFormattedCitation" : "[8]" }, "properties" : { "noteIndex" : 0 }, "schema" : "https://github.com/citation-style-language/schema/raw/master/csl-citation.json" }</w:instrText>
      </w:r>
      <w:r>
        <w:fldChar w:fldCharType="separate"/>
      </w:r>
      <w:r w:rsidRPr="00515362">
        <w:rPr>
          <w:noProof/>
        </w:rPr>
        <w:t>[8]</w:t>
      </w:r>
      <w:r>
        <w:fldChar w:fldCharType="end"/>
      </w:r>
      <w:r>
        <w:t>). Effect size estimates and confidence in those estimates is the essential information sought</w:t>
      </w:r>
      <w:r w:rsidR="001E255D">
        <w:t>,</w:t>
      </w:r>
      <w:r>
        <w:t xml:space="preserve"> but NHST logic unintentionally relegates this information as secondary to the p-value.</w:t>
      </w:r>
    </w:p>
    <w:p w14:paraId="5D4CF4CB" w14:textId="6AD064ED"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By contrast, Bayesian analysis provides formal approaches to quantifying our existing beliefs (for example, as a probability distribution over the expected difference in the means of some variable between two conditions), and then updating those beliefs based on new experimental evidence</w:t>
      </w:r>
      <w:r w:rsidR="00BC5713">
        <w:t>.</w:t>
      </w:r>
      <w:r>
        <w:t xml:space="preserve"> This gives results expressed as probabilistic evidence for or against hypothese</w:t>
      </w:r>
      <w:r w:rsidR="001E255D">
        <w:t xml:space="preserve">s, </w:t>
      </w:r>
      <w:r>
        <w:t>emphasiz</w:t>
      </w:r>
      <w:r w:rsidR="001E255D">
        <w:t>ing</w:t>
      </w:r>
      <w:r>
        <w:t xml:space="preserve"> effect size estimates and confidence in the estimates. This information supports the decisions researchers and practitioners are making with the data</w:t>
      </w:r>
      <w:r w:rsidR="001E255D">
        <w:t>:</w:t>
      </w:r>
      <w:r>
        <w:t xml:space="preserve"> should I incorporate this technology into my practice or, if confidence is low, are the results promising enough to continue to study it</w:t>
      </w:r>
      <w:r w:rsidR="001E255D">
        <w:t>?</w:t>
      </w:r>
      <w:r>
        <w:t xml:space="preserve"> </w:t>
      </w:r>
      <w:ins w:id="173" w:author="Eric Hekler" w:date="2016-01-06T12:47:00Z">
        <w:r w:rsidR="00842AC9">
          <w:t xml:space="preserve">Conceptually, </w:t>
        </w:r>
      </w:ins>
      <w:r>
        <w:t xml:space="preserve">Bayesian statistics are </w:t>
      </w:r>
      <w:ins w:id="174" w:author="Eric Hekler" w:date="2016-01-06T12:48:00Z">
        <w:r w:rsidR="00842AC9">
          <w:t xml:space="preserve">feasibly </w:t>
        </w:r>
      </w:ins>
      <w:r>
        <w:t xml:space="preserve">more user-centered as they emphasize the information needed to support the </w:t>
      </w:r>
      <w:del w:id="175" w:author="Eric Hekler" w:date="2016-01-06T12:48:00Z">
        <w:r w:rsidDel="00842AC9">
          <w:delText xml:space="preserve">actual </w:delText>
        </w:r>
      </w:del>
      <w:r>
        <w:t xml:space="preserve">decisions </w:t>
      </w:r>
      <w:del w:id="176" w:author="Eric Hekler" w:date="2016-01-06T12:48:00Z">
        <w:r w:rsidDel="00842AC9">
          <w:delText xml:space="preserve">of </w:delText>
        </w:r>
      </w:del>
      <w:r>
        <w:t>researchers</w:t>
      </w:r>
      <w:ins w:id="177" w:author="Eric Hekler" w:date="2016-01-06T12:48:00Z">
        <w:r w:rsidR="00842AC9">
          <w:t xml:space="preserve"> want to make</w:t>
        </w:r>
      </w:ins>
      <w:r>
        <w:t xml:space="preserve"> without the need to interpret double-negative logic.</w:t>
      </w:r>
    </w:p>
    <w:p w14:paraId="5F11C510" w14:textId="0876C561"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Replication and meta-analysis in </w:t>
      </w:r>
      <w:del w:id="178" w:author="Matthew Kay" w:date="2016-01-04T17:28:00Z">
        <w:r w:rsidDel="00EC0AB7">
          <w:delText>C</w:delText>
        </w:r>
      </w:del>
      <w:r>
        <w:t>H</w:t>
      </w:r>
      <w:ins w:id="179" w:author="Matthew Kay" w:date="2016-01-04T17:28:00Z">
        <w:r w:rsidR="00EC0AB7">
          <w:t>C</w:t>
        </w:r>
      </w:ins>
      <w:r>
        <w:t>I</w:t>
      </w:r>
    </w:p>
    <w:p w14:paraId="47C1D094" w14:textId="2AB2D982"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statistical tools researchers </w:t>
      </w:r>
      <w:r w:rsidR="00877DCF">
        <w:t xml:space="preserve">customarily use in </w:t>
      </w:r>
      <w:del w:id="180" w:author="Matthew Kay" w:date="2016-01-04T17:28:00Z">
        <w:r w:rsidDel="00EC0AB7">
          <w:delText>C</w:delText>
        </w:r>
      </w:del>
      <w:r>
        <w:t>H</w:t>
      </w:r>
      <w:ins w:id="181" w:author="Matthew Kay" w:date="2016-01-04T17:28:00Z">
        <w:r w:rsidR="00EC0AB7">
          <w:t>C</w:t>
        </w:r>
      </w:ins>
      <w:r>
        <w:t xml:space="preserve">I do not help them effectively accrue knowledge from one study to the next, even when the variations in design of novel systems are informed by previous work. The classic strategy for knowledge accrual of a series of NHST studies is literature reviews conducted often in the related work section of a CHI paper that implicitly use the </w:t>
      </w:r>
      <w:r>
        <w:rPr>
          <w:i/>
        </w:rPr>
        <w:t>vote-counting</w:t>
      </w:r>
      <w:r>
        <w:t xml:space="preserve"> method of knowledge accumulation</w:t>
      </w:r>
      <w:r w:rsidR="00515362">
        <w:t xml:space="preserve"> </w:t>
      </w:r>
      <w:r w:rsidR="00515362">
        <w:fldChar w:fldCharType="begin" w:fldLock="1"/>
      </w:r>
      <w:r w:rsidR="00525CD5">
        <w:instrText>ADDIN CSL_CITATION { "citationItems" : [ { "id" : "ITEM-1", "itemData" : { "abstract" : "Reviews of research usually rely on counts of the number of times the treatment group mean exceeds the control group mean by an amount that is statistically significant. The treatment is said to have a positive effect if the proportion of such positive significant results is large. This procedure is shown to have extremely low power for the combination of treatment-effect sizes and sample sizes usually found in social science research. Surprisingly, the power of this procedure decreases as the number of studies reviewed increases. Three alternative counting procedures that permit estimation of the standardized mean difference between treatment and control groups (effect size) are described. Methods for obtaining confidence intervals for the effect size are also presented. For 1 procedure, the effect size can be estimated even when the sample consists only of studies that have statistically significant results. (7 ref)", "author" : [ { "dropping-particle" : "V.", "family" : "Hedges", "given" : "Larry", "non-dropping-particle" : "", "parse-names" : false, "suffix" : "" }, { "dropping-particle" : "", "family" : "Olkin", "given" : "Ingram", "non-dropping-particle" : "", "parse-names" : false, "suffix" : "" } ], "container-title" : "Psychological Bulletin", "id" : "ITEM-1", "issue" : "2", "issued" : { "date-parts" : [ [ "1980" ] ] }, "page" : "359-369", "title" : "Vote-counting methods in research synthesis.", "type" : "article-journal", "volume" : "88" }, "uris" : [ "http://www.mendeley.com/documents/?uuid=ff1511a4-dbca-4495-b16a-4763b1b4c66a" ] } ], "mendeley" : { "formattedCitation" : "[7]", "plainTextFormattedCitation" : "[7]", "previouslyFormattedCitation" : "[7]" }, "properties" : { "noteIndex" : 0 }, "schema" : "https://github.com/citation-style-language/schema/raw/master/csl-citation.json" }</w:instrText>
      </w:r>
      <w:r w:rsidR="00515362">
        <w:fldChar w:fldCharType="separate"/>
      </w:r>
      <w:r w:rsidR="00515362" w:rsidRPr="00515362">
        <w:rPr>
          <w:noProof/>
        </w:rPr>
        <w:t>[7]</w:t>
      </w:r>
      <w:r w:rsidR="00515362">
        <w:fldChar w:fldCharType="end"/>
      </w:r>
      <w:r>
        <w:t>. In this method, the number of significant and non-significant findings are counted up to infer if an effect is true or not (e.g., three studies found a significant effect, four did not, therefore this strategy is likely not effective). There are many problems with this approach, particularly when a field utilizes small sample</w:t>
      </w:r>
      <w:r w:rsidR="00162CDE">
        <w:t>s</w:t>
      </w:r>
      <w:r>
        <w:t xml:space="preserve"> to estimate statistical significance</w:t>
      </w:r>
      <w:ins w:id="182" w:author="Greg Nelson" w:date="2016-01-06T14:30:00Z">
        <w:r w:rsidR="00DA0CD9">
          <w:t>,</w:t>
        </w:r>
      </w:ins>
      <w:r>
        <w:t xml:space="preserve"> </w:t>
      </w:r>
      <w:r w:rsidR="00162CDE">
        <w:t xml:space="preserve">as </w:t>
      </w:r>
      <w:r>
        <w:t xml:space="preserve">many of these significant differences are likely due to chance </w:t>
      </w:r>
      <w:r w:rsidR="00152A80" w:rsidRPr="00137B62">
        <w:fldChar w:fldCharType="begin" w:fldLock="1"/>
      </w:r>
      <w:r w:rsidR="00E92B02">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"[10]", "plainTextFormattedCitation" : "[10]", "previouslyFormattedCitation" : "[10]" }, "properties" : { "noteIndex" : 0 }, "schema" : "https://github.com/citation-style-language/schema/raw/master/csl-citation.json" }</w:instrText>
      </w:r>
      <w:r w:rsidR="00152A80" w:rsidRPr="00137B62">
        <w:fldChar w:fldCharType="separate"/>
      </w:r>
      <w:r w:rsidR="00525CD5" w:rsidRPr="00525CD5">
        <w:rPr>
          <w:noProof/>
        </w:rPr>
        <w:t>[10]</w:t>
      </w:r>
      <w:r w:rsidR="00152A80" w:rsidRPr="00137B62">
        <w:fldChar w:fldCharType="end"/>
      </w:r>
      <w:del w:id="183" w:author="Greg Nelson" w:date="2016-01-06T14:29:00Z">
        <w:r w:rsidR="00877DCF" w:rsidDel="00DA0CD9">
          <w:delText>)</w:delText>
        </w:r>
      </w:del>
      <w:r w:rsidR="00877DCF">
        <w:t>.</w:t>
      </w:r>
    </w:p>
    <w:p w14:paraId="716B8877" w14:textId="20CB10DB"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step towards better knowledge accrual is via the use of meta-analyses, where the focus is not on the statistical sig</w:t>
      </w:r>
      <w:r>
        <w:lastRenderedPageBreak/>
        <w:t xml:space="preserve">nificance of any single study, but instead on combining the results from many studies to estimate the </w:t>
      </w:r>
      <w:r>
        <w:rPr>
          <w:i/>
        </w:rPr>
        <w:t>effect size</w:t>
      </w:r>
      <w:r>
        <w:t xml:space="preserve"> (e.g., this system designed for encouraging exercise results in 1,000 more steps per day compared to control) and the confidence in that effect (i.e., that 1,000 step increase could feasibly be as low as 100 steps or as high as 1,900 steps</w:t>
      </w:r>
      <w:commentRangeStart w:id="184"/>
      <w:r>
        <w:t>)</w:t>
      </w:r>
      <w:commentRangeEnd w:id="184"/>
      <w:r w:rsidR="00DA0CD9">
        <w:rPr>
          <w:rStyle w:val="CommentReference"/>
        </w:rPr>
        <w:commentReference w:id="184"/>
      </w:r>
      <w:r>
        <w:t xml:space="preserve">. This strategy relies somewhat on increasing the incentives for replication in the literature, an approach currently advanced by </w:t>
      </w:r>
      <w:proofErr w:type="spellStart"/>
      <w:r>
        <w:t>RepliCHI</w:t>
      </w:r>
      <w:proofErr w:type="spellEnd"/>
      <w:r>
        <w:t xml:space="preserve"> </w:t>
      </w:r>
      <w:r w:rsidR="00152A80">
        <w:fldChar w:fldCharType="begin" w:fldLock="1"/>
      </w:r>
      <w:r w:rsidR="00E92B02">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"[19]", "plainTextFormattedCitation" : "[19]", "previouslyFormattedCitation" : "[19]" }, "properties" : { "noteIndex" : 0 }, "schema" : "https://github.com/citation-style-language/schema/raw/master/csl-citation.json" }</w:instrText>
      </w:r>
      <w:r w:rsidR="00152A80">
        <w:fldChar w:fldCharType="separate"/>
      </w:r>
      <w:r w:rsidR="00525CD5" w:rsidRPr="00525CD5">
        <w:rPr>
          <w:noProof/>
        </w:rPr>
        <w:t>[19]</w:t>
      </w:r>
      <w:r w:rsidR="00152A80">
        <w:fldChar w:fldCharType="end"/>
      </w:r>
      <w:r>
        <w:t xml:space="preserve">. While encouraging more standalone replication studies and meta-analyses is useful for knowledge accrual, we argue that it has difficulty fitting into </w:t>
      </w:r>
      <w:del w:id="185" w:author="Matthew Kay" w:date="2016-01-04T17:29:00Z">
        <w:r w:rsidDel="00EC0AB7">
          <w:delText>C</w:delText>
        </w:r>
      </w:del>
      <w:r>
        <w:t>H</w:t>
      </w:r>
      <w:ins w:id="186" w:author="Matthew Kay" w:date="2016-01-04T17:29:00Z">
        <w:r w:rsidR="00EC0AB7">
          <w:t>C</w:t>
        </w:r>
      </w:ins>
      <w:r>
        <w:t xml:space="preserve">I culture and the incentives for publishing novel findings. As we will show, </w:t>
      </w:r>
      <w:r w:rsidR="00590F35">
        <w:t>few</w:t>
      </w:r>
      <w:r>
        <w:t xml:space="preserve"> meta-</w:t>
      </w:r>
      <w:r w:rsidR="00590F35">
        <w:t xml:space="preserve">analyses are </w:t>
      </w:r>
      <w:r>
        <w:t>currently conducted in the community, supporting our intuition.</w:t>
      </w:r>
    </w:p>
    <w:p w14:paraId="5250FF17" w14:textId="7E5C0669" w:rsidR="00162CDE" w:rsidRDefault="00590F3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Within a Bayesian approach, p</w:t>
      </w:r>
      <w:r w:rsidR="00162CDE">
        <w:t>rior beliefs can be derived from previous work, allowing knowledge</w:t>
      </w:r>
      <w:r>
        <w:t xml:space="preserve"> accrual</w:t>
      </w:r>
      <w:r w:rsidR="00162CDE">
        <w:t xml:space="preserve"> from study to study without requiring a separate meta-analysis. To derive priors in </w:t>
      </w:r>
      <w:del w:id="187" w:author="Matthew Kay" w:date="2016-01-04T17:29:00Z">
        <w:r w:rsidR="00162CDE" w:rsidDel="00EC0AB7">
          <w:delText>C</w:delText>
        </w:r>
      </w:del>
      <w:r w:rsidR="00162CDE">
        <w:t>H</w:t>
      </w:r>
      <w:ins w:id="188" w:author="Matthew Kay" w:date="2016-01-04T17:29:00Z">
        <w:r w:rsidR="00EC0AB7">
          <w:t>C</w:t>
        </w:r>
      </w:ins>
      <w:r w:rsidR="00162CDE">
        <w:t>I, we can capitalize on the fact that partial replication is common to the field in the form of the comparison of a new technique against the state-of-the-art. As we will show, incorporating prior quantitative results into new analyses using a Bayesian framework is straightforward in these cases, allowing us to accrue quantitative knowledge without the need for top-down incentives for meta-analysis. We will also discuss how to use prior work to set prior expectations on the size of an effect even when not conducting a partial replication. In contrast to traditional meta-analysis, Bayesian analysis allows the effect sizes in successive studies to be estimated more precisely</w:t>
      </w:r>
      <w:r>
        <w:t xml:space="preserve"> in each study</w:t>
      </w:r>
      <w:r w:rsidR="00162CDE">
        <w:t xml:space="preserve">. This </w:t>
      </w:r>
      <w:ins w:id="189" w:author="Eric Hekler" w:date="2016-01-06T12:50:00Z">
        <w:r w:rsidR="00842AC9">
          <w:t xml:space="preserve">could feasibly </w:t>
        </w:r>
      </w:ins>
      <w:r w:rsidR="00162CDE">
        <w:t>fit</w:t>
      </w:r>
      <w:del w:id="190" w:author="Eric Hekler" w:date="2016-01-06T12:50:00Z">
        <w:r w:rsidR="00162CDE" w:rsidDel="00842AC9">
          <w:delText>s well</w:delText>
        </w:r>
      </w:del>
      <w:r w:rsidR="00162CDE">
        <w:t xml:space="preserve"> into the publishing incentives for </w:t>
      </w:r>
      <w:del w:id="191" w:author="Matthew Kay" w:date="2016-01-04T17:29:00Z">
        <w:r w:rsidR="00162CDE" w:rsidDel="00EC0AB7">
          <w:delText>C</w:delText>
        </w:r>
      </w:del>
      <w:r w:rsidR="00162CDE">
        <w:t>H</w:t>
      </w:r>
      <w:ins w:id="192" w:author="Matthew Kay" w:date="2016-01-04T17:29:00Z">
        <w:r w:rsidR="00EC0AB7">
          <w:t>C</w:t>
        </w:r>
      </w:ins>
      <w:r w:rsidR="00162CDE">
        <w:t>I: knowledge accrues with each individual, novel study (easily published at CHI), making it unnecessary to publish standalone meta-analyses (less publishable at CHI).</w:t>
      </w:r>
    </w:p>
    <w:p w14:paraId="0C698F84" w14:textId="258E6BF1" w:rsidR="0002541C" w:rsidRDefault="0048068E"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93" w:name="h.fi0b62oy54m" w:colFirst="0" w:colLast="0"/>
      <w:bookmarkEnd w:id="193"/>
      <w:r>
        <w:t>HCI Researchers conduct</w:t>
      </w:r>
      <w:r w:rsidR="0002541C">
        <w:t xml:space="preserve"> </w:t>
      </w:r>
      <w:r>
        <w:t xml:space="preserve">Few </w:t>
      </w:r>
      <w:r w:rsidR="0002541C">
        <w:t xml:space="preserve">Meta-Analyses </w:t>
      </w:r>
    </w:p>
    <w:p w14:paraId="0A819C8A" w14:textId="437C3AFF" w:rsidR="009902C7" w:rsidRDefault="0002541C" w:rsidP="0002541C">
      <w:r>
        <w:t xml:space="preserve">To assess the current state of quantitative knowledge aggregation in HCI, we conducted a review of meta-analyses accessible through the ACM Digital Library, as many of the most prominent HCI publication venues are archived there (e.g. CHI, CSCW, UIST, </w:t>
      </w:r>
      <w:proofErr w:type="spellStart"/>
      <w:r>
        <w:t>UbiComp</w:t>
      </w:r>
      <w:proofErr w:type="spellEnd"/>
      <w:r>
        <w:t xml:space="preserve">, TOCHI). We searched for the terms </w:t>
      </w:r>
      <w:r w:rsidRPr="00137B62">
        <w:rPr>
          <w:i/>
        </w:rPr>
        <w:t>meta-analysis</w:t>
      </w:r>
      <w:r>
        <w:t xml:space="preserve">, </w:t>
      </w:r>
      <w:r w:rsidRPr="00137B62">
        <w:rPr>
          <w:i/>
        </w:rPr>
        <w:t>meta-analyses</w:t>
      </w:r>
      <w:r>
        <w:t xml:space="preserve">, </w:t>
      </w:r>
      <w:proofErr w:type="spellStart"/>
      <w:r w:rsidRPr="00137B62">
        <w:rPr>
          <w:i/>
        </w:rPr>
        <w:t>metaanalysis</w:t>
      </w:r>
      <w:proofErr w:type="spellEnd"/>
      <w:r>
        <w:t xml:space="preserve">, or </w:t>
      </w:r>
      <w:proofErr w:type="spellStart"/>
      <w:r w:rsidRPr="00137B62">
        <w:rPr>
          <w:i/>
        </w:rPr>
        <w:t>metaanalyses</w:t>
      </w:r>
      <w:proofErr w:type="spellEnd"/>
      <w:r>
        <w:t xml:space="preserve"> in the abstract or title fields on Aug 17 2015, yielding 509 unique results. We examined abstracts and eliminated </w:t>
      </w:r>
      <w:commentRangeStart w:id="194"/>
      <w:commentRangeStart w:id="195"/>
      <w:r w:rsidRPr="00137B62">
        <w:t>151</w:t>
      </w:r>
      <w:commentRangeEnd w:id="194"/>
      <w:r w:rsidRPr="00D456ED">
        <w:commentReference w:id="194"/>
      </w:r>
      <w:commentRangeEnd w:id="195"/>
      <w:r w:rsidR="00522CC0">
        <w:rPr>
          <w:rStyle w:val="CommentReference"/>
        </w:rPr>
        <w:commentReference w:id="195"/>
      </w:r>
      <w:r>
        <w:t xml:space="preserve"> </w:t>
      </w:r>
      <w:commentRangeStart w:id="196"/>
      <w:r>
        <w:t>domain</w:t>
      </w:r>
      <w:commentRangeEnd w:id="196"/>
      <w:r w:rsidR="003B4851">
        <w:rPr>
          <w:rStyle w:val="CommentReference"/>
        </w:rPr>
        <w:commentReference w:id="196"/>
      </w:r>
      <w:r>
        <w:t xml:space="preserve">-specific statistical methods and techniques, mostly in biology and machine learning. We examined the full-text </w:t>
      </w:r>
      <w:r w:rsidR="00590F35">
        <w:t>of</w:t>
      </w:r>
      <w:r>
        <w:t xml:space="preserve"> the remaining papers. We found </w:t>
      </w:r>
      <w:r w:rsidRPr="00137B62">
        <w:t xml:space="preserve">40 </w:t>
      </w:r>
      <w:r>
        <w:t xml:space="preserve">dissertations, which we discarded since their results may have been published in other venues. We found </w:t>
      </w:r>
      <w:r w:rsidRPr="00137B62">
        <w:t xml:space="preserve">56 </w:t>
      </w:r>
      <w:r>
        <w:t xml:space="preserve">papers with quantitative meta-analyses, defined as modeling effect sizes or using traditional meta-analysis based on the results of multiple studies found from a literature search with inclusion criteria. Only </w:t>
      </w:r>
      <w:r w:rsidRPr="00137B62">
        <w:t>3</w:t>
      </w:r>
      <w:r>
        <w:t xml:space="preserve"> were published at the venues above</w:t>
      </w:r>
      <w:r w:rsidR="00525CD5">
        <w:t xml:space="preserve"> </w:t>
      </w:r>
      <w:r w:rsidR="00525CD5">
        <w:fldChar w:fldCharType="begin" w:fldLock="1"/>
      </w:r>
      <w:r w:rsidR="00E92B02">
        <w:instrText>ADDIN CSL_CITATION { "citationItems" : [ { "id" : "ITEM-1", "itemData" : { "DOI" : "10.1145/1240624.1240626", "ISBN" : "9781595935939", "ISSN" : "1595935932", "abstract" : "The use of embodied agents, defined as visual human-like representations accompanying a computer interface, is becoming prevalent in applications ranging from educational software to advertisements. In the current work, we assimilate previous empirical compare interfaces with studies which interfaces without agents, both visually embodied agents to using an informal, descriptive technique based on experimental results (46 studies) as well as a formal statistical meta-analysis (25 studies). when analyzing subjective responses (i.e., questionnaire ratings, interviews) than Results revealed significantly larger effect sizes when analyzing behavioral responses such as task performance and memory. Furthermore, the effects of adding an agent to an interface are larger than the effects of animating an agent to behave more realistically. However, the overall effect sizes were quite small (e.g., across studies, adding a face to an interface only explains approximately 2.5% of the variance in results). We discuss the implications for both designers building interfaces as well as social scientists designing experiments to evaluate those interfaces.", "author" : [ { "dropping-particle" : "", "family" : "Yee", "given" : "Nick", "non-dropping-particle" : "", "parse-names" : false, "suffix" : "" }, { "dropping-particle" : "", "family" : "Yee", "given" : "Nick", "non-dropping-particle" : "", "parse-names" : false, "suffix" : "" }, { "dropping-particle" : "", "family" : "Bailenson", "given" : "Jeremy N", "non-dropping-particle" : "", "parse-names" : false, "suffix" : "" }, { "dropping-particle" : "", "family" : "Bailenson", "given" : "Jeremy N", "non-dropping-particle" : "", "parse-names" : false, "suffix" : "" }, { "dropping-particle" : "", "family" : "Rickertsen", "given" : "Kathryn", "non-dropping-particle" : "", "parse-names" : false, "suffix" : "" }, { "dropping-particle" : "", "family" : "Rickertsen", "given" : "Kathryn", "non-dropping-particle" : "", "parse-names" : false, "suffix" : "" } ], "container-title" : "Proceedings of the SIGCHI conference on Human factors in computing systems - CHI '07", "id" : "ITEM-1", "issued" : { "date-parts" : [ [ "2007" ] ] }, "page" : "1", "title" : "A meta-analysis of the impact of the inclusion and realism of human-like faces on user experiences in interfaces", "type" : "article-journal" }, "uris" : [ "http://www.mendeley.com/documents/?uuid=17ae58d1-31e9-4e97-81cc-3ddd7878f0a0" ] }, { "id" : "ITEM-2", "itemData" : { "DOI" : "10.1145/238386.238387", "ISBN" : "0897917774", "abstract" : "Note: OCR errors may be found in this Reference List extracted from the full text article. ACM has opted to expose the complete List rather than only correct and linked references.", "author" : [ { "dropping-particle" : "", "family" : "Weisband", "given" : "Suzanne", "non-dropping-particle" : "", "parse-names" : false, "suffix" : "" }, { "dropping-particle" : "", "family" : "Kiesler", "given" : "S", "non-dropping-particle" : "", "parse-names" : false, "suffix" : "" } ], "container-title" : "ACM Digital Library", "id" : "ITEM-2", "issue" : "96", "issued" : { "date-parts" : [ [ "1996" ] ] }, "page" : "3-10", "title" : "Self Disclosure on Computer Forms : Meta-Analysis and Implications", "type" : "article-journal", "volume" : "CHI" }, "uris" : [ "http://www.mendeley.com/documents/?uuid=6638f65e-b5d9-48d0-98a3-6b362245755b" ] }, { "id" : "ITEM-3", "itemData" : { "DOI" : "10.1145/1240624.1240722", "ISBN" : "9781595935939", "author" : [ { "dropping-particle" : "", "family" : "Hornb\u00e6k", "given" : "Kasper", "non-dropping-particle" : "", "parse-names" : false, "suffix" : "" }, { "dropping-particle" : "", "family" : "Law", "given" : "Effie Lai-Chong", "non-dropping-particle" : "", "parse-names" : false, "suffix" : "" } ], "container-title" : "Proceedings of the SIGCHI conference on Human factors in computing systems - CHI '07", "id" : "ITEM-3", "issued" : { "date-parts" : [ [ "2007" ] ] }, "page" : "617", "publisher" : "ACM Press", "publisher-place" : "New York, New York, USA", "title" : "Meta-analysis of correlations among usability measures", "type" : "article-journal" }, "uris" : [ "http://www.mendeley.com/documents/?uuid=7ab29b61-7a60-450a-82c7-524efa50e71d" ] } ], "mendeley" : { "formattedCitation" : "[9,18,21]", "plainTextFormattedCitation" : "[9,18,21]", "previouslyFormattedCitation" : "[9,18,21]" }, "properties" : { "noteIndex" : 0 }, "schema" : "https://github.com/citation-style-language/schema/raw/master/csl-citation.json" }</w:instrText>
      </w:r>
      <w:r w:rsidR="00525CD5">
        <w:fldChar w:fldCharType="separate"/>
      </w:r>
      <w:r w:rsidR="00525CD5" w:rsidRPr="00525CD5">
        <w:rPr>
          <w:noProof/>
        </w:rPr>
        <w:t>[9,18,21]</w:t>
      </w:r>
      <w:r w:rsidR="00525CD5">
        <w:fldChar w:fldCharType="end"/>
      </w:r>
      <w:ins w:id="197" w:author="Greg Nelson" w:date="2016-01-06T14:32:00Z">
        <w:r w:rsidR="00DA0CD9">
          <w:t>.</w:t>
        </w:r>
      </w:ins>
      <w:r>
        <w:t xml:space="preserve"> This low number prompted us to search the DL full text for “meta-analysis” for the top venues, yielding 159 results. The top 3 results were the meta-analyses we had already found, and we did not find any others after reviewing the abstracts (and full text as needed) from this </w:t>
      </w:r>
      <w:r>
        <w:lastRenderedPageBreak/>
        <w:t xml:space="preserve">additional search. Most meta-analyses were in other journals and communities, from management information systems and HICSS to specialized venues </w:t>
      </w:r>
      <w:r w:rsidRPr="00D456ED">
        <w:t>(</w:t>
      </w:r>
      <w:r w:rsidR="007D23A2">
        <w:t xml:space="preserve">e.g. </w:t>
      </w:r>
      <w:r w:rsidRPr="00137B62">
        <w:rPr>
          <w:rFonts w:eastAsia="Calibri"/>
        </w:rPr>
        <w:t>ICMI '06: Proceedings of the 8th international conference on Multimodal interfaces</w:t>
      </w:r>
      <w:r w:rsidRPr="00D456ED">
        <w:t>).</w:t>
      </w:r>
      <w:r>
        <w:t xml:space="preserve"> </w:t>
      </w:r>
    </w:p>
    <w:p w14:paraId="10A98661" w14:textId="543F9FEA" w:rsidR="0002541C" w:rsidRDefault="009902C7" w:rsidP="0002541C">
      <w:r>
        <w:t>Our search suggests that m</w:t>
      </w:r>
      <w:r w:rsidR="0002541C">
        <w:t xml:space="preserve">eta-analyses are not being </w:t>
      </w:r>
      <w:commentRangeStart w:id="198"/>
      <w:ins w:id="199" w:author="Eric Hekler" w:date="2015-12-30T09:16:00Z">
        <w:del w:id="200" w:author="Matthew Kay" w:date="2016-01-04T16:53:00Z">
          <w:r w:rsidR="008B1725" w:rsidDel="00FB07D8">
            <w:delText>conducted</w:delText>
          </w:r>
        </w:del>
      </w:ins>
      <w:ins w:id="201" w:author="Matthew Kay" w:date="2016-01-04T16:53:00Z">
        <w:r w:rsidR="00FB07D8">
          <w:t>rewarded</w:t>
        </w:r>
        <w:commentRangeEnd w:id="198"/>
        <w:r w:rsidR="00FB07D8">
          <w:rPr>
            <w:rStyle w:val="CommentReference"/>
          </w:rPr>
          <w:commentReference w:id="198"/>
        </w:r>
      </w:ins>
      <w:ins w:id="202" w:author="Matthew Kay" w:date="2016-01-04T16:52:00Z">
        <w:r w:rsidR="00FB07D8">
          <w:t xml:space="preserve"> within the community</w:t>
        </w:r>
      </w:ins>
      <w:del w:id="203" w:author="Eric Hekler" w:date="2015-12-30T09:17:00Z">
        <w:r w:rsidR="0002541C" w:rsidDel="008B1725">
          <w:delText>rewarded by the current publishing incentives of the community</w:delText>
        </w:r>
      </w:del>
      <w:r w:rsidR="0002541C">
        <w:t>.</w:t>
      </w:r>
      <w:r w:rsidR="00C54B4A">
        <w:t xml:space="preserve"> </w:t>
      </w:r>
      <w:r>
        <w:t>The CHI conference is regarded by many as the top publication venue for work in human-computer interaction. Given the paucity of meta-analysis at CHI, it seems clear that the incentives do not currently exist for such work to be published</w:t>
      </w:r>
      <w:r w:rsidR="00AC192D">
        <w:t xml:space="preserve"> there</w:t>
      </w:r>
      <w:ins w:id="204" w:author="Eric Hekler" w:date="2015-12-30T09:17:00Z">
        <w:r w:rsidR="008B1725">
          <w:t xml:space="preserve"> </w:t>
        </w:r>
        <w:commentRangeStart w:id="205"/>
        <w:r w:rsidR="008B1725">
          <w:t>(or plausibly even conducted in the field overall)</w:t>
        </w:r>
      </w:ins>
      <w:r>
        <w:t xml:space="preserve">. </w:t>
      </w:r>
      <w:commentRangeEnd w:id="205"/>
      <w:r w:rsidR="009C5B94">
        <w:rPr>
          <w:rStyle w:val="CommentReference"/>
        </w:rPr>
        <w:commentReference w:id="205"/>
      </w:r>
      <w:r>
        <w:t>However, within the frequentist paradigm, a meta-analysis is the gold standard for quantitative knowledge</w:t>
      </w:r>
      <w:r w:rsidR="00590F35">
        <w:t xml:space="preserve"> accrual</w:t>
      </w:r>
      <w:r w:rsidR="00AC192D">
        <w:t xml:space="preserve">, </w:t>
      </w:r>
      <w:r>
        <w:t>represent</w:t>
      </w:r>
      <w:r w:rsidR="00AC192D">
        <w:t>ing</w:t>
      </w:r>
      <w:r>
        <w:t xml:space="preserve"> the best estimates we can make. </w:t>
      </w:r>
      <w:r w:rsidR="00AC192D">
        <w:t>W</w:t>
      </w:r>
      <w:r>
        <w:t xml:space="preserve">e must either build new incentives for meta-analysis, or find another way to accrue knowledge within the existing incentives. </w:t>
      </w:r>
      <w:ins w:id="206" w:author="Eric Hekler" w:date="2015-12-30T09:17:00Z">
        <w:r w:rsidR="008B1725">
          <w:t xml:space="preserve">We </w:t>
        </w:r>
        <w:del w:id="207" w:author="Matthew Kay" w:date="2016-01-04T16:55:00Z">
          <w:r w:rsidR="008B1725" w:rsidDel="00E63A36">
            <w:delText xml:space="preserve">argue that </w:delText>
          </w:r>
        </w:del>
      </w:ins>
      <w:ins w:id="208" w:author="Matthew Kay" w:date="2016-01-04T16:55:00Z">
        <w:r w:rsidR="00E63A36">
          <w:t xml:space="preserve">believe that </w:t>
        </w:r>
      </w:ins>
      <w:del w:id="209" w:author="Eric Hekler" w:date="2015-12-30T09:17:00Z">
        <w:r w:rsidR="00AC192D" w:rsidDel="008B1725">
          <w:delText>T</w:delText>
        </w:r>
        <w:r w:rsidR="007D23A2" w:rsidDel="008B1725">
          <w:delText xml:space="preserve">hat other way </w:delText>
        </w:r>
        <w:r w:rsidR="00AC192D" w:rsidDel="008B1725">
          <w:delText>is</w:delText>
        </w:r>
        <w:r w:rsidR="007D23A2" w:rsidDel="008B1725">
          <w:delText xml:space="preserve"> </w:delText>
        </w:r>
      </w:del>
      <w:r w:rsidR="007D23A2">
        <w:t>Bayesian analysis</w:t>
      </w:r>
      <w:ins w:id="210" w:author="Eric Hekler" w:date="2015-12-30T09:17:00Z">
        <w:r w:rsidR="008B1725">
          <w:t xml:space="preserve"> is a </w:t>
        </w:r>
        <w:commentRangeStart w:id="211"/>
        <w:r w:rsidR="008B1725">
          <w:t>plausible alternative</w:t>
        </w:r>
      </w:ins>
      <w:commentRangeEnd w:id="211"/>
      <w:r w:rsidR="00E63A36">
        <w:rPr>
          <w:rStyle w:val="CommentReference"/>
        </w:rPr>
        <w:commentReference w:id="211"/>
      </w:r>
      <w:ins w:id="212" w:author="Matthew Kay" w:date="2016-01-04T16:55:00Z">
        <w:r w:rsidR="00E63A36">
          <w:t>.</w:t>
        </w:r>
      </w:ins>
      <w:del w:id="213" w:author="Matthew Kay" w:date="2016-01-04T16:55:00Z">
        <w:r w:rsidR="007D23A2" w:rsidDel="00E63A36">
          <w:delText>.</w:delText>
        </w:r>
      </w:del>
    </w:p>
    <w:p w14:paraId="6075F877" w14:textId="4FCE7C0E"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Contrasting Frequentist </w:t>
      </w:r>
      <w:r w:rsidR="007D23A2">
        <w:t xml:space="preserve">AND BAYESIAN KNOWLEDGE ACCRUAL </w:t>
      </w:r>
      <w:r>
        <w:t>using Simulated Experiments</w:t>
      </w:r>
    </w:p>
    <w:p w14:paraId="28C9CF9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By way of explaining the differences between frequentist meta-analysis and a Bayesian incremental approach to knowledge accrual, in this section we provide an example of these approaches applied in two different hypothetical worlds. Specifically, we examine a series of 4 simulated, hypothetical experiments on the effects of progress indicators on completion rates of online surveys. </w:t>
      </w:r>
    </w:p>
    <w:p w14:paraId="612E8077" w14:textId="44CC6F1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14" w:name="h.8lhpz8gw9lf" w:colFirst="0" w:colLast="0"/>
      <w:bookmarkEnd w:id="214"/>
      <w:r>
        <w:t xml:space="preserve">Domain: </w:t>
      </w:r>
      <w:r w:rsidR="00C54B4A">
        <w:t xml:space="preserve">Varying progress </w:t>
      </w:r>
      <w:r w:rsidR="00D17BE2">
        <w:t>indicators</w:t>
      </w:r>
      <w:r>
        <w:t xml:space="preserve"> in online surveys</w:t>
      </w:r>
    </w:p>
    <w:p w14:paraId="50034B8B" w14:textId="34FA93A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chose this domain because it will be familiar to the </w:t>
      </w:r>
      <w:del w:id="215" w:author="Matthew Kay" w:date="2016-01-04T17:29:00Z">
        <w:r w:rsidDel="00EC0AB7">
          <w:delText>C</w:delText>
        </w:r>
      </w:del>
      <w:r>
        <w:t>H</w:t>
      </w:r>
      <w:ins w:id="216" w:author="Matthew Kay" w:date="2016-01-04T17:29:00Z">
        <w:r w:rsidR="00EC0AB7">
          <w:t>C</w:t>
        </w:r>
      </w:ins>
      <w:r>
        <w:t xml:space="preserve">I audience (as many researchers in our field make use of online surveys), and because a meta-analysis has previously been conducted in this domain by </w:t>
      </w:r>
      <w:proofErr w:type="spellStart"/>
      <w:r>
        <w:t>Villar</w:t>
      </w:r>
      <w:proofErr w:type="spellEnd"/>
      <w:r>
        <w:t xml:space="preserve"> </w:t>
      </w:r>
      <w:r>
        <w:rPr>
          <w:i/>
        </w:rPr>
        <w:t>et al.</w:t>
      </w:r>
      <w:r w:rsidR="00D44708">
        <w:rPr>
          <w:i/>
        </w:rPr>
        <w:fldChar w:fldCharType="begin" w:fldLock="1"/>
      </w:r>
      <w:r w:rsidR="00E92B0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"[17]" }, "properties" : { "noteIndex" : 0 }, "schema" : "https://github.com/citation-style-language/schema/raw/master/csl-citation.json" }</w:instrText>
      </w:r>
      <w:r w:rsidR="00D44708">
        <w:rPr>
          <w:i/>
        </w:rPr>
        <w:fldChar w:fldCharType="separate"/>
      </w:r>
      <w:r w:rsidR="00525CD5" w:rsidRPr="00525CD5">
        <w:rPr>
          <w:noProof/>
        </w:rPr>
        <w:t>[17]</w:t>
      </w:r>
      <w:r w:rsidR="00D44708">
        <w:rPr>
          <w:i/>
        </w:rPr>
        <w:fldChar w:fldCharType="end"/>
      </w:r>
      <w:r w:rsidR="007D23A2">
        <w:t>,</w:t>
      </w:r>
      <w:r>
        <w:t xml:space="preserve"> </w:t>
      </w:r>
      <w:r w:rsidR="00C54B4A">
        <w:t xml:space="preserve">providing us with </w:t>
      </w:r>
      <w:r>
        <w:t xml:space="preserve">realistic effect sizes to use in our simulations. </w:t>
      </w:r>
    </w:p>
    <w:p w14:paraId="2975E612"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That meta-analysis looked at experiments comparing the effects of different types of </w:t>
      </w:r>
      <w:r>
        <w:rPr>
          <w:i/>
        </w:rPr>
        <w:t>progress indicators</w:t>
      </w:r>
      <w:r>
        <w:t xml:space="preserve"> on survey completion rates. A progress indicator is any type of textual or graphical display communicating how much of the survey has been completed so far (“10%”, a graphical progress bar, </w:t>
      </w:r>
      <w:proofErr w:type="spellStart"/>
      <w:r>
        <w:t>etc</w:t>
      </w:r>
      <w:proofErr w:type="spellEnd"/>
      <w:r>
        <w:t xml:space="preserve">). Progress indicators can be distinguished by the relationship between the true progress and the displayed progress. A </w:t>
      </w:r>
      <w:r>
        <w:rPr>
          <w:i/>
        </w:rPr>
        <w:t>constant</w:t>
      </w:r>
      <w:r>
        <w:t xml:space="preserve"> indicator communicates the true progress. Progress in a </w:t>
      </w:r>
      <w:r>
        <w:rPr>
          <w:i/>
        </w:rPr>
        <w:t>fast-to-slow</w:t>
      </w:r>
      <w:r>
        <w:t xml:space="preserve"> indicator starts fast, telling the participant they have made more progress than they actually have near the beginning of the survey, then slows down later. By contrast, a </w:t>
      </w:r>
      <w:r>
        <w:rPr>
          <w:i/>
        </w:rPr>
        <w:t>slow-to-fast</w:t>
      </w:r>
      <w:r>
        <w:t xml:space="preserve"> indicator starts slow, then speeds up near the end of the survey.</w:t>
      </w:r>
    </w:p>
    <w:p w14:paraId="2B07FA76" w14:textId="28F51F7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their meta-analysis, </w:t>
      </w:r>
      <w:proofErr w:type="spellStart"/>
      <w:r>
        <w:t>Villar</w:t>
      </w:r>
      <w:proofErr w:type="spellEnd"/>
      <w:r>
        <w:t xml:space="preserve"> </w:t>
      </w:r>
      <w:r>
        <w:rPr>
          <w:i/>
        </w:rPr>
        <w:t xml:space="preserve">et al. </w:t>
      </w:r>
      <w:r w:rsidR="00D44708">
        <w:rPr>
          <w:i/>
        </w:rPr>
        <w:fldChar w:fldCharType="begin" w:fldLock="1"/>
      </w:r>
      <w:r w:rsidR="00E92B0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"[17]" }, "properties" : { "noteIndex" : 0 }, "schema" : "https://github.com/citation-style-language/schema/raw/master/csl-citation.json" }</w:instrText>
      </w:r>
      <w:r w:rsidR="00D44708">
        <w:rPr>
          <w:i/>
        </w:rPr>
        <w:fldChar w:fldCharType="separate"/>
      </w:r>
      <w:r w:rsidR="00525CD5" w:rsidRPr="00525CD5">
        <w:rPr>
          <w:noProof/>
        </w:rPr>
        <w:t>[17]</w:t>
      </w:r>
      <w:r w:rsidR="00D44708">
        <w:rPr>
          <w:i/>
        </w:rPr>
        <w:fldChar w:fldCharType="end"/>
      </w:r>
      <w:r w:rsidR="00D44708">
        <w:t>,</w:t>
      </w:r>
      <w:r>
        <w:t xml:space="preserve"> found that using a </w:t>
      </w:r>
      <w:r>
        <w:rPr>
          <w:i/>
        </w:rPr>
        <w:t>slow-to-fast</w:t>
      </w:r>
      <w:r>
        <w:t xml:space="preserve"> progress indicator</w:t>
      </w:r>
      <w:r w:rsidR="00D17BE2">
        <w:t xml:space="preserve"> </w:t>
      </w:r>
      <w:r>
        <w:t>decreased the probability that a person would complete the survey. They found an effect size (as a log odds ratio</w:t>
      </w:r>
      <w:r>
        <w:rPr>
          <w:vertAlign w:val="superscript"/>
        </w:rPr>
        <w:footnoteReference w:id="3"/>
      </w:r>
      <w:r>
        <w:t>) of ~-0.45.</w:t>
      </w:r>
      <w:r>
        <w:rPr>
          <w:vertAlign w:val="superscript"/>
        </w:rPr>
        <w:footnoteReference w:id="4"/>
      </w:r>
      <w:r>
        <w:t xml:space="preserve"> A log odds ratio </w:t>
      </w:r>
      <w:commentRangeStart w:id="218"/>
      <w:commentRangeStart w:id="219"/>
      <w:r>
        <w:lastRenderedPageBreak/>
        <w:t xml:space="preserve">of -0.45 means that in a survey that would otherwise have a completion rate of 50%, we would expect the same survey with a </w:t>
      </w:r>
      <w:r>
        <w:rPr>
          <w:i/>
        </w:rPr>
        <w:t>slow-to-fast</w:t>
      </w:r>
      <w:r>
        <w:t xml:space="preserve"> progress indicator to have a completion rate of ~39%.</w:t>
      </w:r>
      <w:commentRangeEnd w:id="218"/>
      <w:r w:rsidR="008B1725">
        <w:rPr>
          <w:rStyle w:val="CommentReference"/>
        </w:rPr>
        <w:commentReference w:id="218"/>
      </w:r>
      <w:commentRangeEnd w:id="219"/>
      <w:r w:rsidR="006B1D53">
        <w:rPr>
          <w:rStyle w:val="CommentReference"/>
        </w:rPr>
        <w:commentReference w:id="219"/>
      </w:r>
    </w:p>
    <w:p w14:paraId="6C20440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20" w:name="h.ktgc8lzco6fd" w:colFirst="0" w:colLast="0"/>
      <w:bookmarkEnd w:id="220"/>
      <w:r>
        <w:t>Simulation Method</w:t>
      </w:r>
    </w:p>
    <w:p w14:paraId="2CDDAA9D" w14:textId="64BDA89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To compare Bayesian and frequentist approaches, we will simulate 100 hypothetical “worlds” in which we know the true effect of different progress bar types on completion rates, and then run the same series of 4 experiments in each world. Each experiment could represent an experiment run by different authors</w:t>
      </w:r>
      <w:r w:rsidR="000305CA">
        <w:t>, thus representing the error that would be present from a single study, the current primary mechanism for estimating effect sizes</w:t>
      </w:r>
      <w:r>
        <w:t>. We will conduct analyses on each world as if 1) all authors take a frequentist approach or 2) all authors take a Bayesian approach.</w:t>
      </w:r>
      <w:r w:rsidR="000305CA">
        <w:t xml:space="preserve"> </w:t>
      </w:r>
    </w:p>
    <w:p w14:paraId="03B691A4" w14:textId="5D676C21" w:rsidR="000305CA" w:rsidRDefault="0002541C" w:rsidP="000305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the purposes of our simulations, we will consider the true effect of a </w:t>
      </w:r>
      <w:r>
        <w:rPr>
          <w:i/>
        </w:rPr>
        <w:t>slow-to-fast</w:t>
      </w:r>
      <w:r>
        <w:t xml:space="preserve"> progress bar on the log-odds of the completion of a survey to be -0.45, as suggested by the meta-analysis of </w:t>
      </w:r>
      <w:proofErr w:type="spellStart"/>
      <w:r>
        <w:t>Villar</w:t>
      </w:r>
      <w:proofErr w:type="spellEnd"/>
      <w:r>
        <w:t xml:space="preserve"> </w:t>
      </w:r>
      <w:r>
        <w:rPr>
          <w:i/>
        </w:rPr>
        <w:t>et al.</w:t>
      </w:r>
      <w:r>
        <w:t xml:space="preserve"> </w:t>
      </w:r>
      <w:r w:rsidR="00D44708">
        <w:rPr>
          <w:i/>
        </w:rPr>
        <w:fldChar w:fldCharType="begin" w:fldLock="1"/>
      </w:r>
      <w:r w:rsidR="00E92B0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"[17]" }, "properties" : { "noteIndex" : 0 }, "schema" : "https://github.com/citation-style-language/schema/raw/master/csl-citation.json" }</w:instrText>
      </w:r>
      <w:r w:rsidR="00D44708">
        <w:rPr>
          <w:i/>
        </w:rPr>
        <w:fldChar w:fldCharType="separate"/>
      </w:r>
      <w:r w:rsidR="00525CD5" w:rsidRPr="00525CD5">
        <w:rPr>
          <w:noProof/>
        </w:rPr>
        <w:t>[17]</w:t>
      </w:r>
      <w:r w:rsidR="00D44708">
        <w:rPr>
          <w:i/>
        </w:rPr>
        <w:fldChar w:fldCharType="end"/>
      </w:r>
      <w:r>
        <w:t xml:space="preserve">. We will also surmise a similarly-sized effect of </w:t>
      </w:r>
      <w:r>
        <w:rPr>
          <w:i/>
        </w:rPr>
        <w:t xml:space="preserve">fast-to-slow </w:t>
      </w:r>
      <w:r>
        <w:t>progress indicators, in the opposite direction, of 0.45.</w:t>
      </w:r>
      <w:r>
        <w:rPr>
          <w:vertAlign w:val="superscript"/>
        </w:rPr>
        <w:footnoteReference w:id="5"/>
      </w:r>
      <w:r w:rsidR="000305CA">
        <w:t xml:space="preserve"> This ap</w:t>
      </w:r>
      <w:r w:rsidR="00AC192D">
        <w:t xml:space="preserve">proach supports </w:t>
      </w:r>
      <w:r w:rsidR="000305CA">
        <w:t>exam</w:t>
      </w:r>
      <w:r w:rsidR="00AC192D">
        <w:t xml:space="preserve">ination of knowledge </w:t>
      </w:r>
      <w:r w:rsidR="000305CA">
        <w:t>accru</w:t>
      </w:r>
      <w:r w:rsidR="00AC192D">
        <w:t>al</w:t>
      </w:r>
      <w:r w:rsidR="000305CA">
        <w:t xml:space="preserve"> in both worlds and al</w:t>
      </w:r>
      <w:r w:rsidR="00AC192D">
        <w:t>lows</w:t>
      </w:r>
      <w:r w:rsidR="000305CA">
        <w:t xml:space="preserve"> com</w:t>
      </w:r>
      <w:r w:rsidR="00AC192D">
        <w:t>parison</w:t>
      </w:r>
      <w:r w:rsidR="000305CA">
        <w:t xml:space="preserve"> to the known fact (because we define it in the simulation) that there is an effect size of -0.45 (</w:t>
      </w:r>
      <w:r w:rsidR="000305CA" w:rsidRPr="00137B62">
        <w:rPr>
          <w:i/>
        </w:rPr>
        <w:t>slow-to-fast</w:t>
      </w:r>
      <w:r w:rsidR="000305CA">
        <w:t>) and 0.45 (</w:t>
      </w:r>
      <w:r w:rsidR="000305CA" w:rsidRPr="00137B62">
        <w:rPr>
          <w:i/>
        </w:rPr>
        <w:t>fast-to-slow</w:t>
      </w:r>
      <w:r w:rsidR="000305CA">
        <w:t xml:space="preserve">) compared to no indicator. </w:t>
      </w:r>
    </w:p>
    <w:p w14:paraId="118B5B92" w14:textId="629AD49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each world, we simulate the results of 4 experiments:</w:t>
      </w:r>
    </w:p>
    <w:p w14:paraId="2A44B08E" w14:textId="655C2996" w:rsidR="0002541C" w:rsidRDefault="0002541C" w:rsidP="0002541C">
      <w:pPr>
        <w:pStyle w:val="Bullet"/>
        <w:rPr>
          <w:b/>
        </w:rPr>
      </w:pPr>
      <w:r>
        <w:rPr>
          <w:b/>
        </w:rPr>
        <w:t>Experiments 1-3</w:t>
      </w:r>
      <w:r>
        <w:t xml:space="preserve"> </w:t>
      </w:r>
      <w:r w:rsidR="006B79DE">
        <w:t>have between-</w:t>
      </w:r>
      <w:r w:rsidR="00D17BE2">
        <w:t xml:space="preserve">subjects designs </w:t>
      </w:r>
      <w:r>
        <w:t>compar</w:t>
      </w:r>
      <w:r w:rsidR="00D17BE2">
        <w:t>ing</w:t>
      </w:r>
      <w:r>
        <w:t xml:space="preserve"> a </w:t>
      </w:r>
      <w:r>
        <w:rPr>
          <w:i/>
        </w:rPr>
        <w:t>fast-to-slow</w:t>
      </w:r>
      <w:r>
        <w:t xml:space="preserve"> progress indicator against a control condition of no indicator.</w:t>
      </w:r>
    </w:p>
    <w:p w14:paraId="2835FA20" w14:textId="3799BBEF" w:rsidR="0002541C" w:rsidRDefault="0002541C" w:rsidP="0002541C">
      <w:pPr>
        <w:pStyle w:val="Bullet"/>
        <w:rPr>
          <w:b/>
        </w:rPr>
      </w:pPr>
      <w:r>
        <w:rPr>
          <w:b/>
        </w:rPr>
        <w:t>Experiment 4</w:t>
      </w:r>
      <w:r>
        <w:t xml:space="preserve"> also compares a </w:t>
      </w:r>
      <w:r>
        <w:rPr>
          <w:i/>
        </w:rPr>
        <w:t>fast-to-slow</w:t>
      </w:r>
      <w:r>
        <w:t xml:space="preserve"> progress indicator against a control condition, but adds an additional </w:t>
      </w:r>
      <w:r>
        <w:rPr>
          <w:i/>
        </w:rPr>
        <w:t xml:space="preserve">slow-to-fast </w:t>
      </w:r>
      <w:r>
        <w:t xml:space="preserve">indicator. We can think of this experiment as representing one of the common ways that partial replication happens in the </w:t>
      </w:r>
      <w:del w:id="221" w:author="Matthew Kay" w:date="2016-01-04T17:29:00Z">
        <w:r w:rsidDel="00EC0AB7">
          <w:delText>C</w:delText>
        </w:r>
      </w:del>
      <w:r>
        <w:t>H</w:t>
      </w:r>
      <w:ins w:id="222" w:author="Matthew Kay" w:date="2016-01-04T17:29:00Z">
        <w:r w:rsidR="00EC0AB7">
          <w:t>C</w:t>
        </w:r>
      </w:ins>
      <w:r>
        <w:t>I community: through comparison</w:t>
      </w:r>
      <w:ins w:id="223" w:author="Eric Hekler" w:date="2015-12-30T09:23:00Z">
        <w:r w:rsidR="008B1725">
          <w:t>.</w:t>
        </w:r>
      </w:ins>
      <w:r>
        <w:t xml:space="preserve"> to previous state-of-the-art results. Perhaps some authors, having seen the success of </w:t>
      </w:r>
      <w:r>
        <w:rPr>
          <w:i/>
        </w:rPr>
        <w:t xml:space="preserve">fast-to-slow </w:t>
      </w:r>
      <w:r>
        <w:t xml:space="preserve">indicators, wished to know how the opposite type of indicator might perform (or perhaps conducted this experiment as part of </w:t>
      </w:r>
      <w:r>
        <w:lastRenderedPageBreak/>
        <w:t xml:space="preserve">work to establish a more complete theory explaining </w:t>
      </w:r>
      <w:r>
        <w:rPr>
          <w:i/>
        </w:rPr>
        <w:t>why</w:t>
      </w:r>
      <w:r>
        <w:t xml:space="preserve"> we see these particular results).</w:t>
      </w:r>
    </w:p>
    <w:p w14:paraId="39C95C7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simplicity of exposition, we assume the same experimental design in each case: a between-subjects design with 100 participants per condition (thus, 200 participants in experiments 1-3 and 300 in experiment 4). This is similar to the number of participants in the studies in </w:t>
      </w:r>
      <w:proofErr w:type="spellStart"/>
      <w:r>
        <w:t>Villar</w:t>
      </w:r>
      <w:proofErr w:type="spellEnd"/>
      <w:r>
        <w:t xml:space="preserve"> </w:t>
      </w:r>
      <w:r>
        <w:rPr>
          <w:i/>
        </w:rPr>
        <w:t>et al.</w:t>
      </w:r>
      <w:r>
        <w:t>’s meta-analysis, and is a reasonable number to expect to respond to an online survey. The between-subjects design is necessary primarily because it is difficult to ask someone to take the same survey twice and observe their drop-out rates.</w:t>
      </w:r>
    </w:p>
    <w:p w14:paraId="7CEE1075"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24" w:name="h.y3op86qbe8qr" w:colFirst="0" w:colLast="0"/>
      <w:bookmarkEnd w:id="224"/>
      <w:r>
        <w:t>Frequentist analysis</w:t>
      </w:r>
    </w:p>
    <w:p w14:paraId="53FA4BAB" w14:textId="78A9ACFD" w:rsidR="0002541C" w:rsidRDefault="0013374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56704" behindDoc="0" locked="0" layoutInCell="1" allowOverlap="1" wp14:anchorId="59DC8238" wp14:editId="747E03B3">
                <wp:simplePos x="0" y="0"/>
                <wp:positionH relativeFrom="margin">
                  <wp:posOffset>0</wp:posOffset>
                </wp:positionH>
                <wp:positionV relativeFrom="margin">
                  <wp:posOffset>3810</wp:posOffset>
                </wp:positionV>
                <wp:extent cx="6391275" cy="3224530"/>
                <wp:effectExtent l="0" t="0" r="952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3224530"/>
                        </a:xfrm>
                        <a:prstGeom prst="rect">
                          <a:avLst/>
                        </a:prstGeom>
                        <a:noFill/>
                        <a:ln w="9525">
                          <a:noFill/>
                          <a:miter lim="800000"/>
                          <a:headEnd/>
                          <a:tailEnd/>
                        </a:ln>
                      </wps:spPr>
                      <wps:txbx>
                        <w:txbxContent>
                          <w:p w14:paraId="1E87DFFD" w14:textId="453AA2FC" w:rsidR="00B702F9" w:rsidRDefault="00B702F9"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p>
                          <w:p w14:paraId="08D2DD76" w14:textId="77777777" w:rsidR="00B702F9" w:rsidRDefault="00B702F9">
                            <w:pPr>
                              <w:pStyle w:val="Caption"/>
                              <w:spacing w:before="0" w:after="0"/>
                              <w:rPr>
                                <w:ins w:id="225" w:author="Greg Nelson" w:date="2016-01-06T14:50:00Z"/>
                              </w:rPr>
                              <w:pPrChange w:id="226" w:author="Greg Nelson" w:date="2016-01-06T14:50:00Z">
                                <w:pPr>
                                  <w:pStyle w:val="Caption"/>
                                </w:pPr>
                              </w:pPrChange>
                            </w:pPr>
                            <w:bookmarkStart w:id="227" w:name="_Ref430911630"/>
                            <w:r>
                              <w:t xml:space="preserve">Figure </w:t>
                            </w:r>
                            <w:r w:rsidR="0054080B">
                              <w:fldChar w:fldCharType="begin"/>
                            </w:r>
                            <w:r w:rsidR="0054080B">
                              <w:instrText xml:space="preserve"> SEQ Figure \* ARABIC </w:instrText>
                            </w:r>
                            <w:r w:rsidR="0054080B">
                              <w:fldChar w:fldCharType="separate"/>
                            </w:r>
                            <w:r>
                              <w:rPr>
                                <w:noProof/>
                              </w:rPr>
                              <w:t>1</w:t>
                            </w:r>
                            <w:r w:rsidR="0054080B">
                              <w:rPr>
                                <w:noProof/>
                              </w:rPr>
                              <w:fldChar w:fldCharType="end"/>
                            </w:r>
                            <w:bookmarkEnd w:id="227"/>
                            <w:r>
                              <w:t xml:space="preserve">. Forest plots of effects from the frequentist and Bayesian analyses applied to one of our simulated worlds </w:t>
                            </w:r>
                          </w:p>
                          <w:p w14:paraId="07DD3480" w14:textId="1C86AC18" w:rsidR="00B702F9" w:rsidRDefault="00B702F9">
                            <w:pPr>
                              <w:pStyle w:val="Caption"/>
                              <w:spacing w:before="0" w:after="0"/>
                              <w:pPrChange w:id="228" w:author="Greg Nelson" w:date="2016-01-06T14:50:00Z">
                                <w:pPr>
                                  <w:pStyle w:val="Caption"/>
                                </w:pPr>
                              </w:pPrChange>
                            </w:pPr>
                            <w:proofErr w:type="gramStart"/>
                            <w:r>
                              <w:t>with</w:t>
                            </w:r>
                            <w:proofErr w:type="gramEnd"/>
                            <w:r>
                              <w:t xml:space="preserve"> 100 participants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DC8238" id="_x0000_s1027" type="#_x0000_t202" style="position:absolute;left:0;text-align:left;margin-left:0;margin-top:.3pt;width:503.25pt;height:253.9pt;z-index:251656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" filled="f" stroked="f">
                <v:textbox style="mso-fit-shape-to-text:t" inset="0,0,0,0">
                  <w:txbxContent>
                    <w:p w14:paraId="1E87DFFD" w14:textId="453AA2FC" w:rsidR="00B702F9" w:rsidRDefault="00B702F9"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p>
                    <w:p w14:paraId="08D2DD76" w14:textId="77777777" w:rsidR="00B702F9" w:rsidRDefault="00B702F9">
                      <w:pPr>
                        <w:pStyle w:val="Caption"/>
                        <w:spacing w:before="0" w:after="0"/>
                        <w:rPr>
                          <w:ins w:id="229" w:author="Greg Nelson" w:date="2016-01-06T14:50:00Z"/>
                        </w:rPr>
                        <w:pPrChange w:id="230" w:author="Greg Nelson" w:date="2016-01-06T14:50:00Z">
                          <w:pPr>
                            <w:pStyle w:val="Caption"/>
                          </w:pPr>
                        </w:pPrChange>
                      </w:pPr>
                      <w:bookmarkStart w:id="231" w:name="_Ref430911630"/>
                      <w:r>
                        <w:t xml:space="preserve">Figure </w:t>
                      </w:r>
                      <w:r w:rsidR="0054080B">
                        <w:fldChar w:fldCharType="begin"/>
                      </w:r>
                      <w:r w:rsidR="0054080B">
                        <w:instrText xml:space="preserve"> SEQ Figure \* ARABIC </w:instrText>
                      </w:r>
                      <w:r w:rsidR="0054080B">
                        <w:fldChar w:fldCharType="separate"/>
                      </w:r>
                      <w:r>
                        <w:rPr>
                          <w:noProof/>
                        </w:rPr>
                        <w:t>1</w:t>
                      </w:r>
                      <w:r w:rsidR="0054080B">
                        <w:rPr>
                          <w:noProof/>
                        </w:rPr>
                        <w:fldChar w:fldCharType="end"/>
                      </w:r>
                      <w:bookmarkEnd w:id="231"/>
                      <w:r>
                        <w:t xml:space="preserve">. Forest plots of effects from the frequentist and Bayesian analyses applied to one of our simulated worlds </w:t>
                      </w:r>
                    </w:p>
                    <w:p w14:paraId="07DD3480" w14:textId="1C86AC18" w:rsidR="00B702F9" w:rsidRDefault="00B702F9">
                      <w:pPr>
                        <w:pStyle w:val="Caption"/>
                        <w:spacing w:before="0" w:after="0"/>
                        <w:pPrChange w:id="232" w:author="Greg Nelson" w:date="2016-01-06T14:50:00Z">
                          <w:pPr>
                            <w:pStyle w:val="Caption"/>
                          </w:pPr>
                        </w:pPrChange>
                      </w:pPr>
                      <w:proofErr w:type="gramStart"/>
                      <w:r>
                        <w:t>with</w:t>
                      </w:r>
                      <w:proofErr w:type="gramEnd"/>
                      <w:r>
                        <w:t xml:space="preserve"> 100 participants per condition.</w:t>
                      </w:r>
                    </w:p>
                  </w:txbxContent>
                </v:textbox>
                <w10:wrap type="square" anchorx="margin" anchory="margin"/>
              </v:shape>
            </w:pict>
          </mc:Fallback>
        </mc:AlternateContent>
      </w:r>
      <w:r w:rsidR="0002541C">
        <w:t xml:space="preserve">In the frequentist analysis, we conduct a logistic regression in each experiment to model the probability of </w:t>
      </w:r>
      <w:r w:rsidR="0002541C">
        <w:rPr>
          <w:i/>
        </w:rPr>
        <w:t xml:space="preserve">completion </w:t>
      </w:r>
      <w:r w:rsidR="0002541C">
        <w:t>based on</w:t>
      </w:r>
      <w:r w:rsidR="00D17BE2">
        <w:t xml:space="preserve"> the</w:t>
      </w:r>
      <w:r w:rsidR="0002541C">
        <w:t xml:space="preserve"> </w:t>
      </w:r>
      <w:r w:rsidR="0002541C">
        <w:rPr>
          <w:i/>
        </w:rPr>
        <w:t>progress indicator</w:t>
      </w:r>
      <w:r w:rsidR="00D17BE2">
        <w:rPr>
          <w:i/>
        </w:rPr>
        <w:t xml:space="preserve"> condition</w:t>
      </w:r>
      <w:r w:rsidR="0002541C">
        <w:t>:</w:t>
      </w:r>
      <w:r w:rsidR="0002541C">
        <w:rPr>
          <w:i/>
        </w:rPr>
        <w:t xml:space="preserve"> control </w:t>
      </w:r>
      <w:r w:rsidR="0002541C">
        <w:t xml:space="preserve">(no indicator), </w:t>
      </w:r>
      <w:r w:rsidR="0002541C">
        <w:rPr>
          <w:i/>
        </w:rPr>
        <w:t>fast-to-slow</w:t>
      </w:r>
      <w:r w:rsidR="0002541C">
        <w:t xml:space="preserve">, and </w:t>
      </w:r>
      <w:r w:rsidR="0002541C">
        <w:rPr>
          <w:i/>
        </w:rPr>
        <w:t>slow-to-fast</w:t>
      </w:r>
      <w:r w:rsidR="0002541C">
        <w:t xml:space="preserve"> (experiment 4 only). In addition, after all four experiments are analyzed, we conduct a meta-analysis on the log-odds ratios for the effect of the </w:t>
      </w:r>
      <w:r w:rsidR="0002541C">
        <w:rPr>
          <w:i/>
        </w:rPr>
        <w:t>fast-to-slow</w:t>
      </w:r>
      <w:r w:rsidR="0002541C">
        <w:t xml:space="preserve"> progress indicator, as in </w:t>
      </w:r>
      <w:proofErr w:type="spellStart"/>
      <w:r w:rsidR="0002541C">
        <w:t>Villar</w:t>
      </w:r>
      <w:proofErr w:type="spellEnd"/>
      <w:r w:rsidR="0002541C">
        <w:t xml:space="preserve"> </w:t>
      </w:r>
      <w:r w:rsidR="0002541C">
        <w:rPr>
          <w:i/>
        </w:rPr>
        <w:t>et al.</w:t>
      </w:r>
      <w:r w:rsidR="0002541C">
        <w:t xml:space="preserve"> </w:t>
      </w:r>
      <w:r w:rsidR="00D44708">
        <w:rPr>
          <w:i/>
        </w:rPr>
        <w:fldChar w:fldCharType="begin" w:fldLock="1"/>
      </w:r>
      <w:r w:rsidR="00E92B0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"[17]" }, "properties" : { "noteIndex" : 0 }, "schema" : "https://github.com/citation-style-language/schema/raw/master/csl-citation.json" }</w:instrText>
      </w:r>
      <w:r w:rsidR="00D44708">
        <w:rPr>
          <w:i/>
        </w:rPr>
        <w:fldChar w:fldCharType="separate"/>
      </w:r>
      <w:r w:rsidR="00525CD5" w:rsidRPr="00525CD5">
        <w:rPr>
          <w:noProof/>
        </w:rPr>
        <w:t>[17]</w:t>
      </w:r>
      <w:r w:rsidR="00D44708">
        <w:rPr>
          <w:i/>
        </w:rPr>
        <w:fldChar w:fldCharType="end"/>
      </w:r>
      <w:r w:rsidR="0002541C">
        <w:t>. This yields a final, more precise estimate of the effect of that indicator based on the preceding four experiments.</w:t>
      </w:r>
    </w:p>
    <w:p w14:paraId="4435C001"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33" w:name="h.ctmchuoa4g4" w:colFirst="0" w:colLast="0"/>
      <w:bookmarkEnd w:id="233"/>
      <w:r>
        <w:t>Bayesian analysis</w:t>
      </w:r>
    </w:p>
    <w:p w14:paraId="5D13BAE2" w14:textId="029300D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w:t>
      </w:r>
      <w:r w:rsidR="000305CA">
        <w:t xml:space="preserve">Bayesian </w:t>
      </w:r>
      <w:r>
        <w:t xml:space="preserve">analysis of each world, we also conduct a logistic regression in each experiment to model the probability of </w:t>
      </w:r>
      <w:r>
        <w:rPr>
          <w:i/>
        </w:rPr>
        <w:t xml:space="preserve">completion </w:t>
      </w:r>
      <w:r>
        <w:t xml:space="preserve">based on </w:t>
      </w:r>
      <w:r>
        <w:rPr>
          <w:i/>
        </w:rPr>
        <w:t>progress indicator</w:t>
      </w:r>
      <w:r>
        <w:t xml:space="preserve">. However, we do not conduct a final meta-analysis. Instead, </w:t>
      </w:r>
      <w:r w:rsidR="000262EA">
        <w:t xml:space="preserve">starting with experiment 2, </w:t>
      </w:r>
      <w:r>
        <w:t xml:space="preserve">we build upon the previous results by using the posterior distribution </w:t>
      </w:r>
      <w:r w:rsidR="000305CA">
        <w:t>(i.e., estimates from the previous study)</w:t>
      </w:r>
      <w:r w:rsidR="00C755E5">
        <w:t xml:space="preserve"> </w:t>
      </w:r>
      <w:r>
        <w:t xml:space="preserve">of the estimated effect of the </w:t>
      </w:r>
      <w:r>
        <w:rPr>
          <w:i/>
        </w:rPr>
        <w:t>fast-to-slow</w:t>
      </w:r>
      <w:r>
        <w:t xml:space="preserve"> progress indicator in experiment </w:t>
      </w:r>
      <w:proofErr w:type="spellStart"/>
      <w:r>
        <w:rPr>
          <w:i/>
        </w:rPr>
        <w:t>i</w:t>
      </w:r>
      <w:proofErr w:type="spellEnd"/>
      <w:r>
        <w:t xml:space="preserve"> as the prior for that effect in experiment </w:t>
      </w:r>
      <w:proofErr w:type="spellStart"/>
      <w:r>
        <w:rPr>
          <w:i/>
        </w:rPr>
        <w:t>i</w:t>
      </w:r>
      <w:proofErr w:type="spellEnd"/>
      <w:r>
        <w:rPr>
          <w:i/>
        </w:rPr>
        <w:t xml:space="preserve"> + 1</w:t>
      </w:r>
      <w:r>
        <w:t xml:space="preserve">. </w:t>
      </w:r>
      <w:ins w:id="234" w:author="Greg Nelson" w:date="2016-01-06T14:52:00Z">
        <w:r w:rsidR="005B1642">
          <w:t>T</w:t>
        </w:r>
      </w:ins>
      <w:del w:id="235" w:author="Greg Nelson" w:date="2016-01-06T14:52:00Z">
        <w:r w:rsidDel="005B1642">
          <w:delText>We assume t</w:delText>
        </w:r>
      </w:del>
      <w:r>
        <w:t xml:space="preserve">his could happen, for example, if the author of experiment </w:t>
      </w:r>
      <w:proofErr w:type="spellStart"/>
      <w:r>
        <w:rPr>
          <w:i/>
        </w:rPr>
        <w:t>i</w:t>
      </w:r>
      <w:proofErr w:type="spellEnd"/>
      <w:r>
        <w:rPr>
          <w:i/>
        </w:rPr>
        <w:t xml:space="preserve"> + 1 </w:t>
      </w:r>
      <w:r>
        <w:t>had read the previous paper, and therefore was able to use the posterior estimate from that paper in their analysis</w:t>
      </w:r>
      <w:r w:rsidR="000305CA">
        <w:t xml:space="preserve"> (previous study’s posterior becomes the next study’s prior)</w:t>
      </w:r>
      <w:r>
        <w:t xml:space="preserve">. This </w:t>
      </w:r>
      <w:r w:rsidR="000305CA">
        <w:t xml:space="preserve">results in </w:t>
      </w:r>
      <w:r>
        <w:t>incremental</w:t>
      </w:r>
      <w:r w:rsidR="000305CA">
        <w:t xml:space="preserve"> knowledge </w:t>
      </w:r>
      <w:r>
        <w:t>accumulati</w:t>
      </w:r>
      <w:r w:rsidR="000305CA">
        <w:t>on without a</w:t>
      </w:r>
      <w:r>
        <w:t xml:space="preserve"> meta-analysis.</w:t>
      </w:r>
    </w:p>
    <w:p w14:paraId="58F545BE" w14:textId="52736C9E"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experiment 4, we must also place a prior on the new </w:t>
      </w:r>
      <w:r>
        <w:rPr>
          <w:i/>
        </w:rPr>
        <w:t xml:space="preserve">slow-to-fast </w:t>
      </w:r>
      <w:r>
        <w:t>indicator. We use a Cauchy</w:t>
      </w:r>
      <w:r>
        <w:rPr>
          <w:vertAlign w:val="superscript"/>
        </w:rPr>
        <w:footnoteReference w:id="6"/>
      </w:r>
      <w:r>
        <w:t xml:space="preserve"> distribution centered at 0 (no effect) with a scale equal to the furthest point in the 95% credibility interval</w:t>
      </w:r>
      <w:r w:rsidR="00C61C18">
        <w:rPr>
          <w:rStyle w:val="FootnoteReference"/>
        </w:rPr>
        <w:footnoteReference w:id="7"/>
      </w:r>
      <w:r>
        <w:t xml:space="preserve"> of the estimated effect of </w:t>
      </w:r>
      <w:r>
        <w:rPr>
          <w:i/>
        </w:rPr>
        <w:t xml:space="preserve">fast-to-slow </w:t>
      </w:r>
      <w:r>
        <w:t>in experiment 3.</w:t>
      </w:r>
      <w:r w:rsidR="000262EA">
        <w:t xml:space="preserve"> </w:t>
      </w:r>
      <w:r>
        <w:t xml:space="preserve">This prior is weakly-informed: it expresses a belief that fast-to-slow might reasonably have about twice the effect (positively or negatively) that </w:t>
      </w:r>
      <w:r>
        <w:rPr>
          <w:i/>
        </w:rPr>
        <w:t xml:space="preserve">slow-to-fast </w:t>
      </w:r>
      <w:r>
        <w:t>does compared to control condition.</w:t>
      </w:r>
      <w:r w:rsidR="004110D7">
        <w:t xml:space="preserve"> While it is beyond the scope of this paper to discuss </w:t>
      </w:r>
      <w:r w:rsidR="000305CA">
        <w:t xml:space="preserve">the various </w:t>
      </w:r>
      <w:r w:rsidR="004110D7">
        <w:t xml:space="preserve">strategies for setting priors, this is a core topic in any book on Bayesian analysis (see e.g. </w:t>
      </w:r>
      <w:r w:rsidR="00D44708" w:rsidRPr="00137B62">
        <w:fldChar w:fldCharType="begin" w:fldLock="1"/>
      </w:r>
      <w:r w:rsidR="00E92B02">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"[14]", "plainTextFormattedCitation" : "[14]", "previouslyFormattedCitation" : "[14]" }, "properties" : { "noteIndex" : 0 }, "schema" : "https://github.com/citation-style-language/schema/raw/master/csl-citation.json" }</w:instrText>
      </w:r>
      <w:r w:rsidR="00D44708" w:rsidRPr="00137B62">
        <w:fldChar w:fldCharType="separate"/>
      </w:r>
      <w:r w:rsidR="00525CD5" w:rsidRPr="00525CD5">
        <w:rPr>
          <w:noProof/>
        </w:rPr>
        <w:t>[14]</w:t>
      </w:r>
      <w:r w:rsidR="00D44708" w:rsidRPr="00137B62">
        <w:fldChar w:fldCharType="end"/>
      </w:r>
      <w:r w:rsidR="004110D7">
        <w:t>).</w:t>
      </w:r>
    </w:p>
    <w:p w14:paraId="54817B77" w14:textId="448ADE64"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36" w:name="h.oqgmlfe0lndx" w:colFirst="0" w:colLast="0"/>
      <w:bookmarkEnd w:id="236"/>
      <w:r>
        <w:t>Results</w:t>
      </w:r>
    </w:p>
    <w:p w14:paraId="066A5E39"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37" w:name="h.q3r5mt23g97x" w:colFirst="0" w:colLast="0"/>
      <w:bookmarkEnd w:id="237"/>
      <w:r>
        <w:t>In a single world</w:t>
      </w:r>
    </w:p>
    <w:p w14:paraId="2ECE8805" w14:textId="5D6EDC7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Before </w:t>
      </w:r>
      <w:r w:rsidR="000262EA">
        <w:t>contrasting the Bayesian and frequentist</w:t>
      </w:r>
      <w:r>
        <w:t xml:space="preserve"> results across all simulated worlds, we will first walk through the results </w:t>
      </w:r>
      <w:r w:rsidR="000262EA">
        <w:t>of</w:t>
      </w:r>
      <w:r>
        <w:t xml:space="preserve"> one simulation. </w:t>
      </w:r>
      <w:r w:rsidR="00515362">
        <w:t>T</w:t>
      </w:r>
      <w:r>
        <w:t>he results of the frequentist analysis are shown</w:t>
      </w:r>
      <w:r w:rsidR="000262EA">
        <w:t xml:space="preserve"> above</w:t>
      </w:r>
      <w:r>
        <w:t xml:space="preserve"> in</w:t>
      </w:r>
      <w:r w:rsidR="004110D7">
        <w:t xml:space="preserve"> </w:t>
      </w:r>
      <w:r w:rsidR="004110D7">
        <w:fldChar w:fldCharType="begin"/>
      </w:r>
      <w:r w:rsidR="004110D7">
        <w:instrText xml:space="preserve"> REF _Ref430911630 \h </w:instrText>
      </w:r>
      <w:r w:rsidR="004110D7">
        <w:fldChar w:fldCharType="separate"/>
      </w:r>
      <w:r w:rsidR="00E5148B">
        <w:t xml:space="preserve">Figure </w:t>
      </w:r>
      <w:r w:rsidR="00E5148B">
        <w:rPr>
          <w:noProof/>
        </w:rPr>
        <w:t>1</w:t>
      </w:r>
      <w:r w:rsidR="004110D7">
        <w:fldChar w:fldCharType="end"/>
      </w:r>
      <w:proofErr w:type="gramStart"/>
      <w:r w:rsidR="004110D7">
        <w:t xml:space="preserve">A </w:t>
      </w:r>
      <w:r>
        <w:t>and</w:t>
      </w:r>
      <w:proofErr w:type="gramEnd"/>
      <w:r>
        <w:t xml:space="preserve"> the results of the Bayesian analysis in</w:t>
      </w:r>
      <w:r w:rsidR="004110D7">
        <w:t xml:space="preserve"> </w:t>
      </w:r>
      <w:r w:rsidR="004110D7">
        <w:fldChar w:fldCharType="begin"/>
      </w:r>
      <w:r w:rsidR="004110D7">
        <w:instrText xml:space="preserve"> REF _Ref430911630 \h </w:instrText>
      </w:r>
      <w:r w:rsidR="004110D7">
        <w:fldChar w:fldCharType="separate"/>
      </w:r>
      <w:r w:rsidR="00E5148B">
        <w:t xml:space="preserve">Figure </w:t>
      </w:r>
      <w:r w:rsidR="00E5148B">
        <w:rPr>
          <w:noProof/>
        </w:rPr>
        <w:t>1</w:t>
      </w:r>
      <w:r w:rsidR="004110D7">
        <w:fldChar w:fldCharType="end"/>
      </w:r>
      <w:r w:rsidR="004110D7">
        <w:t>B</w:t>
      </w:r>
      <w:r>
        <w:t xml:space="preserve">. Each figure shows a </w:t>
      </w:r>
      <w:r>
        <w:lastRenderedPageBreak/>
        <w:t>forest plot of results, with 95% CIs (</w:t>
      </w:r>
      <w:r>
        <w:rPr>
          <w:i/>
        </w:rPr>
        <w:t>confidence intervals</w:t>
      </w:r>
      <w:r>
        <w:t xml:space="preserve"> in the frequentist case; </w:t>
      </w:r>
      <w:r>
        <w:rPr>
          <w:i/>
        </w:rPr>
        <w:t xml:space="preserve">credibility intervals </w:t>
      </w:r>
      <w:r>
        <w:t xml:space="preserve">in the Bayesian case). In the frequentist case, a 95% confidence interval that does not overlap 0 is equivalent to a </w:t>
      </w:r>
      <w:r>
        <w:rPr>
          <w:i/>
        </w:rPr>
        <w:t>p</w:t>
      </w:r>
      <w:r>
        <w:t xml:space="preserve"> value of less than 0.05</w:t>
      </w:r>
      <w:r w:rsidR="00061D6B">
        <w:t>, suggesting that the null hypothesis (i.e., no effect) can be rejected with 95% confidence.</w:t>
      </w:r>
      <w:r>
        <w:t xml:space="preserve"> The dashed vertical lines indicate the true effect sizes from which the data was simulated.</w:t>
      </w:r>
    </w:p>
    <w:p w14:paraId="450BEB23" w14:textId="6D7C922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frequentist analysis</w:t>
      </w:r>
      <w:r>
        <w:t xml:space="preserve">, we have a promising first result in experiment 1. This is followed by two borderline results in experiments 2 and 3. Looking strictly at </w:t>
      </w:r>
      <w:r>
        <w:rPr>
          <w:i/>
        </w:rPr>
        <w:t>p</w:t>
      </w:r>
      <w:r>
        <w:t xml:space="preserve"> values, experiment 4 fails to replicate the result of experiment 1, though it does find some evidence of a difference between </w:t>
      </w:r>
      <w:r>
        <w:rPr>
          <w:i/>
        </w:rPr>
        <w:t xml:space="preserve">fast-to-slow </w:t>
      </w:r>
      <w:r>
        <w:t xml:space="preserve">and </w:t>
      </w:r>
      <w:r>
        <w:rPr>
          <w:i/>
        </w:rPr>
        <w:t>slow-to-fast</w:t>
      </w:r>
      <w:r>
        <w:t xml:space="preserve"> progress indicators. Finally, the meta-analysis is able to combine the previous estimates into a more precise and accurate estimate of the true effect</w:t>
      </w:r>
      <w:del w:id="238" w:author="Matthew Kay" w:date="2015-12-27T13:57:00Z">
        <w:r w:rsidDel="00466059">
          <w:delText xml:space="preserve"> --- </w:delText>
        </w:r>
      </w:del>
      <w:ins w:id="239" w:author="Matthew Kay" w:date="2015-12-27T13:57:00Z">
        <w:r w:rsidR="00466059">
          <w:t>—</w:t>
        </w:r>
      </w:ins>
      <w:r>
        <w:t>assuming it is conducted and published.</w:t>
      </w:r>
    </w:p>
    <w:p w14:paraId="754884BD" w14:textId="482FE3B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because all of these experiments are run using the same number of participants, the confidence intervals are all approximately the same width; the only ways to increase our precision (i.e., decrease CI width) in the frequentist world are to increase the power of our experiment/analysis (for example by increasing our sample size, using a within-subjects design, or including covariates that explain some of the variation in the response) or by conducting meta-analysis. This limitation is not particularly helpful to the authors of experiments 1-4, since they may not have the resources to recruit more participants.</w:t>
      </w:r>
    </w:p>
    <w:p w14:paraId="7A193D7E" w14:textId="6D9AD368" w:rsidR="0002541C" w:rsidRDefault="005E4BEB"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59776" behindDoc="0" locked="0" layoutInCell="1" allowOverlap="1" wp14:anchorId="329CCF01" wp14:editId="60E1E3AF">
                <wp:simplePos x="0" y="0"/>
                <wp:positionH relativeFrom="margin">
                  <wp:posOffset>3352800</wp:posOffset>
                </wp:positionH>
                <wp:positionV relativeFrom="margin">
                  <wp:posOffset>41910</wp:posOffset>
                </wp:positionV>
                <wp:extent cx="3044952" cy="7399020"/>
                <wp:effectExtent l="0" t="0" r="3175"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952" cy="7399020"/>
                        </a:xfrm>
                        <a:prstGeom prst="rect">
                          <a:avLst/>
                        </a:prstGeom>
                        <a:noFill/>
                        <a:ln w="9525">
                          <a:noFill/>
                          <a:miter lim="800000"/>
                          <a:headEnd/>
                          <a:tailEnd/>
                        </a:ln>
                      </wps:spPr>
                      <wps:txbx>
                        <w:txbxContent>
                          <w:p w14:paraId="2E2DACFC" w14:textId="05600D97" w:rsidR="00B702F9" w:rsidRDefault="00B702F9"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1">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65B1A977" w14:textId="77777777" w:rsidR="00B702F9" w:rsidRDefault="00B702F9"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237F99C3" w:rsidR="00B702F9" w:rsidRDefault="00B702F9"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37E3980D" w14:textId="1D1BC28A" w:rsidR="00B702F9" w:rsidRDefault="00B702F9" w:rsidP="00B333C0">
                            <w:pPr>
                              <w:pStyle w:val="Caption"/>
                            </w:pPr>
                            <w:bookmarkStart w:id="240" w:name="_Ref430911856"/>
                            <w:r>
                              <w:t xml:space="preserve">Figure </w:t>
                            </w:r>
                            <w:r w:rsidR="0054080B">
                              <w:fldChar w:fldCharType="begin"/>
                            </w:r>
                            <w:r w:rsidR="0054080B">
                              <w:instrText xml:space="preserve"> SEQ Figure \* ARABIC </w:instrText>
                            </w:r>
                            <w:r w:rsidR="0054080B">
                              <w:fldChar w:fldCharType="separate"/>
                            </w:r>
                            <w:r>
                              <w:rPr>
                                <w:noProof/>
                              </w:rPr>
                              <w:t>2</w:t>
                            </w:r>
                            <w:r w:rsidR="0054080B">
                              <w:rPr>
                                <w:noProof/>
                              </w:rPr>
                              <w:fldChar w:fldCharType="end"/>
                            </w:r>
                            <w:bookmarkEnd w:id="240"/>
                            <w:r>
                              <w:t>. Results of the Frequentist (A) and Bayesian (B) analyses of all simulated worlds, n=100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9CCF01" id="_x0000_s1028" type="#_x0000_t202" style="position:absolute;left:0;text-align:left;margin-left:264pt;margin-top:3.3pt;width:239.75pt;height:582.6pt;z-index:251659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" filled="f" stroked="f">
                <v:textbox style="mso-fit-shape-to-text:t" inset="0,0,0,0">
                  <w:txbxContent>
                    <w:p w14:paraId="2E2DACFC" w14:textId="05600D97" w:rsidR="00B702F9" w:rsidRDefault="00B702F9"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1">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65B1A977" w14:textId="77777777" w:rsidR="00B702F9" w:rsidRDefault="00B702F9"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237F99C3" w:rsidR="00B702F9" w:rsidRDefault="00B702F9"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37E3980D" w14:textId="1D1BC28A" w:rsidR="00B702F9" w:rsidRDefault="00B702F9" w:rsidP="00B333C0">
                      <w:pPr>
                        <w:pStyle w:val="Caption"/>
                      </w:pPr>
                      <w:bookmarkStart w:id="241" w:name="_Ref430911856"/>
                      <w:r>
                        <w:t xml:space="preserve">Figure </w:t>
                      </w:r>
                      <w:r w:rsidR="0054080B">
                        <w:fldChar w:fldCharType="begin"/>
                      </w:r>
                      <w:r w:rsidR="0054080B">
                        <w:instrText xml:space="preserve"> SEQ Figure \* ARABIC </w:instrText>
                      </w:r>
                      <w:r w:rsidR="0054080B">
                        <w:fldChar w:fldCharType="separate"/>
                      </w:r>
                      <w:r>
                        <w:rPr>
                          <w:noProof/>
                        </w:rPr>
                        <w:t>2</w:t>
                      </w:r>
                      <w:r w:rsidR="0054080B">
                        <w:rPr>
                          <w:noProof/>
                        </w:rPr>
                        <w:fldChar w:fldCharType="end"/>
                      </w:r>
                      <w:bookmarkEnd w:id="241"/>
                      <w:r>
                        <w:t>. Results of the Frequentist (A) and Bayesian (B) analyses of all simulated worlds, n=100 per condition.</w:t>
                      </w:r>
                    </w:p>
                  </w:txbxContent>
                </v:textbox>
                <w10:wrap type="square" anchorx="margin" anchory="margin"/>
              </v:shape>
            </w:pict>
          </mc:Fallback>
        </mc:AlternateContent>
      </w:r>
      <w:r w:rsidR="0002541C">
        <w:t>In addition, the small variation</w:t>
      </w:r>
      <w:r w:rsidR="00061D6B">
        <w:t>s</w:t>
      </w:r>
      <w:r w:rsidR="0002541C">
        <w:t xml:space="preserve"> in intervals from experiments 1-3 represent vastly different conclusions if we reduce the results to</w:t>
      </w:r>
      <w:ins w:id="242" w:author="Eric Hekler" w:date="2015-12-30T09:28:00Z">
        <w:r w:rsidR="00663446">
          <w:t xml:space="preserve"> vote counting of</w:t>
        </w:r>
      </w:ins>
      <w:r w:rsidR="0002541C">
        <w:t xml:space="preserve"> null hypothesis tests: experiments 1 and 3 reject the null (p &lt; 0.05); experiment 2 does not. This highlights the problem with reducing estimation to a binary choice (“effect” or “no effect”): these estimates are all similar, but the decision to reject (or not) the null hypothesis hinges on whether the 95% confidence interval </w:t>
      </w:r>
      <w:r w:rsidR="00061D6B">
        <w:t>o</w:t>
      </w:r>
      <w:r w:rsidR="0002541C">
        <w:t>verlap</w:t>
      </w:r>
      <w:r w:rsidR="00061D6B">
        <w:t>s</w:t>
      </w:r>
      <w:r w:rsidR="0002541C">
        <w:t xml:space="preserve"> 0</w:t>
      </w:r>
      <w:r w:rsidR="00061D6B">
        <w:t xml:space="preserve"> in that particular study, thus resulting in false conclusions as per the vote-counting method discussed earlier (current </w:t>
      </w:r>
      <w:del w:id="243" w:author="Matthew Kay" w:date="2016-01-04T17:30:00Z">
        <w:r w:rsidR="00061D6B" w:rsidDel="00EC0AB7">
          <w:delText>C</w:delText>
        </w:r>
      </w:del>
      <w:r w:rsidR="00061D6B">
        <w:t>H</w:t>
      </w:r>
      <w:ins w:id="244" w:author="Matthew Kay" w:date="2016-01-04T17:30:00Z">
        <w:r w:rsidR="00EC0AB7">
          <w:t>C</w:t>
        </w:r>
      </w:ins>
      <w:r w:rsidR="00061D6B">
        <w:t>I standard practice)</w:t>
      </w:r>
      <w:r w:rsidR="0002541C">
        <w:t xml:space="preserve">. </w:t>
      </w:r>
    </w:p>
    <w:p w14:paraId="35590E46" w14:textId="126126BC"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Bayesian analysis,</w:t>
      </w:r>
      <w:r>
        <w:t xml:space="preserve"> the result of the first experiment is virtually identical to the frequentist world (we used a weakly-informed Ca</w:t>
      </w:r>
      <w:r w:rsidR="004110D7">
        <w:t>u</w:t>
      </w:r>
      <w:r>
        <w:t xml:space="preserve">chy(0, 2.5) prior for logistic regression parameters recommended by </w:t>
      </w:r>
      <w:proofErr w:type="spellStart"/>
      <w:r>
        <w:t>Gelman</w:t>
      </w:r>
      <w:proofErr w:type="spellEnd"/>
      <w:r>
        <w:t xml:space="preserve"> </w:t>
      </w:r>
      <w:r>
        <w:rPr>
          <w:i/>
        </w:rPr>
        <w:t>et al.</w:t>
      </w:r>
      <w:r w:rsidR="00D67EE2">
        <w:rPr>
          <w:i/>
        </w:rPr>
        <w:t xml:space="preserve"> </w:t>
      </w:r>
      <w:r w:rsidR="00D67EE2">
        <w:fldChar w:fldCharType="begin" w:fldLock="1"/>
      </w:r>
      <w:r w:rsidR="00D67EE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rsidR="00D67EE2">
        <w:fldChar w:fldCharType="separate"/>
      </w:r>
      <w:r w:rsidR="00D67EE2" w:rsidRPr="00D67EE2">
        <w:rPr>
          <w:noProof/>
        </w:rPr>
        <w:t>[3]</w:t>
      </w:r>
      <w:r w:rsidR="00D67EE2">
        <w:fldChar w:fldCharType="end"/>
      </w:r>
      <w:r>
        <w:t xml:space="preserve">). However, in contrast to the frequentist world, in each subsequent experiment our estimate of the effect size becomes more precise. The authors of experiments 2 and 3 make a stronger contribution to the field by building on the results of prior work, rather than borderline failed replications. In experiment 4, the estimated effect of the fast-to-slow indicator is similar to that of the frequentist meta-analysis, </w:t>
      </w:r>
      <w:r>
        <w:rPr>
          <w:i/>
        </w:rPr>
        <w:t>one publication early</w:t>
      </w:r>
      <w:r>
        <w:t xml:space="preserve">. </w:t>
      </w:r>
      <w:r>
        <w:rPr>
          <w:b/>
        </w:rPr>
        <w:t>Bayesian analysis helps us learn faster and with fewer studies</w:t>
      </w:r>
      <w:r>
        <w:t xml:space="preserve">. </w:t>
      </w:r>
    </w:p>
    <w:p w14:paraId="348564E1" w14:textId="1735155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Besides the benefit of getting quantitative knowledge accrual into the literature without requiring publication of meta-analysis, this also has additional benefits for the authors of experiment 4: note that, even though they are testing a new technique that they </w:t>
      </w:r>
      <w:commentRangeStart w:id="245"/>
      <w:r>
        <w:t xml:space="preserve">don’t have </w:t>
      </w:r>
      <w:del w:id="246" w:author="Eric Hekler" w:date="2016-01-06T12:59:00Z">
        <w:r w:rsidDel="006E5ABB">
          <w:delText xml:space="preserve">strong </w:delText>
        </w:r>
      </w:del>
      <w:r>
        <w:t xml:space="preserve">priors for (the </w:t>
      </w:r>
      <w:r>
        <w:rPr>
          <w:i/>
        </w:rPr>
        <w:t xml:space="preserve">slow-to-fast </w:t>
      </w:r>
      <w:r>
        <w:t>indicator), the</w:t>
      </w:r>
      <w:del w:id="247" w:author="Eric Hekler" w:date="2016-01-06T12:59:00Z">
        <w:r w:rsidDel="006E5ABB">
          <w:delText xml:space="preserve"> strong</w:delText>
        </w:r>
      </w:del>
      <w:r>
        <w:t xml:space="preserve"> prior know</w:t>
      </w:r>
      <w:commentRangeEnd w:id="245"/>
      <w:r w:rsidR="006E5ABB">
        <w:rPr>
          <w:rStyle w:val="CommentReference"/>
        </w:rPr>
        <w:commentReference w:id="245"/>
      </w:r>
      <w:r>
        <w:t xml:space="preserve">ledge of the effect of the </w:t>
      </w:r>
      <w:r>
        <w:rPr>
          <w:i/>
        </w:rPr>
        <w:t xml:space="preserve">fast-to-slow </w:t>
      </w:r>
      <w:r>
        <w:t xml:space="preserve">indicator helps them estimate the effect of </w:t>
      </w:r>
      <w:r>
        <w:lastRenderedPageBreak/>
        <w:t xml:space="preserve">the novel technique more precisely. This is because the more precise estimate of </w:t>
      </w:r>
      <w:r>
        <w:rPr>
          <w:i/>
        </w:rPr>
        <w:t>fast-to-slow</w:t>
      </w:r>
      <w:r>
        <w:t xml:space="preserve"> also helps makes the estimate of the difference between </w:t>
      </w:r>
      <w:r>
        <w:rPr>
          <w:i/>
        </w:rPr>
        <w:t xml:space="preserve">fast-to-slow </w:t>
      </w:r>
      <w:r>
        <w:t xml:space="preserve">and </w:t>
      </w:r>
      <w:r>
        <w:rPr>
          <w:i/>
        </w:rPr>
        <w:t xml:space="preserve">slow-to-fast </w:t>
      </w:r>
      <w:r>
        <w:t xml:space="preserve">a little more precise. In other words, more precise estimates of techniques we’ve seen lead to more precise estimates of comparisons to new techniques, which even makes estimates of those new techniques a little more precise. </w:t>
      </w:r>
      <w:r>
        <w:rPr>
          <w:b/>
        </w:rPr>
        <w:t>Bayesian analysis helps us apply old knowledge to novel questions.</w:t>
      </w:r>
    </w:p>
    <w:p w14:paraId="7C7BD038" w14:textId="6D0E91C1"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48" w:name="h.heqzo6ouerk" w:colFirst="0" w:colLast="0"/>
      <w:bookmarkEnd w:id="248"/>
      <w:r>
        <w:t>In many worlds</w:t>
      </w:r>
    </w:p>
    <w:p w14:paraId="3A61DA71" w14:textId="1F7D67D3" w:rsidR="00B333C0"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now step up to consider the effects of the two analysis approaches in all 100 simulated worlds. Each point in</w:t>
      </w:r>
      <w:r w:rsidR="00C61C18">
        <w:t xml:space="preserve"> </w:t>
      </w:r>
      <w:r w:rsidR="00C61C18">
        <w:fldChar w:fldCharType="begin"/>
      </w:r>
      <w:r w:rsidR="00C61C18">
        <w:instrText xml:space="preserve"> REF _Ref430911856 \h </w:instrText>
      </w:r>
      <w:r w:rsidR="00C61C18">
        <w:fldChar w:fldCharType="separate"/>
      </w:r>
      <w:r w:rsidR="00E5148B">
        <w:t xml:space="preserve">Figure </w:t>
      </w:r>
      <w:r w:rsidR="00E5148B">
        <w:rPr>
          <w:noProof/>
        </w:rPr>
        <w:t>2</w:t>
      </w:r>
      <w:r w:rsidR="00C61C18">
        <w:fldChar w:fldCharType="end"/>
      </w:r>
      <w:proofErr w:type="gramStart"/>
      <w:r w:rsidR="00C61C18">
        <w:t>A</w:t>
      </w:r>
      <w:proofErr w:type="gramEnd"/>
      <w:r>
        <w:t xml:space="preserve"> represents the mean estimated effect from the frequentist analysis in one of the simulated worlds.</w:t>
      </w:r>
      <w:r w:rsidR="00C61C18">
        <w:t xml:space="preserve"> </w:t>
      </w:r>
      <w:r w:rsidR="00C61C18">
        <w:fldChar w:fldCharType="begin"/>
      </w:r>
      <w:r w:rsidR="00C61C18">
        <w:instrText xml:space="preserve"> REF _Ref430911856 \h </w:instrText>
      </w:r>
      <w:r w:rsidR="00C61C18">
        <w:fldChar w:fldCharType="separate"/>
      </w:r>
      <w:r w:rsidR="00E5148B">
        <w:t xml:space="preserve">Figure </w:t>
      </w:r>
      <w:r w:rsidR="00E5148B">
        <w:rPr>
          <w:noProof/>
        </w:rPr>
        <w:t>2</w:t>
      </w:r>
      <w:r w:rsidR="00C61C18">
        <w:fldChar w:fldCharType="end"/>
      </w:r>
      <w:r w:rsidR="00C61C18">
        <w:t xml:space="preserve">B </w:t>
      </w:r>
      <w:r>
        <w:t xml:space="preserve">shows the mean estimated effects from the Bayesian analyses. </w:t>
      </w:r>
    </w:p>
    <w:p w14:paraId="34DF9F0C" w14:textId="6D28FC27" w:rsidR="0002541C" w:rsidRPr="001E6B33" w:rsidRDefault="00EA52A6"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6"/>
          <w:szCs w:val="16"/>
          <w:rPrChange w:id="249" w:author="Matthew Kay" w:date="2015-12-27T13:07:00Z">
            <w:rPr/>
          </w:rPrChange>
        </w:rPr>
      </w:pPr>
      <w:r>
        <w:rPr>
          <w:noProof/>
        </w:rPr>
        <mc:AlternateContent>
          <mc:Choice Requires="wps">
            <w:drawing>
              <wp:anchor distT="45720" distB="45720" distL="114300" distR="114300" simplePos="0" relativeHeight="251655680" behindDoc="0" locked="0" layoutInCell="1" allowOverlap="1" wp14:anchorId="628A5BD8" wp14:editId="0D86AED5">
                <wp:simplePos x="0" y="0"/>
                <wp:positionH relativeFrom="margin">
                  <wp:posOffset>3333750</wp:posOffset>
                </wp:positionH>
                <wp:positionV relativeFrom="margin">
                  <wp:posOffset>3810</wp:posOffset>
                </wp:positionV>
                <wp:extent cx="3063240" cy="3847465"/>
                <wp:effectExtent l="0" t="0" r="3810" b="101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3847465"/>
                        </a:xfrm>
                        <a:prstGeom prst="rect">
                          <a:avLst/>
                        </a:prstGeom>
                        <a:noFill/>
                        <a:ln w="9525">
                          <a:noFill/>
                          <a:miter lim="800000"/>
                          <a:headEnd/>
                          <a:tailEnd/>
                        </a:ln>
                      </wps:spPr>
                      <wps:txbx>
                        <w:txbxContent>
                          <w:p w14:paraId="6664B056" w14:textId="2151D19A" w:rsidR="00B702F9" w:rsidRDefault="00B702F9"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r>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3">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p>
                          <w:p w14:paraId="2E959DA6" w14:textId="4AA518AE" w:rsidR="00B702F9" w:rsidRDefault="00B702F9" w:rsidP="00B333C0">
                            <w:pPr>
                              <w:pStyle w:val="Caption"/>
                            </w:pPr>
                            <w:bookmarkStart w:id="250" w:name="_Ref430912095"/>
                            <w:r>
                              <w:t xml:space="preserve">Figure </w:t>
                            </w:r>
                            <w:r w:rsidR="0054080B">
                              <w:fldChar w:fldCharType="begin"/>
                            </w:r>
                            <w:r w:rsidR="0054080B">
                              <w:instrText xml:space="preserve"> SEQ Figure \* ARABIC </w:instrText>
                            </w:r>
                            <w:r w:rsidR="0054080B">
                              <w:fldChar w:fldCharType="separate"/>
                            </w:r>
                            <w:r>
                              <w:rPr>
                                <w:noProof/>
                              </w:rPr>
                              <w:t>3</w:t>
                            </w:r>
                            <w:r w:rsidR="0054080B">
                              <w:rPr>
                                <w:noProof/>
                              </w:rPr>
                              <w:fldChar w:fldCharType="end"/>
                            </w:r>
                            <w:bookmarkEnd w:id="250"/>
                            <w:r>
                              <w:t>. The effects of shrinkage in experiment 1 with 20 participants. A. From a single simulation, showing the shrinkage of a single estimate in the Bayesian analysis. B. The general shrinkage of estimates towards 0 from all simulations of experiment 1 with 20 participants.</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A5BD8" id="_x0000_s1029" type="#_x0000_t202" style="position:absolute;left:0;text-align:left;margin-left:262.5pt;margin-top:.3pt;width:241.2pt;height:302.95pt;z-index:251655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" filled="f" stroked="f">
                <v:textbox style="mso-fit-shape-to-text:t" inset="0,0,0,0">
                  <w:txbxContent>
                    <w:p w14:paraId="6664B056" w14:textId="2151D19A" w:rsidR="00B702F9" w:rsidRDefault="00B702F9"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r>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3">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p>
                    <w:p w14:paraId="2E959DA6" w14:textId="4AA518AE" w:rsidR="00B702F9" w:rsidRDefault="00B702F9" w:rsidP="00B333C0">
                      <w:pPr>
                        <w:pStyle w:val="Caption"/>
                      </w:pPr>
                      <w:bookmarkStart w:id="251" w:name="_Ref430912095"/>
                      <w:r>
                        <w:t xml:space="preserve">Figure </w:t>
                      </w:r>
                      <w:r w:rsidR="0054080B">
                        <w:fldChar w:fldCharType="begin"/>
                      </w:r>
                      <w:r w:rsidR="0054080B">
                        <w:instrText xml:space="preserve"> SEQ Figure \* ARABIC </w:instrText>
                      </w:r>
                      <w:r w:rsidR="0054080B">
                        <w:fldChar w:fldCharType="separate"/>
                      </w:r>
                      <w:r>
                        <w:rPr>
                          <w:noProof/>
                        </w:rPr>
                        <w:t>3</w:t>
                      </w:r>
                      <w:r w:rsidR="0054080B">
                        <w:rPr>
                          <w:noProof/>
                        </w:rPr>
                        <w:fldChar w:fldCharType="end"/>
                      </w:r>
                      <w:bookmarkEnd w:id="251"/>
                      <w:r>
                        <w:t>. The effects of shrinkage in experiment 1 with 20 participants. A. From a single simulation, showing the shrinkage of a single estimate in the Bayesian analysis. B. The general shrinkage of estimates towards 0 from all simulations of experiment 1 with 20 participants.</w:t>
                      </w:r>
                    </w:p>
                  </w:txbxContent>
                </v:textbox>
                <w10:wrap type="square" anchorx="margin" anchory="margin"/>
              </v:shape>
            </w:pict>
          </mc:Fallback>
        </mc:AlternateContent>
      </w:r>
      <w:r w:rsidR="0002541C">
        <w:t xml:space="preserve">We can see that the pattern observed in our single example world holds true across simulations: the estimated effect becomes </w:t>
      </w:r>
      <w:commentRangeStart w:id="252"/>
      <w:del w:id="253" w:author="Greg Nelson" w:date="2016-01-06T15:26:00Z">
        <w:r w:rsidR="0002541C" w:rsidDel="00597AEF">
          <w:delText xml:space="preserve">more precise </w:delText>
        </w:r>
      </w:del>
      <w:ins w:id="254" w:author="Greg Nelson" w:date="2016-01-06T15:26:00Z">
        <w:r w:rsidR="00597AEF">
          <w:t>narrower</w:t>
        </w:r>
      </w:ins>
      <w:ins w:id="255" w:author="Greg Nelson" w:date="2016-01-06T15:30:00Z">
        <w:r w:rsidR="00597AEF">
          <w:t xml:space="preserve"> (more precise)</w:t>
        </w:r>
      </w:ins>
      <w:ins w:id="256" w:author="Greg Nelson" w:date="2016-01-06T15:26:00Z">
        <w:r w:rsidR="00597AEF">
          <w:t xml:space="preserve"> </w:t>
        </w:r>
      </w:ins>
      <w:commentRangeEnd w:id="252"/>
      <w:ins w:id="257" w:author="Greg Nelson" w:date="2016-01-06T15:30:00Z">
        <w:r w:rsidR="00597AEF">
          <w:rPr>
            <w:rStyle w:val="CommentReference"/>
          </w:rPr>
          <w:commentReference w:id="252"/>
        </w:r>
      </w:ins>
      <w:r w:rsidR="0002541C">
        <w:t xml:space="preserve">with each experiment in the Bayesian analysis, and the final estimate for </w:t>
      </w:r>
      <w:r w:rsidR="0002541C">
        <w:rPr>
          <w:i/>
        </w:rPr>
        <w:t>fast-to-slow</w:t>
      </w:r>
      <w:r w:rsidR="0002541C">
        <w:t xml:space="preserve"> resembles the frequentist meta-analysis, one </w:t>
      </w:r>
      <w:del w:id="258" w:author="Greg Nelson" w:date="2016-01-06T15:06:00Z">
        <w:r w:rsidR="0002541C" w:rsidDel="00C16DC2">
          <w:delText xml:space="preserve">study </w:delText>
        </w:r>
      </w:del>
      <w:ins w:id="259" w:author="Greg Nelson" w:date="2016-01-06T15:06:00Z">
        <w:r w:rsidR="00C16DC2">
          <w:t xml:space="preserve">publication </w:t>
        </w:r>
      </w:ins>
      <w:r w:rsidR="0002541C">
        <w:t xml:space="preserve">early. In addition, the estimates for </w:t>
      </w:r>
      <w:r w:rsidR="0002541C">
        <w:rPr>
          <w:i/>
        </w:rPr>
        <w:t xml:space="preserve">slow-to-fast </w:t>
      </w:r>
      <w:r w:rsidR="0002541C">
        <w:t>are more precise in the Bayesian analysis of experiment 4 due to the use of prior knowledge, even though we have never seen that condition before.</w:t>
      </w:r>
      <w:commentRangeStart w:id="260"/>
      <w:commentRangeStart w:id="261"/>
      <w:r w:rsidR="0002541C">
        <w:t xml:space="preserve"> This</w:t>
      </w:r>
      <w:ins w:id="262" w:author="Greg Nelson" w:date="2016-01-06T15:23:00Z">
        <w:r w:rsidR="00597AEF">
          <w:t xml:space="preserve"> </w:t>
        </w:r>
        <w:r w:rsidR="0065371A">
          <w:t xml:space="preserve">increased </w:t>
        </w:r>
      </w:ins>
      <w:del w:id="263" w:author="Greg Nelson" w:date="2016-01-06T15:23:00Z">
        <w:r w:rsidR="0002541C" w:rsidDel="0065371A">
          <w:delText xml:space="preserve"> </w:delText>
        </w:r>
      </w:del>
      <w:ins w:id="264" w:author="Greg Nelson" w:date="2016-01-06T15:23:00Z">
        <w:r w:rsidR="0065371A">
          <w:t xml:space="preserve">precision </w:t>
        </w:r>
      </w:ins>
      <w:ins w:id="265" w:author="Greg Nelson" w:date="2016-01-06T15:29:00Z">
        <w:r w:rsidR="00597AEF">
          <w:t>(</w:t>
        </w:r>
      </w:ins>
      <w:ins w:id="266" w:author="Greg Nelson" w:date="2016-01-06T15:23:00Z">
        <w:r w:rsidR="0065371A">
          <w:t>and accuracy</w:t>
        </w:r>
      </w:ins>
      <w:ins w:id="267" w:author="Greg Nelson" w:date="2016-01-06T15:29:00Z">
        <w:r w:rsidR="00597AEF">
          <w:t>)</w:t>
        </w:r>
      </w:ins>
      <w:ins w:id="268" w:author="Greg Nelson" w:date="2016-01-06T15:23:00Z">
        <w:r w:rsidR="0065371A">
          <w:t xml:space="preserve"> </w:t>
        </w:r>
      </w:ins>
      <w:r w:rsidR="0002541C">
        <w:t xml:space="preserve">is reflected in the </w:t>
      </w:r>
      <w:commentRangeStart w:id="269"/>
      <w:r w:rsidR="0002541C">
        <w:t>root-mean-squared error</w:t>
      </w:r>
      <w:ins w:id="270" w:author="Matthew Kay" w:date="2016-01-04T15:58:00Z">
        <w:r w:rsidR="00367A5B">
          <w:t xml:space="preserve"> </w:t>
        </w:r>
        <w:commentRangeEnd w:id="269"/>
        <w:r w:rsidR="00367A5B">
          <w:rPr>
            <w:rStyle w:val="CommentReference"/>
          </w:rPr>
          <w:commentReference w:id="269"/>
        </w:r>
      </w:ins>
      <w:ins w:id="271" w:author="Eric Hekler" w:date="2015-12-30T10:23:00Z">
        <w:del w:id="272" w:author="Matthew Kay" w:date="2016-01-04T15:58:00Z">
          <w:r w:rsidR="00C434DD" w:rsidDel="00367A5B">
            <w:delText>, an estimate of accuracy of estimates across the simulations,</w:delText>
          </w:r>
        </w:del>
      </w:ins>
      <w:del w:id="273" w:author="Matthew Kay" w:date="2016-01-04T15:58:00Z">
        <w:r w:rsidR="0002541C" w:rsidDel="00367A5B">
          <w:delText xml:space="preserve"> </w:delText>
        </w:r>
      </w:del>
      <w:r w:rsidR="0002541C">
        <w:t>of those estimates compared to their true effects in experiment</w:t>
      </w:r>
      <w:ins w:id="274" w:author="Matthew Kay" w:date="2015-12-27T13:07:00Z">
        <w:r w:rsidR="001E6B33">
          <w:t xml:space="preserve"> </w:t>
        </w:r>
      </w:ins>
      <w:del w:id="275" w:author="Matthew Kay" w:date="2015-12-27T13:07:00Z">
        <w:r w:rsidR="0002541C" w:rsidDel="001E6B33">
          <w:delText xml:space="preserve"> </w:delText>
        </w:r>
      </w:del>
      <w:r w:rsidR="0002541C">
        <w:t>4:</w:t>
      </w:r>
      <w:commentRangeEnd w:id="260"/>
      <w:r w:rsidR="00C522AF" w:rsidRPr="001E6B33">
        <w:rPr>
          <w:rStyle w:val="CommentReference"/>
          <w:szCs w:val="16"/>
        </w:rPr>
        <w:commentReference w:id="260"/>
      </w:r>
      <w:commentRangeEnd w:id="261"/>
      <w:r w:rsidR="00181B64" w:rsidRPr="001E6B33">
        <w:rPr>
          <w:rStyle w:val="CommentReference"/>
          <w:szCs w:val="16"/>
        </w:rPr>
        <w:commentReference w:id="261"/>
      </w:r>
    </w:p>
    <w:tbl>
      <w:tblPr>
        <w:tblStyle w:val="PlainTable21"/>
        <w:tblW w:w="0" w:type="auto"/>
        <w:tblCellMar>
          <w:top w:w="115" w:type="dxa"/>
          <w:left w:w="0" w:type="dxa"/>
          <w:right w:w="0" w:type="dxa"/>
        </w:tblCellMar>
        <w:tblLook w:val="04A0" w:firstRow="1" w:lastRow="0" w:firstColumn="1" w:lastColumn="0" w:noHBand="0" w:noVBand="1"/>
        <w:tblPrChange w:id="276" w:author="Matthew Kay" w:date="2015-12-27T13:21:00Z">
          <w:tblPr>
            <w:tblStyle w:val="PlainTable21"/>
            <w:tblW w:w="0" w:type="auto"/>
            <w:tblCellMar>
              <w:top w:w="115" w:type="dxa"/>
              <w:left w:w="0" w:type="dxa"/>
              <w:right w:w="0" w:type="dxa"/>
            </w:tblCellMar>
            <w:tblLook w:val="04A0" w:firstRow="1" w:lastRow="0" w:firstColumn="1" w:lastColumn="0" w:noHBand="0" w:noVBand="1"/>
          </w:tblPr>
        </w:tblPrChange>
      </w:tblPr>
      <w:tblGrid>
        <w:gridCol w:w="2469"/>
        <w:gridCol w:w="1287"/>
        <w:gridCol w:w="1068"/>
        <w:tblGridChange w:id="277">
          <w:tblGrid>
            <w:gridCol w:w="2463"/>
            <w:gridCol w:w="6"/>
            <w:gridCol w:w="5"/>
            <w:gridCol w:w="1279"/>
            <w:gridCol w:w="3"/>
            <w:gridCol w:w="2"/>
            <w:gridCol w:w="1066"/>
          </w:tblGrid>
        </w:tblGridChange>
      </w:tblGrid>
      <w:tr w:rsidR="00E60D1D" w:rsidRPr="001E6B33" w14:paraId="2719D359" w14:textId="77777777" w:rsidTr="00A01622">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7F7F7F" w:themeColor="text1" w:themeTint="80"/>
              <w:bottom w:val="single" w:sz="4" w:space="0" w:color="auto"/>
            </w:tcBorders>
            <w:tcPrChange w:id="278" w:author="Matthew Kay" w:date="2015-12-27T13:21:00Z">
              <w:tcPr>
                <w:tcW w:w="2628" w:type="dxa"/>
                <w:tcBorders>
                  <w:top w:val="single" w:sz="4" w:space="0" w:color="7F7F7F" w:themeColor="text1" w:themeTint="80"/>
                  <w:bottom w:val="single" w:sz="4" w:space="0" w:color="auto"/>
                </w:tcBorders>
              </w:tcPr>
            </w:tcPrChange>
          </w:tcPr>
          <w:p w14:paraId="37495A03" w14:textId="7777777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rPr>
                <w:rFonts w:ascii="Arial" w:hAnsi="Arial" w:cs="Arial"/>
                <w:sz w:val="17"/>
                <w:szCs w:val="17"/>
                <w:rPrChange w:id="279" w:author="Matthew Kay" w:date="2015-12-27T13:29:00Z">
                  <w:rPr>
                    <w:rFonts w:ascii="Arial" w:hAnsi="Arial" w:cs="Arial"/>
                    <w:b w:val="0"/>
                    <w:bCs w:val="0"/>
                  </w:rPr>
                </w:rPrChange>
              </w:rPr>
            </w:pPr>
          </w:p>
        </w:tc>
        <w:tc>
          <w:tcPr>
            <w:tcW w:w="1317" w:type="dxa"/>
            <w:tcBorders>
              <w:top w:val="single" w:sz="4" w:space="0" w:color="7F7F7F" w:themeColor="text1" w:themeTint="80"/>
              <w:bottom w:val="single" w:sz="4" w:space="0" w:color="auto"/>
            </w:tcBorders>
            <w:tcPrChange w:id="280" w:author="Matthew Kay" w:date="2015-12-27T13:21:00Z">
              <w:tcPr>
                <w:tcW w:w="1317" w:type="dxa"/>
                <w:gridSpan w:val="3"/>
                <w:tcBorders>
                  <w:top w:val="single" w:sz="4" w:space="0" w:color="7F7F7F" w:themeColor="text1" w:themeTint="80"/>
                  <w:bottom w:val="single" w:sz="4" w:space="0" w:color="auto"/>
                </w:tcBorders>
              </w:tcPr>
            </w:tcPrChange>
          </w:tcPr>
          <w:p w14:paraId="140EF2DE" w14:textId="54B0A353"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281" w:author="Matthew Kay" w:date="2015-12-27T13:29:00Z">
                  <w:rPr>
                    <w:rFonts w:ascii="Arial" w:hAnsi="Arial" w:cs="Arial"/>
                    <w:b w:val="0"/>
                    <w:bCs w:val="0"/>
                  </w:rPr>
                </w:rPrChange>
              </w:rPr>
            </w:pPr>
            <w:r w:rsidRPr="004E423F">
              <w:rPr>
                <w:rFonts w:ascii="Arial" w:hAnsi="Arial" w:cs="Arial"/>
                <w:sz w:val="17"/>
                <w:szCs w:val="17"/>
                <w:rPrChange w:id="282"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Change w:id="283" w:author="Matthew Kay" w:date="2015-12-27T13:21:00Z">
              <w:tcPr>
                <w:tcW w:w="1095" w:type="dxa"/>
                <w:gridSpan w:val="3"/>
                <w:tcBorders>
                  <w:top w:val="single" w:sz="4" w:space="0" w:color="7F7F7F" w:themeColor="text1" w:themeTint="80"/>
                  <w:bottom w:val="single" w:sz="4" w:space="0" w:color="auto"/>
                </w:tcBorders>
              </w:tcPr>
            </w:tcPrChange>
          </w:tcPr>
          <w:p w14:paraId="1C87F6F5" w14:textId="1776970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284" w:author="Matthew Kay" w:date="2015-12-27T13:29:00Z">
                  <w:rPr>
                    <w:rFonts w:ascii="Arial" w:hAnsi="Arial" w:cs="Arial"/>
                    <w:b w:val="0"/>
                    <w:bCs w:val="0"/>
                  </w:rPr>
                </w:rPrChange>
              </w:rPr>
            </w:pPr>
            <w:r w:rsidRPr="004E423F">
              <w:rPr>
                <w:rFonts w:ascii="Arial" w:hAnsi="Arial" w:cs="Arial"/>
                <w:sz w:val="17"/>
                <w:szCs w:val="17"/>
                <w:rPrChange w:id="285" w:author="Matthew Kay" w:date="2015-12-27T13:29:00Z">
                  <w:rPr>
                    <w:rFonts w:ascii="Arial" w:hAnsi="Arial" w:cs="Arial"/>
                  </w:rPr>
                </w:rPrChange>
              </w:rPr>
              <w:t>Bayesian</w:t>
            </w:r>
          </w:p>
        </w:tc>
      </w:tr>
      <w:tr w:rsidR="00181B64" w:rsidRPr="001E6B33" w14:paraId="020474A0" w14:textId="77777777" w:rsidTr="009A2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bottom w:val="nil"/>
            </w:tcBorders>
          </w:tcPr>
          <w:p w14:paraId="24CDB59B" w14:textId="6298924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 w:val="0"/>
                <w:sz w:val="17"/>
                <w:szCs w:val="17"/>
                <w:rPrChange w:id="286" w:author="Matthew Kay" w:date="2015-12-27T13:29:00Z">
                  <w:rPr>
                    <w:rFonts w:ascii="Arial" w:hAnsi="Arial" w:cs="Arial"/>
                    <w:b w:val="0"/>
                    <w:bCs w:val="0"/>
                  </w:rPr>
                </w:rPrChange>
              </w:rPr>
            </w:pPr>
            <w:r w:rsidRPr="004E423F">
              <w:rPr>
                <w:rFonts w:ascii="Arial" w:hAnsi="Arial" w:cs="Arial"/>
                <w:sz w:val="17"/>
                <w:szCs w:val="17"/>
                <w:rPrChange w:id="287" w:author="Matthew Kay" w:date="2015-12-27T13:29:00Z">
                  <w:rPr>
                    <w:rFonts w:ascii="Arial" w:hAnsi="Arial" w:cs="Arial"/>
                  </w:rPr>
                </w:rPrChange>
              </w:rPr>
              <w:t>fast-to-slow − control</w:t>
            </w:r>
          </w:p>
        </w:tc>
        <w:tc>
          <w:tcPr>
            <w:tcW w:w="1317" w:type="dxa"/>
            <w:tcBorders>
              <w:top w:val="single" w:sz="4" w:space="0" w:color="auto"/>
              <w:bottom w:val="nil"/>
            </w:tcBorders>
          </w:tcPr>
          <w:p w14:paraId="02BCBE99" w14:textId="2E2621F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288" w:author="Matthew Kay" w:date="2015-12-27T13:29:00Z">
                  <w:rPr>
                    <w:rFonts w:ascii="Arial" w:hAnsi="Arial" w:cs="Arial"/>
                  </w:rPr>
                </w:rPrChange>
              </w:rPr>
            </w:pPr>
            <w:r w:rsidRPr="004E423F">
              <w:rPr>
                <w:rFonts w:ascii="Arial" w:hAnsi="Arial" w:cs="Arial"/>
                <w:sz w:val="17"/>
                <w:szCs w:val="17"/>
                <w:rPrChange w:id="289" w:author="Matthew Kay" w:date="2015-12-27T13:29:00Z">
                  <w:rPr>
                    <w:rFonts w:ascii="Arial" w:hAnsi="Arial" w:cs="Arial"/>
                  </w:rPr>
                </w:rPrChange>
              </w:rPr>
              <w:t>0.27</w:t>
            </w:r>
          </w:p>
        </w:tc>
        <w:tc>
          <w:tcPr>
            <w:tcW w:w="1095" w:type="dxa"/>
            <w:tcBorders>
              <w:top w:val="single" w:sz="4" w:space="0" w:color="auto"/>
              <w:bottom w:val="nil"/>
            </w:tcBorders>
          </w:tcPr>
          <w:p w14:paraId="1DE8AB68" w14:textId="24A457B5"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290" w:author="Matthew Kay" w:date="2015-12-27T13:29:00Z">
                  <w:rPr>
                    <w:rFonts w:ascii="Arial" w:hAnsi="Arial" w:cs="Arial"/>
                  </w:rPr>
                </w:rPrChange>
              </w:rPr>
            </w:pPr>
            <w:r w:rsidRPr="004E423F">
              <w:rPr>
                <w:rFonts w:ascii="Arial" w:hAnsi="Arial" w:cs="Arial"/>
                <w:sz w:val="17"/>
                <w:szCs w:val="17"/>
                <w:rPrChange w:id="291" w:author="Matthew Kay" w:date="2015-12-27T13:29:00Z">
                  <w:rPr>
                    <w:rFonts w:ascii="Arial" w:hAnsi="Arial" w:cs="Arial"/>
                  </w:rPr>
                </w:rPrChange>
              </w:rPr>
              <w:t>0.17</w:t>
            </w:r>
          </w:p>
        </w:tc>
      </w:tr>
      <w:tr w:rsidR="00E60D1D" w:rsidRPr="001E6B33" w14:paraId="22C17103" w14:textId="77777777" w:rsidTr="00A01622">
        <w:trPr>
          <w:trHeight w:val="119"/>
        </w:trPr>
        <w:tc>
          <w:tcPr>
            <w:cnfStyle w:val="001000000000" w:firstRow="0" w:lastRow="0" w:firstColumn="1" w:lastColumn="0" w:oddVBand="0" w:evenVBand="0" w:oddHBand="0" w:evenHBand="0" w:firstRowFirstColumn="0" w:firstRowLastColumn="0" w:lastRowFirstColumn="0" w:lastRowLastColumn="0"/>
            <w:tcW w:w="2628" w:type="dxa"/>
            <w:tcBorders>
              <w:top w:val="nil"/>
              <w:bottom w:val="nil"/>
            </w:tcBorders>
            <w:tcMar>
              <w:top w:w="0" w:type="dxa"/>
            </w:tcMar>
            <w:tcPrChange w:id="292" w:author="Matthew Kay" w:date="2015-12-27T13:21:00Z">
              <w:tcPr>
                <w:tcW w:w="2628" w:type="dxa"/>
                <w:gridSpan w:val="3"/>
                <w:tcBorders>
                  <w:top w:val="nil"/>
                  <w:bottom w:val="nil"/>
                </w:tcBorders>
              </w:tcPr>
            </w:tcPrChange>
          </w:tcPr>
          <w:p w14:paraId="7FFADF4F" w14:textId="4A41A134"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val="0"/>
                <w:sz w:val="17"/>
                <w:szCs w:val="17"/>
                <w:rPrChange w:id="293" w:author="Matthew Kay" w:date="2015-12-27T13:29:00Z">
                  <w:rPr>
                    <w:rFonts w:ascii="Arial" w:hAnsi="Arial" w:cs="Arial"/>
                    <w:b w:val="0"/>
                    <w:bCs w:val="0"/>
                  </w:rPr>
                </w:rPrChange>
              </w:rPr>
            </w:pPr>
            <w:r w:rsidRPr="004E423F">
              <w:rPr>
                <w:rFonts w:ascii="Arial" w:hAnsi="Arial" w:cs="Arial"/>
                <w:sz w:val="17"/>
                <w:szCs w:val="17"/>
                <w:rPrChange w:id="294" w:author="Matthew Kay" w:date="2015-12-27T13:29:00Z">
                  <w:rPr>
                    <w:rFonts w:ascii="Arial" w:hAnsi="Arial" w:cs="Arial"/>
                  </w:rPr>
                </w:rPrChange>
              </w:rPr>
              <w:t>slow-to-fast − control</w:t>
            </w:r>
          </w:p>
        </w:tc>
        <w:tc>
          <w:tcPr>
            <w:tcW w:w="1317" w:type="dxa"/>
            <w:tcBorders>
              <w:top w:val="nil"/>
              <w:bottom w:val="nil"/>
            </w:tcBorders>
            <w:tcMar>
              <w:top w:w="0" w:type="dxa"/>
            </w:tcMar>
            <w:tcPrChange w:id="295" w:author="Matthew Kay" w:date="2015-12-27T13:21:00Z">
              <w:tcPr>
                <w:tcW w:w="1317" w:type="dxa"/>
                <w:gridSpan w:val="3"/>
                <w:tcBorders>
                  <w:top w:val="nil"/>
                  <w:bottom w:val="nil"/>
                </w:tcBorders>
              </w:tcPr>
            </w:tcPrChange>
          </w:tcPr>
          <w:p w14:paraId="5655DAF4" w14:textId="07F1B40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296" w:author="Matthew Kay" w:date="2015-12-27T13:29:00Z">
                  <w:rPr>
                    <w:rFonts w:ascii="Arial" w:hAnsi="Arial" w:cs="Arial"/>
                  </w:rPr>
                </w:rPrChange>
              </w:rPr>
            </w:pPr>
            <w:r w:rsidRPr="004E423F">
              <w:rPr>
                <w:rFonts w:ascii="Arial" w:hAnsi="Arial" w:cs="Arial"/>
                <w:sz w:val="17"/>
                <w:szCs w:val="17"/>
                <w:rPrChange w:id="297" w:author="Matthew Kay" w:date="2015-12-27T13:29:00Z">
                  <w:rPr>
                    <w:rFonts w:ascii="Arial" w:hAnsi="Arial" w:cs="Arial"/>
                  </w:rPr>
                </w:rPrChange>
              </w:rPr>
              <w:t>0.27</w:t>
            </w:r>
          </w:p>
        </w:tc>
        <w:tc>
          <w:tcPr>
            <w:tcW w:w="1095" w:type="dxa"/>
            <w:tcBorders>
              <w:top w:val="nil"/>
              <w:bottom w:val="nil"/>
            </w:tcBorders>
            <w:tcMar>
              <w:top w:w="0" w:type="dxa"/>
            </w:tcMar>
            <w:tcPrChange w:id="298" w:author="Matthew Kay" w:date="2015-12-27T13:21:00Z">
              <w:tcPr>
                <w:tcW w:w="1095" w:type="dxa"/>
                <w:tcBorders>
                  <w:top w:val="nil"/>
                  <w:bottom w:val="nil"/>
                </w:tcBorders>
              </w:tcPr>
            </w:tcPrChange>
          </w:tcPr>
          <w:p w14:paraId="36BD99C8" w14:textId="4FC5883B"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299" w:author="Matthew Kay" w:date="2015-12-27T13:29:00Z">
                  <w:rPr>
                    <w:rFonts w:ascii="Arial" w:hAnsi="Arial" w:cs="Arial"/>
                  </w:rPr>
                </w:rPrChange>
              </w:rPr>
            </w:pPr>
            <w:r w:rsidRPr="004E423F">
              <w:rPr>
                <w:rFonts w:ascii="Arial" w:hAnsi="Arial" w:cs="Arial"/>
                <w:sz w:val="17"/>
                <w:szCs w:val="17"/>
                <w:rPrChange w:id="300" w:author="Matthew Kay" w:date="2015-12-27T13:29:00Z">
                  <w:rPr>
                    <w:rFonts w:ascii="Arial" w:hAnsi="Arial" w:cs="Arial"/>
                  </w:rPr>
                </w:rPrChange>
              </w:rPr>
              <w:t>0.20</w:t>
            </w:r>
          </w:p>
        </w:tc>
      </w:tr>
      <w:tr w:rsidR="00E60D1D" w:rsidRPr="001E6B33" w14:paraId="18C3F409" w14:textId="77777777" w:rsidTr="00A01622">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2628" w:type="dxa"/>
            <w:tcBorders>
              <w:top w:val="nil"/>
              <w:bottom w:val="single" w:sz="4" w:space="0" w:color="auto"/>
            </w:tcBorders>
            <w:tcMar>
              <w:top w:w="0" w:type="dxa"/>
            </w:tcMar>
            <w:tcPrChange w:id="301" w:author="Matthew Kay" w:date="2015-12-27T13:21:00Z">
              <w:tcPr>
                <w:tcW w:w="2628" w:type="dxa"/>
                <w:gridSpan w:val="3"/>
                <w:tcBorders>
                  <w:top w:val="nil"/>
                  <w:bottom w:val="single" w:sz="4" w:space="0" w:color="auto"/>
                </w:tcBorders>
              </w:tcPr>
            </w:tcPrChange>
          </w:tcPr>
          <w:p w14:paraId="0D63E9AD" w14:textId="697F3B9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1000100000" w:firstRow="0" w:lastRow="0" w:firstColumn="1" w:lastColumn="0" w:oddVBand="0" w:evenVBand="0" w:oddHBand="1" w:evenHBand="0" w:firstRowFirstColumn="0" w:firstRowLastColumn="0" w:lastRowFirstColumn="0" w:lastRowLastColumn="0"/>
              <w:rPr>
                <w:rFonts w:ascii="Arial" w:hAnsi="Arial" w:cs="Arial"/>
                <w:b w:val="0"/>
                <w:sz w:val="17"/>
                <w:szCs w:val="17"/>
                <w:rPrChange w:id="302" w:author="Matthew Kay" w:date="2015-12-27T13:29:00Z">
                  <w:rPr>
                    <w:rFonts w:ascii="Arial" w:hAnsi="Arial" w:cs="Arial"/>
                    <w:b w:val="0"/>
                    <w:bCs w:val="0"/>
                  </w:rPr>
                </w:rPrChange>
              </w:rPr>
            </w:pPr>
            <w:r w:rsidRPr="004E423F">
              <w:rPr>
                <w:rFonts w:ascii="Arial" w:hAnsi="Arial" w:cs="Arial"/>
                <w:sz w:val="17"/>
                <w:szCs w:val="17"/>
                <w:rPrChange w:id="303"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304" w:author="Matthew Kay" w:date="2015-12-27T13:21:00Z">
              <w:tcPr>
                <w:tcW w:w="1317" w:type="dxa"/>
                <w:gridSpan w:val="3"/>
                <w:tcBorders>
                  <w:top w:val="nil"/>
                  <w:bottom w:val="single" w:sz="4" w:space="0" w:color="auto"/>
                </w:tcBorders>
              </w:tcPr>
            </w:tcPrChange>
          </w:tcPr>
          <w:p w14:paraId="4D085309" w14:textId="5E95672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305" w:author="Matthew Kay" w:date="2015-12-27T13:29:00Z">
                  <w:rPr>
                    <w:rFonts w:ascii="Arial" w:hAnsi="Arial" w:cs="Arial"/>
                  </w:rPr>
                </w:rPrChange>
              </w:rPr>
            </w:pPr>
            <w:r w:rsidRPr="004E423F">
              <w:rPr>
                <w:rFonts w:ascii="Arial" w:hAnsi="Arial" w:cs="Arial"/>
                <w:sz w:val="17"/>
                <w:szCs w:val="17"/>
                <w:rPrChange w:id="306" w:author="Matthew Kay" w:date="2015-12-27T13:29:00Z">
                  <w:rPr>
                    <w:rFonts w:ascii="Arial" w:hAnsi="Arial" w:cs="Arial"/>
                  </w:rPr>
                </w:rPrChange>
              </w:rPr>
              <w:t>0.26</w:t>
            </w:r>
          </w:p>
        </w:tc>
        <w:tc>
          <w:tcPr>
            <w:tcW w:w="1095" w:type="dxa"/>
            <w:tcBorders>
              <w:top w:val="nil"/>
              <w:bottom w:val="single" w:sz="4" w:space="0" w:color="auto"/>
            </w:tcBorders>
            <w:tcMar>
              <w:top w:w="0" w:type="dxa"/>
            </w:tcMar>
            <w:tcPrChange w:id="307" w:author="Matthew Kay" w:date="2015-12-27T13:21:00Z">
              <w:tcPr>
                <w:tcW w:w="1095" w:type="dxa"/>
                <w:tcBorders>
                  <w:top w:val="nil"/>
                  <w:bottom w:val="single" w:sz="4" w:space="0" w:color="auto"/>
                </w:tcBorders>
              </w:tcPr>
            </w:tcPrChange>
          </w:tcPr>
          <w:p w14:paraId="53665B28" w14:textId="6808123A"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308" w:author="Matthew Kay" w:date="2015-12-27T13:29:00Z">
                  <w:rPr>
                    <w:rFonts w:ascii="Arial" w:hAnsi="Arial" w:cs="Arial"/>
                  </w:rPr>
                </w:rPrChange>
              </w:rPr>
            </w:pPr>
            <w:r w:rsidRPr="004E423F">
              <w:rPr>
                <w:rFonts w:ascii="Arial" w:hAnsi="Arial" w:cs="Arial"/>
                <w:sz w:val="17"/>
                <w:szCs w:val="17"/>
                <w:rPrChange w:id="309" w:author="Matthew Kay" w:date="2015-12-27T13:29:00Z">
                  <w:rPr>
                    <w:rFonts w:ascii="Arial" w:hAnsi="Arial" w:cs="Arial"/>
                  </w:rPr>
                </w:rPrChange>
              </w:rPr>
              <w:t>0.22</w:t>
            </w:r>
          </w:p>
        </w:tc>
      </w:tr>
    </w:tbl>
    <w:p w14:paraId="6F0C07BE" w14:textId="68BF0182" w:rsidR="00E60D1D" w:rsidRDefault="009A2467" w:rsidP="00137B62">
      <w:pPr>
        <w:pStyle w:val="Caption"/>
      </w:pPr>
      <w:r>
        <w:t xml:space="preserve">Table </w:t>
      </w:r>
      <w:r w:rsidR="0054080B">
        <w:fldChar w:fldCharType="begin"/>
      </w:r>
      <w:r w:rsidR="0054080B">
        <w:instrText xml:space="preserve"> SEQ Table \* ARABIC </w:instrText>
      </w:r>
      <w:r w:rsidR="0054080B">
        <w:fldChar w:fldCharType="separate"/>
      </w:r>
      <w:r w:rsidR="00E5148B">
        <w:rPr>
          <w:noProof/>
        </w:rPr>
        <w:t>1</w:t>
      </w:r>
      <w:r w:rsidR="0054080B">
        <w:rPr>
          <w:noProof/>
        </w:rPr>
        <w:fldChar w:fldCharType="end"/>
      </w:r>
      <w:r>
        <w:t>. Root mean-squared error of estimates in experiment 4 with 100 participants per condition.</w:t>
      </w:r>
    </w:p>
    <w:p w14:paraId="2E2642C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the estimated effects in the frequentist analysis all have approximately the same error, reflective of the power of the experiment. The Bayesian approach gives us estimates with less error by building knowledge as we go.</w:t>
      </w:r>
    </w:p>
    <w:p w14:paraId="0CAA98A1"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Bayesian analysis of small samples</w:t>
      </w:r>
    </w:p>
    <w:p w14:paraId="07AE15EF" w14:textId="3B4EBD03"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Due to limited resources</w:t>
      </w:r>
      <w:r w:rsidR="00AC192D">
        <w:t xml:space="preserve"> and an emphasis on novelty</w:t>
      </w:r>
      <w:r>
        <w:t>, HCI studies are often conducted with fewer participants than a traditional power analysis would suggest is prudent</w:t>
      </w:r>
      <w:r w:rsidR="00D67EE2">
        <w:t xml:space="preserve"> </w:t>
      </w:r>
      <w:r w:rsidR="00D67EE2">
        <w:fldChar w:fldCharType="begin" w:fldLock="1"/>
      </w:r>
      <w:r w:rsidR="00E92B02">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"id" : "ITEM-2", "itemData" : { "author" : [ { "dropping-particle" : "", "family" : "Gelman", "given" : "Andrew", "non-dropping-particle" : "", "parse-names" : false, "suffix" : "" }, { "dropping-particle" : "", "family" : "Weakliem", "given" : "David", "non-dropping-particle" : "", "parse-names" : false, "suffix" : "" } ], "container-title" : "American Scientist", "id" : "ITEM-2", "issue" : "4", "issued" : { "date-parts" : [ [ "2009" ] ] }, "page" : "310-316", "title" : "Of Beauty, Sex and Power", "type" : "article-journal", "volume" : "97" }, "uris" : [ "http://www.mendeley.com/documents/?uuid=d549dd61-724c-4bed-b4a8-e69348ea8135" ] } ], "mendeley" : { "formattedCitation" : "[4,11]", "plainTextFormattedCitation" : "[4,11]", "previouslyFormattedCitation" : "[4,11]" }, "properties" : { "noteIndex" : 0 }, "schema" : "https://github.com/citation-style-language/schema/raw/master/csl-citation.json" }</w:instrText>
      </w:r>
      <w:r w:rsidR="00D67EE2">
        <w:fldChar w:fldCharType="separate"/>
      </w:r>
      <w:r w:rsidR="00525CD5" w:rsidRPr="00525CD5">
        <w:rPr>
          <w:noProof/>
        </w:rPr>
        <w:t>[4,11]</w:t>
      </w:r>
      <w:r w:rsidR="00D67EE2">
        <w:fldChar w:fldCharType="end"/>
      </w:r>
      <w:r>
        <w:t xml:space="preserve">. With a frequentist analysis, this increases the probability of what </w:t>
      </w:r>
      <w:proofErr w:type="spellStart"/>
      <w:r>
        <w:t>Gelman</w:t>
      </w:r>
      <w:proofErr w:type="spellEnd"/>
      <w:r>
        <w:t xml:space="preserve"> calls a </w:t>
      </w:r>
      <w:r>
        <w:rPr>
          <w:i/>
        </w:rPr>
        <w:t xml:space="preserve">magnitude error </w:t>
      </w:r>
      <w:r w:rsidR="00D67EE2">
        <w:rPr>
          <w:i/>
        </w:rPr>
        <w:fldChar w:fldCharType="begin" w:fldLock="1"/>
      </w:r>
      <w:r w:rsidR="00D67EE2">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"[2]", "plainTextFormattedCitation" : "[2]", "previouslyFormattedCitation" : "[2]" }, "properties" : { "noteIndex" : 0 }, "schema" : "https://github.com/citation-style-language/schema/raw/master/csl-citation.json" }</w:instrText>
      </w:r>
      <w:r w:rsidR="00D67EE2">
        <w:rPr>
          <w:i/>
        </w:rPr>
        <w:fldChar w:fldCharType="separate"/>
      </w:r>
      <w:r w:rsidR="00D67EE2" w:rsidRPr="00D67EE2">
        <w:rPr>
          <w:noProof/>
        </w:rPr>
        <w:t>[2]</w:t>
      </w:r>
      <w:r w:rsidR="00D67EE2">
        <w:rPr>
          <w:i/>
        </w:rPr>
        <w:fldChar w:fldCharType="end"/>
      </w:r>
      <w:r>
        <w:t xml:space="preserve">: because the confidence intervals are so wide, the only effects that reach significance are those that overestimate the effect size. </w:t>
      </w:r>
    </w:p>
    <w:p w14:paraId="3C8C2EB4" w14:textId="42B1BE1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310"/>
      <w:r>
        <w:t>That</w:t>
      </w:r>
      <w:commentRangeEnd w:id="310"/>
      <w:r w:rsidR="00854312">
        <w:rPr>
          <w:rStyle w:val="CommentReference"/>
        </w:rPr>
        <w:commentReference w:id="310"/>
      </w:r>
      <w:r>
        <w:t xml:space="preserve"> said, we believe that there are many reasons why small-</w:t>
      </w:r>
      <w:r w:rsidRPr="00137B62">
        <w:rPr>
          <w:i/>
        </w:rPr>
        <w:t>n</w:t>
      </w:r>
      <w:r>
        <w:t xml:space="preserve"> studies are conducted in HCI, including limited resources </w:t>
      </w:r>
      <w:r w:rsidR="00AC192D">
        <w:t>and the emphasis on novelty discussed earlier as</w:t>
      </w:r>
      <w:r>
        <w:t xml:space="preserve"> </w:t>
      </w:r>
      <w:r w:rsidR="00AC192D">
        <w:t xml:space="preserve">fundamental </w:t>
      </w:r>
      <w:r w:rsidR="00C755E5">
        <w:t xml:space="preserve">for </w:t>
      </w:r>
      <w:r>
        <w:t>contributions to the field. Thus, we ask: can Bayesian analysis help make better use of our limited resources</w:t>
      </w:r>
      <w:ins w:id="311" w:author="Eric Hekler" w:date="2015-12-30T09:32:00Z">
        <w:r w:rsidR="00663446">
          <w:t xml:space="preserve"> while still acknowledging the importance of novelty</w:t>
        </w:r>
      </w:ins>
      <w:r>
        <w:t xml:space="preserve">? </w:t>
      </w:r>
      <w:del w:id="312" w:author="Eric Hekler" w:date="2015-12-30T09:32:00Z">
        <w:r w:rsidDel="00663446">
          <w:delText xml:space="preserve">Can we do better than simply admonishing researchers to recruit more participants? </w:delText>
        </w:r>
      </w:del>
      <w:r>
        <w:t>To assess this, we repeated our simulations with 20 participants per condition instead of 100</w:t>
      </w:r>
      <w:ins w:id="313" w:author="Eric Hekler" w:date="2015-12-30T11:15:00Z">
        <w:r w:rsidR="00BA0753">
          <w:t xml:space="preserve"> and examined how the use of priors could be used to </w:t>
        </w:r>
        <w:commentRangeStart w:id="314"/>
        <w:r w:rsidR="00BA0753">
          <w:t xml:space="preserve">help </w:t>
        </w:r>
      </w:ins>
      <w:commentRangeEnd w:id="314"/>
      <w:r w:rsidR="00C16DC2">
        <w:rPr>
          <w:rStyle w:val="CommentReference"/>
        </w:rPr>
        <w:commentReference w:id="314"/>
      </w:r>
      <w:ins w:id="315" w:author="Eric Hekler" w:date="2015-12-30T11:15:00Z">
        <w:r w:rsidR="00BA0753">
          <w:t>reduce false conclusions both from single studies and across studies</w:t>
        </w:r>
      </w:ins>
      <w:r>
        <w:t xml:space="preserve">. </w:t>
      </w:r>
    </w:p>
    <w:p w14:paraId="68E88C69"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316" w:name="h.vhudg29zx9ky" w:colFirst="0" w:colLast="0"/>
      <w:bookmarkEnd w:id="316"/>
      <w:r>
        <w:t>Results</w:t>
      </w:r>
    </w:p>
    <w:p w14:paraId="3C5F9892" w14:textId="194C353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At only 20 participants per condition, </w:t>
      </w:r>
      <w:ins w:id="317" w:author="Eric Hekler" w:date="2015-12-30T11:45:00Z">
        <w:r w:rsidR="00EE6FF4">
          <w:t xml:space="preserve">in the </w:t>
        </w:r>
      </w:ins>
      <w:del w:id="318" w:author="Eric Hekler" w:date="2015-12-30T11:45:00Z">
        <w:r w:rsidDel="00EE6FF4">
          <w:delText>the precision of our estimates</w:delText>
        </w:r>
      </w:del>
      <w:ins w:id="319" w:author="Eric Hekler" w:date="2015-12-30T11:45:00Z">
        <w:r w:rsidR="00EE6FF4">
          <w:t>frequ</w:t>
        </w:r>
      </w:ins>
      <w:ins w:id="320" w:author="Matthew Kay" w:date="2016-01-04T16:10:00Z">
        <w:r w:rsidR="004870B5">
          <w:t>e</w:t>
        </w:r>
      </w:ins>
      <w:ins w:id="321" w:author="Eric Hekler" w:date="2015-12-30T11:45:00Z">
        <w:del w:id="322" w:author="Matthew Kay" w:date="2016-01-04T16:10:00Z">
          <w:r w:rsidR="00EE6FF4" w:rsidDel="004870B5">
            <w:delText>i</w:delText>
          </w:r>
        </w:del>
        <w:r w:rsidR="00EE6FF4">
          <w:t>ntist world</w:t>
        </w:r>
        <w:del w:id="323" w:author="Matthew Kay" w:date="2016-01-04T16:12:00Z">
          <w:r w:rsidR="00EE6FF4" w:rsidDel="004870B5">
            <w:delText>,</w:delText>
          </w:r>
        </w:del>
        <w:r w:rsidR="00EE6FF4">
          <w:t xml:space="preserve"> a </w:t>
        </w:r>
      </w:ins>
      <w:del w:id="324" w:author="Eric Hekler" w:date="2015-12-30T11:12:00Z">
        <w:r w:rsidDel="00BA0753">
          <w:delText xml:space="preserve"> (width of the confidence interval) guarantees that any significant results of the frequentist analysis will hugely over-estimate the size of the effect</w:delText>
        </w:r>
      </w:del>
      <w:ins w:id="325" w:author="Eric Hekler" w:date="2015-12-30T11:12:00Z">
        <w:r w:rsidR="00BA0753">
          <w:t xml:space="preserve"> large effect size</w:t>
        </w:r>
      </w:ins>
      <w:ins w:id="326" w:author="Eric Hekler" w:date="2015-12-30T11:13:00Z">
        <w:r w:rsidR="003A4BEA">
          <w:t xml:space="preserve"> (</w:t>
        </w:r>
        <w:del w:id="327" w:author="Matthew Kay" w:date="2016-01-04T16:04:00Z">
          <w:r w:rsidR="003A4BEA" w:rsidDel="004870B5">
            <w:delText>i.e.,</w:delText>
          </w:r>
        </w:del>
      </w:ins>
      <w:ins w:id="328" w:author="Matthew Kay" w:date="2016-01-04T16:04:00Z">
        <w:r w:rsidR="004870B5">
          <w:t>a log</w:t>
        </w:r>
      </w:ins>
      <w:ins w:id="329" w:author="Eric Hekler" w:date="2015-12-30T11:13:00Z">
        <w:r w:rsidR="003A4BEA">
          <w:t xml:space="preserve"> </w:t>
        </w:r>
      </w:ins>
      <w:ins w:id="330" w:author="Eric Hekler" w:date="2015-12-30T12:10:00Z">
        <w:r w:rsidR="003A4BEA">
          <w:t>o</w:t>
        </w:r>
      </w:ins>
      <w:ins w:id="331" w:author="Eric Hekler" w:date="2015-12-30T11:13:00Z">
        <w:r w:rsidR="00BA0753">
          <w:t xml:space="preserve">dds ratio of nearly </w:t>
        </w:r>
      </w:ins>
      <w:ins w:id="332" w:author="Matthew Kay" w:date="2016-01-04T16:04:00Z">
        <w:r w:rsidR="004870B5">
          <w:t>1.5</w:t>
        </w:r>
      </w:ins>
      <w:ins w:id="333" w:author="Eric Hekler" w:date="2015-12-30T11:13:00Z">
        <w:del w:id="334" w:author="Matthew Kay" w:date="2016-01-04T16:04:00Z">
          <w:r w:rsidR="00BA0753" w:rsidDel="004870B5">
            <w:delText>3</w:delText>
          </w:r>
        </w:del>
        <w:r w:rsidR="00BA0753">
          <w:t xml:space="preserve">) </w:t>
        </w:r>
      </w:ins>
      <w:ins w:id="335" w:author="Eric Hekler" w:date="2015-12-30T11:45:00Z">
        <w:r w:rsidR="00EE6FF4">
          <w:t xml:space="preserve">is required </w:t>
        </w:r>
      </w:ins>
      <w:ins w:id="336" w:author="Eric Hekler" w:date="2015-12-30T11:13:00Z">
        <w:r w:rsidR="00234397">
          <w:t>to reject</w:t>
        </w:r>
        <w:r w:rsidR="00BA0753">
          <w:t xml:space="preserve"> the null hypothesis</w:t>
        </w:r>
      </w:ins>
      <w:ins w:id="337" w:author="Matthew Kay" w:date="2016-01-04T16:05:00Z">
        <w:r w:rsidR="004870B5">
          <w:t xml:space="preserve">—3 times </w:t>
        </w:r>
      </w:ins>
      <w:ins w:id="338" w:author="Eric Hekler" w:date="2015-12-30T11:17:00Z">
        <w:del w:id="339" w:author="Matthew Kay" w:date="2016-01-04T16:05:00Z">
          <w:r w:rsidR="00BA0753" w:rsidDel="004870B5">
            <w:delText xml:space="preserve">, which is </w:delText>
          </w:r>
        </w:del>
      </w:ins>
      <w:ins w:id="340" w:author="Eric Hekler" w:date="2015-12-30T11:18:00Z">
        <w:del w:id="341" w:author="Matthew Kay" w:date="2016-01-04T16:05:00Z">
          <w:r w:rsidR="00BA0753" w:rsidDel="004870B5">
            <w:delText xml:space="preserve">2 odds ratio values greater than </w:delText>
          </w:r>
        </w:del>
        <w:r w:rsidR="00BA0753">
          <w:t>the known (because we defined it)</w:t>
        </w:r>
      </w:ins>
      <w:ins w:id="342" w:author="Matthew Kay" w:date="2016-01-04T16:05:00Z">
        <w:r w:rsidR="004870B5">
          <w:t xml:space="preserve"> effect size. To put this in context, </w:t>
        </w:r>
      </w:ins>
      <w:ins w:id="343" w:author="Matthew Kay" w:date="2016-01-04T16:08:00Z">
        <w:r w:rsidR="004870B5">
          <w:t xml:space="preserve">imagine a survey whose completion rate with no progress indicator </w:t>
        </w:r>
      </w:ins>
      <w:ins w:id="344" w:author="Matthew Kay" w:date="2016-01-04T16:09:00Z">
        <w:r w:rsidR="004870B5">
          <w:t>would be 50%. T</w:t>
        </w:r>
      </w:ins>
      <w:ins w:id="345" w:author="Matthew Kay" w:date="2016-01-04T16:05:00Z">
        <w:r w:rsidR="004870B5">
          <w:t xml:space="preserve">he </w:t>
        </w:r>
      </w:ins>
      <w:ins w:id="346" w:author="Matthew Kay" w:date="2016-01-04T16:07:00Z">
        <w:r w:rsidR="004870B5">
          <w:t xml:space="preserve">correct </w:t>
        </w:r>
      </w:ins>
      <w:ins w:id="347" w:author="Matthew Kay" w:date="2016-01-04T16:05:00Z">
        <w:r w:rsidR="004870B5">
          <w:t xml:space="preserve">log odds ratio of 0.45 </w:t>
        </w:r>
      </w:ins>
      <w:ins w:id="348" w:author="Matthew Kay" w:date="2016-01-04T16:07:00Z">
        <w:r w:rsidR="004870B5">
          <w:t xml:space="preserve">would imply that switching to </w:t>
        </w:r>
      </w:ins>
      <w:ins w:id="349" w:author="Matthew Kay" w:date="2016-01-04T16:08:00Z">
        <w:r w:rsidR="004870B5">
          <w:t>a fast-to-slow</w:t>
        </w:r>
      </w:ins>
      <w:ins w:id="350" w:author="Matthew Kay" w:date="2016-01-04T16:09:00Z">
        <w:r w:rsidR="004870B5">
          <w:t xml:space="preserve"> indicator would raise the completion rate to 61%</w:t>
        </w:r>
      </w:ins>
      <w:ins w:id="351" w:author="Matthew Kay" w:date="2016-01-04T16:13:00Z">
        <w:r w:rsidR="00957F47">
          <w:t>, a modest effect</w:t>
        </w:r>
      </w:ins>
      <w:ins w:id="352" w:author="Matthew Kay" w:date="2016-01-04T17:22:00Z">
        <w:r w:rsidR="00EC0AB7">
          <w:t>.</w:t>
        </w:r>
      </w:ins>
      <w:ins w:id="353" w:author="Eric Hekler" w:date="2015-12-30T11:18:00Z">
        <w:del w:id="354" w:author="Matthew Kay" w:date="2016-01-04T16:05:00Z">
          <w:r w:rsidR="00BA0753" w:rsidDel="004870B5">
            <w:delText xml:space="preserve"> effect size</w:delText>
          </w:r>
        </w:del>
      </w:ins>
      <w:ins w:id="355" w:author="Eric Hekler" w:date="2015-12-30T11:35:00Z">
        <w:del w:id="356" w:author="Matthew Kay" w:date="2016-01-04T17:22:00Z">
          <w:r w:rsidR="00234397" w:rsidDel="00EC0AB7">
            <w:delText>,</w:delText>
          </w:r>
        </w:del>
      </w:ins>
      <w:ins w:id="357" w:author="Matthew Kay" w:date="2016-01-04T16:09:00Z">
        <w:r w:rsidR="004870B5">
          <w:t xml:space="preserve"> However, </w:t>
        </w:r>
      </w:ins>
      <w:ins w:id="358" w:author="Matthew Kay" w:date="2016-01-04T16:10:00Z">
        <w:r w:rsidR="004870B5">
          <w:t xml:space="preserve">a log odds ratio of 1.5—the size needed to </w:t>
        </w:r>
      </w:ins>
      <w:ins w:id="359" w:author="Matthew Kay" w:date="2016-01-04T16:13:00Z">
        <w:r w:rsidR="00957F47">
          <w:t>reject the null hypothesis</w:t>
        </w:r>
      </w:ins>
      <w:ins w:id="360" w:author="Matthew Kay" w:date="2016-01-04T16:10:00Z">
        <w:r w:rsidR="004870B5">
          <w:t xml:space="preserve">—would imply </w:t>
        </w:r>
      </w:ins>
      <w:ins w:id="361" w:author="Matthew Kay" w:date="2016-01-04T16:13:00Z">
        <w:r w:rsidR="00957F47">
          <w:t xml:space="preserve">that </w:t>
        </w:r>
      </w:ins>
      <w:ins w:id="362" w:author="Matthew Kay" w:date="2016-01-04T16:10:00Z">
        <w:r w:rsidR="004870B5">
          <w:t>a fast-to-slow indicator would yield an 82% completion rate</w:t>
        </w:r>
      </w:ins>
      <w:ins w:id="363" w:author="Matthew Kay" w:date="2016-01-04T16:14:00Z">
        <w:r w:rsidR="00957F47">
          <w:t xml:space="preserve"> on this survey</w:t>
        </w:r>
      </w:ins>
      <w:ins w:id="364" w:author="Matthew Kay" w:date="2016-01-04T16:10:00Z">
        <w:r w:rsidR="004870B5">
          <w:t xml:space="preserve">. This gross overestimate </w:t>
        </w:r>
      </w:ins>
      <w:ins w:id="365" w:author="Matthew Kay" w:date="2016-01-04T16:14:00Z">
        <w:r w:rsidR="00957F47">
          <w:t xml:space="preserve">exemplifies </w:t>
        </w:r>
      </w:ins>
      <w:ins w:id="366" w:author="Matthew Kay" w:date="2016-01-04T16:10:00Z">
        <w:r w:rsidR="004870B5">
          <w:t>a</w:t>
        </w:r>
      </w:ins>
      <w:ins w:id="367" w:author="Eric Hekler" w:date="2015-12-30T11:35:00Z">
        <w:r w:rsidR="00234397">
          <w:t xml:space="preserve"> </w:t>
        </w:r>
      </w:ins>
      <w:ins w:id="368" w:author="Eric Hekler" w:date="2015-12-30T11:45:00Z">
        <w:del w:id="369" w:author="Matthew Kay" w:date="2016-01-04T16:11:00Z">
          <w:r w:rsidR="00EE6FF4" w:rsidDel="004870B5">
            <w:delText xml:space="preserve">thus </w:delText>
          </w:r>
        </w:del>
      </w:ins>
      <w:ins w:id="370" w:author="Eric Hekler" w:date="2015-12-30T11:35:00Z">
        <w:del w:id="371" w:author="Matthew Kay" w:date="2016-01-04T16:11:00Z">
          <w:r w:rsidR="00EE6FF4" w:rsidDel="004870B5">
            <w:delText>demonstrating</w:delText>
          </w:r>
          <w:r w:rsidR="00234397" w:rsidDel="004870B5">
            <w:delText xml:space="preserve"> </w:delText>
          </w:r>
        </w:del>
      </w:ins>
      <w:ins w:id="372" w:author="Eric Hekler" w:date="2015-12-30T11:16:00Z">
        <w:del w:id="373" w:author="Matthew Kay" w:date="2016-01-04T16:11:00Z">
          <w:r w:rsidR="00BA0753" w:rsidDel="004870B5">
            <w:delText xml:space="preserve">the </w:delText>
          </w:r>
        </w:del>
        <w:r w:rsidR="00BA0753">
          <w:t xml:space="preserve">magnitude error </w:t>
        </w:r>
        <w:del w:id="374" w:author="Matthew Kay" w:date="2016-01-04T16:11:00Z">
          <w:r w:rsidR="00234397" w:rsidDel="004870B5">
            <w:delText>problem</w:delText>
          </w:r>
        </w:del>
      </w:ins>
      <w:ins w:id="375" w:author="Eric Hekler" w:date="2015-12-30T11:19:00Z">
        <w:del w:id="376" w:author="Matthew Kay" w:date="2016-01-04T16:11:00Z">
          <w:r w:rsidR="00BA0753" w:rsidDel="004870B5">
            <w:delText xml:space="preserve"> </w:delText>
          </w:r>
        </w:del>
        <w:r w:rsidR="00BA0753">
          <w:rPr>
            <w:i/>
          </w:rPr>
          <w:fldChar w:fldCharType="begin" w:fldLock="1"/>
        </w:r>
        <w:r w:rsidR="00BA0753">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"[2]", "plainTextFormattedCitation" : "[2]", "previouslyFormattedCitation" : "[2]" }, "properties" : { "noteIndex" : 0 }, "schema" : "https://github.com/citation-style-language/schema/raw/master/csl-citation.json" }</w:instrText>
        </w:r>
        <w:r w:rsidR="00BA0753">
          <w:rPr>
            <w:i/>
          </w:rPr>
          <w:fldChar w:fldCharType="separate"/>
        </w:r>
        <w:r w:rsidR="00BA0753" w:rsidRPr="00D67EE2">
          <w:rPr>
            <w:noProof/>
          </w:rPr>
          <w:t>[2]</w:t>
        </w:r>
        <w:r w:rsidR="00BA0753">
          <w:rPr>
            <w:i/>
          </w:rPr>
          <w:fldChar w:fldCharType="end"/>
        </w:r>
      </w:ins>
      <w:r>
        <w:t xml:space="preserve">. </w:t>
      </w:r>
      <w:del w:id="377" w:author="Eric Hekler" w:date="2015-12-30T11:14:00Z">
        <w:r w:rsidDel="00BA0753">
          <w:delText>However, e</w:delText>
        </w:r>
      </w:del>
      <w:ins w:id="378" w:author="Eric Hekler" w:date="2015-12-30T11:14:00Z">
        <w:r w:rsidR="00BA0753">
          <w:t>E</w:t>
        </w:r>
      </w:ins>
      <w:r>
        <w:t>ven though we haven’t (in our hypothetical world) studied this particular effect</w:t>
      </w:r>
      <w:del w:id="379" w:author="Eric Hekler" w:date="2015-12-30T11:35:00Z">
        <w:r w:rsidDel="00234397">
          <w:delText xml:space="preserve"> before</w:delText>
        </w:r>
      </w:del>
      <w:r>
        <w:t xml:space="preserve">, we do have </w:t>
      </w:r>
      <w:del w:id="380" w:author="Matthew Kay" w:date="2016-01-04T16:14:00Z">
        <w:r w:rsidDel="00957F47">
          <w:delText xml:space="preserve">some </w:delText>
        </w:r>
      </w:del>
      <w:r>
        <w:t xml:space="preserve">prior knowledge about </w:t>
      </w:r>
      <w:ins w:id="381" w:author="Eric Hekler" w:date="2015-12-30T11:20:00Z">
        <w:r w:rsidR="00BA0753">
          <w:t>anticipated</w:t>
        </w:r>
      </w:ins>
      <w:ins w:id="382" w:author="Eric Hekler" w:date="2015-12-30T11:14:00Z">
        <w:r w:rsidR="00BA0753">
          <w:t xml:space="preserve"> effect sizes</w:t>
        </w:r>
      </w:ins>
      <w:ins w:id="383" w:author="Eric Hekler" w:date="2015-12-30T11:20:00Z">
        <w:r w:rsidR="00BA0753">
          <w:t xml:space="preserve"> </w:t>
        </w:r>
      </w:ins>
      <w:ins w:id="384" w:author="Eric Hekler" w:date="2015-12-30T11:14:00Z">
        <w:r w:rsidR="00234397">
          <w:t xml:space="preserve">based on standard </w:t>
        </w:r>
      </w:ins>
      <w:del w:id="385" w:author="Eric Hekler" w:date="2015-12-30T11:15:00Z">
        <w:r w:rsidDel="00BA0753">
          <w:delText xml:space="preserve">what constitutes </w:delText>
        </w:r>
      </w:del>
      <w:r>
        <w:t xml:space="preserve">small, medium, and large effects in </w:t>
      </w:r>
      <w:del w:id="386" w:author="Eric Hekler" w:date="2015-12-30T11:35:00Z">
        <w:r w:rsidDel="00234397">
          <w:delText xml:space="preserve">studies of </w:delText>
        </w:r>
      </w:del>
      <w:r>
        <w:t>human</w:t>
      </w:r>
      <w:ins w:id="387" w:author="Eric Hekler" w:date="2015-12-30T11:35:00Z">
        <w:r w:rsidR="00234397">
          <w:t>s</w:t>
        </w:r>
      </w:ins>
      <w:del w:id="388" w:author="Eric Hekler" w:date="2015-12-30T11:21:00Z">
        <w:r w:rsidDel="00BA0753">
          <w:delText xml:space="preserve"> behavior</w:delText>
        </w:r>
      </w:del>
      <w:r>
        <w:t xml:space="preserve">. </w:t>
      </w:r>
      <w:r w:rsidR="00ED2D34">
        <w:t xml:space="preserve">In the Bayesian analysis, </w:t>
      </w:r>
      <w:ins w:id="389" w:author="Matthew Kay" w:date="2016-01-04T16:15:00Z">
        <w:r w:rsidR="00957F47">
          <w:t xml:space="preserve">we encode </w:t>
        </w:r>
      </w:ins>
      <w:r w:rsidR="00ED2D34">
        <w:t xml:space="preserve">this </w:t>
      </w:r>
      <w:r>
        <w:t xml:space="preserve">knowledge </w:t>
      </w:r>
      <w:del w:id="390" w:author="Matthew Kay" w:date="2016-01-04T16:15:00Z">
        <w:r w:rsidDel="00957F47">
          <w:delText xml:space="preserve">is encoded </w:delText>
        </w:r>
      </w:del>
      <w:r>
        <w:t>in the prior we set on the effect</w:t>
      </w:r>
      <w:r w:rsidR="00C61C18">
        <w:t xml:space="preserve">; </w:t>
      </w:r>
      <w:del w:id="391" w:author="Eric Hekler" w:date="2015-12-30T11:21:00Z">
        <w:r w:rsidR="00C61C18" w:rsidDel="00BA0753">
          <w:delText xml:space="preserve">here, </w:delText>
        </w:r>
      </w:del>
      <w:r w:rsidR="00C61C18">
        <w:t>we adopt a weakly-informed prior</w:t>
      </w:r>
      <w:ins w:id="392" w:author="Eric Hekler" w:date="2015-12-30T11:46:00Z">
        <w:r w:rsidR="007D1966">
          <w:t xml:space="preserve"> from </w:t>
        </w:r>
        <w:proofErr w:type="spellStart"/>
        <w:r w:rsidR="007D1966">
          <w:t>Gelman</w:t>
        </w:r>
      </w:ins>
      <w:proofErr w:type="spellEnd"/>
      <w:ins w:id="393" w:author="Eric Hekler" w:date="2015-12-30T11:22:00Z">
        <w:r w:rsidR="00BA0753">
          <w:t xml:space="preserve"> </w:t>
        </w:r>
      </w:ins>
      <w:ins w:id="394" w:author="Eric Hekler" w:date="2015-12-30T11:46:00Z">
        <w:r w:rsidR="007D1966">
          <w:fldChar w:fldCharType="begin" w:fldLock="1"/>
        </w:r>
        <w:r w:rsidR="007D1966">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rsidR="007D1966">
          <w:fldChar w:fldCharType="separate"/>
        </w:r>
        <w:r w:rsidR="007D1966" w:rsidRPr="00D67EE2">
          <w:rPr>
            <w:noProof/>
          </w:rPr>
          <w:t>[3]</w:t>
        </w:r>
        <w:r w:rsidR="007D1966">
          <w:fldChar w:fldCharType="end"/>
        </w:r>
      </w:ins>
      <w:ins w:id="395" w:author="Greg Nelson" w:date="2016-01-06T15:17:00Z">
        <w:r w:rsidR="0065371A">
          <w:t xml:space="preserve"> </w:t>
        </w:r>
      </w:ins>
      <w:ins w:id="396" w:author="Eric Hekler" w:date="2015-12-30T12:12:00Z">
        <w:del w:id="397" w:author="Greg Nelson" w:date="2016-01-06T15:10:00Z">
          <w:r w:rsidR="003A4BEA" w:rsidDel="00C16DC2">
            <w:delText xml:space="preserve"> (</w:delText>
          </w:r>
        </w:del>
      </w:ins>
      <w:ins w:id="398" w:author="Greg Nelson" w:date="2016-01-06T15:17:00Z">
        <w:r w:rsidR="0065371A">
          <w:t>(w</w:t>
        </w:r>
      </w:ins>
      <w:ins w:id="399" w:author="Eric Hekler" w:date="2015-12-30T12:12:00Z">
        <w:del w:id="400" w:author="Greg Nelson" w:date="2016-01-06T15:17:00Z">
          <w:r w:rsidR="003A4BEA" w:rsidDel="0065371A">
            <w:delText>discussed more in the discussion section</w:delText>
          </w:r>
        </w:del>
      </w:ins>
      <w:ins w:id="401" w:author="Matthew Kay" w:date="2016-01-04T16:12:00Z">
        <w:del w:id="402" w:author="Greg Nelson" w:date="2016-01-06T15:10:00Z">
          <w:r w:rsidR="004870B5" w:rsidDel="00C16DC2">
            <w:delText>w</w:delText>
          </w:r>
        </w:del>
        <w:r w:rsidR="004870B5">
          <w:t xml:space="preserve">e </w:t>
        </w:r>
        <w:del w:id="403" w:author="Greg Nelson" w:date="2016-01-06T15:13:00Z">
          <w:r w:rsidR="004870B5" w:rsidDel="0065371A">
            <w:delText>discuss</w:delText>
          </w:r>
        </w:del>
      </w:ins>
      <w:ins w:id="404" w:author="Greg Nelson" w:date="2016-01-06T15:13:00Z">
        <w:r w:rsidR="0065371A">
          <w:t>address</w:t>
        </w:r>
      </w:ins>
      <w:ins w:id="405" w:author="Matthew Kay" w:date="2016-01-04T16:12:00Z">
        <w:r w:rsidR="004870B5">
          <w:t xml:space="preserve"> prior-setting in more detail </w:t>
        </w:r>
        <w:del w:id="406" w:author="Greg Nelson" w:date="2016-01-06T15:13:00Z">
          <w:r w:rsidR="004870B5" w:rsidDel="00C16DC2">
            <w:delText>later</w:delText>
          </w:r>
        </w:del>
      </w:ins>
      <w:ins w:id="407" w:author="Greg Nelson" w:date="2016-01-06T15:13:00Z">
        <w:r w:rsidR="00C16DC2">
          <w:t>in the discussion</w:t>
        </w:r>
      </w:ins>
      <w:ins w:id="408" w:author="Greg Nelson" w:date="2016-01-06T15:17:00Z">
        <w:r w:rsidR="0065371A">
          <w:t>)</w:t>
        </w:r>
      </w:ins>
      <w:ins w:id="409" w:author="Eric Hekler" w:date="2015-12-30T12:12:00Z">
        <w:del w:id="410" w:author="Greg Nelson" w:date="2016-01-06T15:10:00Z">
          <w:r w:rsidR="003A4BEA" w:rsidDel="00C16DC2">
            <w:delText>)</w:delText>
          </w:r>
        </w:del>
      </w:ins>
      <w:ins w:id="411" w:author="Eric Hekler" w:date="2015-12-30T11:46:00Z">
        <w:r w:rsidR="003A4BEA">
          <w:t>.</w:t>
        </w:r>
      </w:ins>
      <w:del w:id="412" w:author="Eric Hekler" w:date="2015-12-30T11:46:00Z">
        <w:r w:rsidR="00C61C18" w:rsidDel="007D1966">
          <w:delText xml:space="preserve"> </w:delText>
        </w:r>
      </w:del>
      <w:del w:id="413" w:author="Eric Hekler" w:date="2015-12-30T11:21:00Z">
        <w:r w:rsidDel="00BA0753">
          <w:delText>from Gelman</w:delText>
        </w:r>
        <w:r w:rsidR="00D67EE2" w:rsidDel="00BA0753">
          <w:delText xml:space="preserve"> </w:delText>
        </w:r>
      </w:del>
      <w:del w:id="414" w:author="Eric Hekler" w:date="2015-12-30T11:46:00Z">
        <w:r w:rsidR="00D67EE2" w:rsidDel="007D1966">
          <w:fldChar w:fldCharType="begin" w:fldLock="1"/>
        </w:r>
        <w:r w:rsidR="00D67EE2" w:rsidDel="007D1966">
          <w:del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delInstrText>
        </w:r>
        <w:r w:rsidR="00D67EE2" w:rsidDel="007D1966">
          <w:fldChar w:fldCharType="separate"/>
        </w:r>
        <w:r w:rsidR="00D67EE2" w:rsidRPr="00D67EE2" w:rsidDel="007D1966">
          <w:rPr>
            <w:noProof/>
          </w:rPr>
          <w:delText>[3]</w:delText>
        </w:r>
        <w:r w:rsidR="00D67EE2" w:rsidDel="007D1966">
          <w:fldChar w:fldCharType="end"/>
        </w:r>
        <w:r w:rsidDel="007D1966">
          <w:delText xml:space="preserve">. </w:delText>
        </w:r>
      </w:del>
      <w:ins w:id="415" w:author="Eric Hekler" w:date="2015-12-30T11:46:00Z">
        <w:del w:id="416" w:author="Matthew Kay" w:date="2016-01-04T16:12:00Z">
          <w:r w:rsidR="007D1966" w:rsidDel="004870B5">
            <w:delText>.</w:delText>
          </w:r>
        </w:del>
      </w:ins>
    </w:p>
    <w:p w14:paraId="449B68E4" w14:textId="07F729C9" w:rsidR="00C61C18"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Bayesian analysis effectively weighs how strong our prior knowledge is </w:t>
      </w:r>
      <w:r w:rsidR="00C61C18">
        <w:t xml:space="preserve">against </w:t>
      </w:r>
      <w:r>
        <w:t xml:space="preserve">how much evidence we have: </w:t>
      </w:r>
      <w:ins w:id="417" w:author="Eric Hekler" w:date="2015-12-30T11:23:00Z">
        <w:r w:rsidR="00BA0753">
          <w:t xml:space="preserve">when larger samples are available (e.g., our </w:t>
        </w:r>
      </w:ins>
      <w:del w:id="418" w:author="Eric Hekler" w:date="2015-12-30T11:23:00Z">
        <w:r w:rsidDel="00BA0753">
          <w:delText xml:space="preserve">while our prior had only a small effect on estimates in the </w:delText>
        </w:r>
      </w:del>
      <w:r>
        <w:t>200-participant experiments</w:t>
      </w:r>
      <w:ins w:id="419" w:author="Eric Hekler" w:date="2015-12-30T11:23:00Z">
        <w:r w:rsidR="00BA0753">
          <w:t>)</w:t>
        </w:r>
      </w:ins>
      <w:ins w:id="420" w:author="Eric Hekler" w:date="2015-12-30T11:24:00Z">
        <w:r w:rsidR="00BA0753">
          <w:t xml:space="preserve"> the evidence more</w:t>
        </w:r>
        <w:r w:rsidR="007D1966">
          <w:t xml:space="preserve"> strongly influences the</w:t>
        </w:r>
        <w:r w:rsidR="00BA0753">
          <w:t xml:space="preserve"> estimate</w:t>
        </w:r>
      </w:ins>
      <w:del w:id="421" w:author="Eric Hekler" w:date="2015-12-30T11:24:00Z">
        <w:r w:rsidDel="00BA0753">
          <w:delText xml:space="preserve"> (where we had enough evidence to easily shift a diffuse prior)</w:delText>
        </w:r>
      </w:del>
      <w:ins w:id="422" w:author="Eric Hekler" w:date="2015-12-30T11:24:00Z">
        <w:r w:rsidR="00BA0753">
          <w:t>.</w:t>
        </w:r>
      </w:ins>
      <w:del w:id="423" w:author="Eric Hekler" w:date="2015-12-30T11:24:00Z">
        <w:r w:rsidDel="00BA0753">
          <w:delText>,</w:delText>
        </w:r>
      </w:del>
      <w:r>
        <w:t xml:space="preserve"> </w:t>
      </w:r>
      <w:del w:id="424" w:author="Eric Hekler" w:date="2015-12-30T11:24:00Z">
        <w:r w:rsidDel="00BA0753">
          <w:delText xml:space="preserve">with </w:delText>
        </w:r>
      </w:del>
      <w:ins w:id="425" w:author="Eric Hekler" w:date="2015-12-30T11:24:00Z">
        <w:r w:rsidR="00BA0753">
          <w:t xml:space="preserve">With </w:t>
        </w:r>
      </w:ins>
      <w:r>
        <w:t>only 20 participants</w:t>
      </w:r>
      <w:ins w:id="426" w:author="Eric Hekler" w:date="2015-12-30T11:24:00Z">
        <w:r w:rsidR="00BA0753">
          <w:t xml:space="preserve">, </w:t>
        </w:r>
      </w:ins>
      <w:ins w:id="427" w:author="Matthew Kay" w:date="2016-01-04T17:23:00Z">
        <w:r w:rsidR="00EC0AB7">
          <w:t xml:space="preserve">the </w:t>
        </w:r>
      </w:ins>
      <w:ins w:id="428" w:author="Eric Hekler" w:date="2015-12-30T11:24:00Z">
        <w:r w:rsidR="00BA0753">
          <w:t>prior</w:t>
        </w:r>
        <w:del w:id="429" w:author="Matthew Kay" w:date="2016-01-04T17:23:00Z">
          <w:r w:rsidR="00BA0753" w:rsidDel="00EC0AB7">
            <w:delText>s</w:delText>
          </w:r>
        </w:del>
        <w:r w:rsidR="00BA0753">
          <w:t xml:space="preserve"> </w:t>
        </w:r>
        <w:del w:id="430" w:author="Matthew Kay" w:date="2016-01-04T16:15:00Z">
          <w:r w:rsidR="00BA0753" w:rsidDel="00957F47">
            <w:delText xml:space="preserve">will </w:delText>
          </w:r>
        </w:del>
        <w:r w:rsidR="00BA0753">
          <w:t>ha</w:t>
        </w:r>
      </w:ins>
      <w:ins w:id="431" w:author="Matthew Kay" w:date="2016-01-04T17:23:00Z">
        <w:r w:rsidR="00EC0AB7">
          <w:t>s</w:t>
        </w:r>
      </w:ins>
      <w:ins w:id="432" w:author="Eric Hekler" w:date="2015-12-30T11:24:00Z">
        <w:del w:id="433" w:author="Matthew Kay" w:date="2016-01-04T17:23:00Z">
          <w:r w:rsidR="00BA0753" w:rsidDel="00EC0AB7">
            <w:delText>ve</w:delText>
          </w:r>
        </w:del>
        <w:r w:rsidR="00BA0753">
          <w:t xml:space="preserve"> more influ</w:t>
        </w:r>
        <w:r w:rsidR="00BA0753">
          <w:lastRenderedPageBreak/>
          <w:t xml:space="preserve">ence. </w:t>
        </w:r>
      </w:ins>
      <w:del w:id="434" w:author="Eric Hekler" w:date="2015-12-30T11:24:00Z">
        <w:r w:rsidDel="00BA0753">
          <w:delText xml:space="preserve"> our prior has more influence. </w:delText>
        </w:r>
      </w:del>
      <w:ins w:id="435" w:author="Eric Hekler" w:date="2015-12-30T09:39:00Z">
        <w:r w:rsidR="00854312">
          <w:t xml:space="preserve">This </w:t>
        </w:r>
        <w:del w:id="436" w:author="Matthew Kay" w:date="2016-01-04T17:23:00Z">
          <w:r w:rsidR="00854312" w:rsidDel="00EC0AB7">
            <w:delText xml:space="preserve">is advantageous as it </w:delText>
          </w:r>
        </w:del>
        <w:r w:rsidR="00854312">
          <w:t xml:space="preserve">enables </w:t>
        </w:r>
      </w:ins>
      <w:ins w:id="437" w:author="Matthew Kay" w:date="2016-01-04T16:15:00Z">
        <w:r w:rsidR="00957F47">
          <w:t xml:space="preserve">us to quantify </w:t>
        </w:r>
      </w:ins>
      <w:ins w:id="438" w:author="Eric Hekler" w:date="2015-12-30T09:39:00Z">
        <w:del w:id="439" w:author="Matthew Kay" w:date="2016-01-04T16:15:00Z">
          <w:r w:rsidR="00854312" w:rsidDel="00957F47">
            <w:delText xml:space="preserve">quantification of </w:delText>
          </w:r>
        </w:del>
      </w:ins>
      <w:ins w:id="440" w:author="Matthew Kay" w:date="2016-01-04T16:15:00Z">
        <w:r w:rsidR="00957F47">
          <w:t xml:space="preserve">our </w:t>
        </w:r>
      </w:ins>
      <w:ins w:id="441" w:author="Eric Hekler" w:date="2015-12-30T09:39:00Z">
        <w:r w:rsidR="00854312">
          <w:t>skepticism</w:t>
        </w:r>
      </w:ins>
      <w:ins w:id="442" w:author="Eric Hekler" w:date="2015-12-30T09:40:00Z">
        <w:r w:rsidR="00854312">
          <w:t xml:space="preserve"> </w:t>
        </w:r>
      </w:ins>
      <w:ins w:id="443" w:author="Eric Hekler" w:date="2015-12-30T11:25:00Z">
        <w:del w:id="444" w:author="Matthew Kay" w:date="2016-01-04T17:23:00Z">
          <w:r w:rsidR="00BA0753" w:rsidDel="00EC0AB7">
            <w:delText xml:space="preserve">to </w:delText>
          </w:r>
        </w:del>
      </w:ins>
      <w:ins w:id="445" w:author="Matthew Kay" w:date="2016-01-04T17:23:00Z">
        <w:r w:rsidR="00EC0AB7">
          <w:t xml:space="preserve">and </w:t>
        </w:r>
      </w:ins>
      <w:ins w:id="446" w:author="Eric Hekler" w:date="2015-12-30T11:25:00Z">
        <w:del w:id="447" w:author="Matthew Kay" w:date="2016-01-04T16:16:00Z">
          <w:r w:rsidR="00BA0753" w:rsidDel="00957F47">
            <w:delText xml:space="preserve">help </w:delText>
          </w:r>
        </w:del>
        <w:r w:rsidR="00BA0753">
          <w:t xml:space="preserve">mitigate the risk of </w:t>
        </w:r>
      </w:ins>
      <w:ins w:id="448" w:author="Matthew Kay" w:date="2016-01-04T16:16:00Z">
        <w:r w:rsidR="00957F47">
          <w:t xml:space="preserve">making </w:t>
        </w:r>
      </w:ins>
      <w:ins w:id="449" w:author="Eric Hekler" w:date="2015-12-30T11:25:00Z">
        <w:del w:id="450" w:author="Matthew Kay" w:date="2016-01-04T16:16:00Z">
          <w:r w:rsidR="00BA0753" w:rsidDel="00957F47">
            <w:delText xml:space="preserve">the </w:delText>
          </w:r>
        </w:del>
      </w:ins>
      <w:ins w:id="451" w:author="Matthew Kay" w:date="2016-01-04T16:16:00Z">
        <w:r w:rsidR="00957F47">
          <w:t xml:space="preserve">a </w:t>
        </w:r>
      </w:ins>
      <w:ins w:id="452" w:author="Eric Hekler" w:date="2015-12-30T11:25:00Z">
        <w:r w:rsidR="00BA0753">
          <w:t>magnitude error</w:t>
        </w:r>
      </w:ins>
      <w:ins w:id="453" w:author="Eric Hekler" w:date="2015-12-30T11:46:00Z">
        <w:r w:rsidR="007D1966">
          <w:t xml:space="preserve"> in small samples</w:t>
        </w:r>
      </w:ins>
      <w:ins w:id="454" w:author="Eric Hekler" w:date="2015-12-30T09:39:00Z">
        <w:r w:rsidR="00854312">
          <w:t xml:space="preserve">. </w:t>
        </w:r>
      </w:ins>
      <w:r>
        <w:t xml:space="preserve">In the frequentist world we might intuitively dismiss </w:t>
      </w:r>
      <w:del w:id="455" w:author="Eric Hekler" w:date="2015-12-30T11:47:00Z">
        <w:r w:rsidDel="007D1966">
          <w:delText xml:space="preserve">overly </w:delText>
        </w:r>
      </w:del>
      <w:r>
        <w:t>large effect sizes in small studies as unreasonable</w:t>
      </w:r>
      <w:ins w:id="456" w:author="Eric Hekler" w:date="2015-12-30T09:39:00Z">
        <w:r w:rsidR="00854312">
          <w:t xml:space="preserve">, but not have a </w:t>
        </w:r>
        <w:del w:id="457" w:author="Matthew Kay" w:date="2016-01-04T16:16:00Z">
          <w:r w:rsidR="00854312" w:rsidDel="00957F47">
            <w:delText xml:space="preserve">mathematical </w:delText>
          </w:r>
        </w:del>
      </w:ins>
      <w:ins w:id="458" w:author="Matthew Kay" w:date="2016-01-04T16:16:00Z">
        <w:r w:rsidR="00957F47">
          <w:t xml:space="preserve">formal </w:t>
        </w:r>
      </w:ins>
      <w:ins w:id="459" w:author="Eric Hekler" w:date="2015-12-30T09:39:00Z">
        <w:r w:rsidR="00854312">
          <w:t xml:space="preserve">way </w:t>
        </w:r>
        <w:del w:id="460" w:author="Matthew Kay" w:date="2016-01-04T16:16:00Z">
          <w:r w:rsidR="00854312" w:rsidDel="00957F47">
            <w:delText xml:space="preserve">of </w:delText>
          </w:r>
        </w:del>
      </w:ins>
      <w:ins w:id="461" w:author="Matthew Kay" w:date="2016-01-04T16:16:00Z">
        <w:r w:rsidR="00957F47">
          <w:t xml:space="preserve">to </w:t>
        </w:r>
      </w:ins>
      <w:ins w:id="462" w:author="Eric Hekler" w:date="2015-12-30T09:39:00Z">
        <w:r w:rsidR="00854312">
          <w:t>specify</w:t>
        </w:r>
        <w:del w:id="463" w:author="Matthew Kay" w:date="2016-01-04T16:16:00Z">
          <w:r w:rsidR="00854312" w:rsidDel="00957F47">
            <w:delText>ing</w:delText>
          </w:r>
        </w:del>
        <w:r w:rsidR="00854312">
          <w:t xml:space="preserve"> this skepticism</w:t>
        </w:r>
      </w:ins>
      <w:ins w:id="464" w:author="Greg Nelson" w:date="2016-01-06T15:18:00Z">
        <w:r w:rsidR="0065371A">
          <w:t xml:space="preserve">. </w:t>
        </w:r>
      </w:ins>
      <w:del w:id="465" w:author="Greg Nelson" w:date="2016-01-06T15:18:00Z">
        <w:r w:rsidDel="0065371A">
          <w:delText xml:space="preserve">; </w:delText>
        </w:r>
      </w:del>
      <w:del w:id="466" w:author="Greg Nelson" w:date="2016-01-06T15:19:00Z">
        <w:r w:rsidDel="0065371A">
          <w:delText>i</w:delText>
        </w:r>
      </w:del>
      <w:ins w:id="467" w:author="Greg Nelson" w:date="2016-01-06T15:19:00Z">
        <w:r w:rsidR="0065371A">
          <w:t>I</w:t>
        </w:r>
      </w:ins>
      <w:r>
        <w:t>n the Bayesian world we</w:t>
      </w:r>
      <w:r w:rsidR="00ED2D34">
        <w:t xml:space="preserve"> can consistently and quantitatively apply</w:t>
      </w:r>
      <w:r>
        <w:t xml:space="preserve"> this intuition </w:t>
      </w:r>
      <w:ins w:id="468" w:author="Eric Hekler" w:date="2015-12-30T09:39:00Z">
        <w:del w:id="469" w:author="Matthew Kay" w:date="2016-01-04T16:17:00Z">
          <w:r w:rsidR="00854312" w:rsidDel="00957F47">
            <w:delText>of skepticism</w:delText>
          </w:r>
        </w:del>
      </w:ins>
      <w:ins w:id="470" w:author="Eric Hekler" w:date="2015-12-30T09:40:00Z">
        <w:del w:id="471" w:author="Matthew Kay" w:date="2016-01-04T16:17:00Z">
          <w:r w:rsidR="00854312" w:rsidDel="00957F47">
            <w:delText xml:space="preserve"> </w:delText>
          </w:r>
        </w:del>
      </w:ins>
      <w:r w:rsidR="00ED2D34">
        <w:t>by encoding it in</w:t>
      </w:r>
      <w:r>
        <w:t xml:space="preserve"> a prior and us</w:t>
      </w:r>
      <w:r w:rsidR="00ED2D34">
        <w:t>ing the prior</w:t>
      </w:r>
      <w:r>
        <w:t xml:space="preserve"> to shift unreasonably large effects towards zero. This is called </w:t>
      </w:r>
      <w:r>
        <w:rPr>
          <w:b/>
        </w:rPr>
        <w:t>shrinkage</w:t>
      </w:r>
      <w:r>
        <w:t>.</w:t>
      </w:r>
      <w:r w:rsidR="00B333C0">
        <w:t xml:space="preserve"> </w:t>
      </w:r>
    </w:p>
    <w:p w14:paraId="304B1E59" w14:textId="15D215E1" w:rsidR="00E020A4"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472" w:author="Eric Hekler" w:date="2015-12-30T09:55:00Z"/>
        </w:rPr>
      </w:pPr>
      <w:r>
        <w:t>We can see the effects of shrinkage by comparing a</w:t>
      </w:r>
      <w:ins w:id="473" w:author="Matthew Kay" w:date="2016-01-04T16:18:00Z">
        <w:r w:rsidR="00957F47">
          <w:t>n</w:t>
        </w:r>
      </w:ins>
      <w:ins w:id="474" w:author="Eric Hekler" w:date="2015-12-30T12:13:00Z">
        <w:r w:rsidR="003A4BEA">
          <w:t xml:space="preserve"> </w:t>
        </w:r>
      </w:ins>
      <w:ins w:id="475" w:author="Eric Hekler" w:date="2015-12-30T11:48:00Z">
        <w:r w:rsidR="007D1966">
          <w:t xml:space="preserve">inflated </w:t>
        </w:r>
      </w:ins>
      <w:del w:id="476" w:author="Eric Hekler" w:date="2015-12-30T11:48:00Z">
        <w:r w:rsidDel="007D1966">
          <w:delText xml:space="preserve"> large </w:delText>
        </w:r>
      </w:del>
      <w:r>
        <w:t xml:space="preserve">estimate </w:t>
      </w:r>
      <w:ins w:id="477" w:author="Eric Hekler" w:date="2015-12-30T12:13:00Z">
        <w:r w:rsidR="003A4BEA">
          <w:t xml:space="preserve">(by chance, a common occurrence with small sample studies) </w:t>
        </w:r>
      </w:ins>
      <w:r>
        <w:t>from experiment 1 with its corresponding Bayesian estimate</w:t>
      </w:r>
      <w:r w:rsidR="00B333C0">
        <w:t xml:space="preserve"> (</w:t>
      </w:r>
      <w:r w:rsidR="00C61C18">
        <w:fldChar w:fldCharType="begin"/>
      </w:r>
      <w:r w:rsidR="00C61C18">
        <w:instrText xml:space="preserve"> REF _Ref430912095 \h </w:instrText>
      </w:r>
      <w:r w:rsidR="00C61C18">
        <w:fldChar w:fldCharType="separate"/>
      </w:r>
      <w:r w:rsidR="00E5148B">
        <w:t xml:space="preserve">Figure </w:t>
      </w:r>
      <w:r w:rsidR="00E5148B">
        <w:rPr>
          <w:noProof/>
        </w:rPr>
        <w:t>3</w:t>
      </w:r>
      <w:r w:rsidR="00C61C18">
        <w:fldChar w:fldCharType="end"/>
      </w:r>
      <w:r w:rsidR="00B333C0">
        <w:t>).</w:t>
      </w:r>
      <w:r w:rsidR="00C61C18">
        <w:t xml:space="preserve"> </w:t>
      </w:r>
      <w:ins w:id="478" w:author="Matthew Kay" w:date="2016-01-04T16:18:00Z">
        <w:r w:rsidR="00957F47">
          <w:t>Compared to the frequentist estimate, t</w:t>
        </w:r>
      </w:ins>
      <w:del w:id="479" w:author="Matthew Kay" w:date="2016-01-04T16:19:00Z">
        <w:r w:rsidDel="00957F47">
          <w:delText>T</w:delText>
        </w:r>
      </w:del>
      <w:r>
        <w:t xml:space="preserve">he Bayesian </w:t>
      </w:r>
      <w:del w:id="480" w:author="Matthew Kay" w:date="2016-01-04T16:19:00Z">
        <w:r w:rsidDel="00957F47">
          <w:delText xml:space="preserve">approach </w:delText>
        </w:r>
      </w:del>
      <w:ins w:id="481" w:author="Matthew Kay" w:date="2016-01-04T16:19:00Z">
        <w:r w:rsidR="00957F47">
          <w:t xml:space="preserve">estimate is </w:t>
        </w:r>
      </w:ins>
      <w:r>
        <w:t>shr</w:t>
      </w:r>
      <w:ins w:id="482" w:author="Matthew Kay" w:date="2016-01-04T16:19:00Z">
        <w:r w:rsidR="00957F47">
          <w:t>u</w:t>
        </w:r>
      </w:ins>
      <w:del w:id="483" w:author="Matthew Kay" w:date="2016-01-04T16:19:00Z">
        <w:r w:rsidDel="00957F47">
          <w:delText>i</w:delText>
        </w:r>
      </w:del>
      <w:r>
        <w:t>nk</w:t>
      </w:r>
      <w:del w:id="484" w:author="Matthew Kay" w:date="2016-01-04T16:19:00Z">
        <w:r w:rsidDel="00957F47">
          <w:delText xml:space="preserve">s the unreasonably large estimate </w:delText>
        </w:r>
      </w:del>
      <w:ins w:id="485" w:author="Eric Hekler" w:date="2015-12-30T11:26:00Z">
        <w:del w:id="486" w:author="Matthew Kay" w:date="2016-01-04T16:19:00Z">
          <w:r w:rsidR="00234397" w:rsidDel="00957F47">
            <w:delText>from the data more</w:delText>
          </w:r>
        </w:del>
        <w:r w:rsidR="00234397">
          <w:t xml:space="preserve"> towards</w:t>
        </w:r>
      </w:ins>
      <w:del w:id="487" w:author="Eric Hekler" w:date="2015-12-30T11:26:00Z">
        <w:r w:rsidDel="00234397">
          <w:delText>a little bit towards</w:delText>
        </w:r>
      </w:del>
      <w:r>
        <w:t xml:space="preserve"> 0</w:t>
      </w:r>
      <w:ins w:id="488" w:author="Eric Hekler" w:date="2015-12-30T11:26:00Z">
        <w:del w:id="489" w:author="Matthew Kay" w:date="2016-01-04T16:19:00Z">
          <w:r w:rsidR="00234397" w:rsidDel="00957F47">
            <w:delText xml:space="preserve"> compared to the NHST</w:delText>
          </w:r>
        </w:del>
      </w:ins>
      <w:ins w:id="490" w:author="Eric Hekler" w:date="2015-12-30T09:41:00Z">
        <w:r w:rsidR="00EE6FF4">
          <w:t xml:space="preserve">. </w:t>
        </w:r>
      </w:ins>
      <w:del w:id="491" w:author="Eric Hekler" w:date="2015-12-30T09:41:00Z">
        <w:r w:rsidDel="00854312">
          <w:delText>, reflecting our skepticism.</w:delText>
        </w:r>
      </w:del>
      <w:del w:id="492" w:author="Eric Hekler" w:date="2015-12-30T11:37:00Z">
        <w:r w:rsidDel="00EE6FF4">
          <w:delText xml:space="preserve"> </w:delText>
        </w:r>
      </w:del>
      <w:r>
        <w:t xml:space="preserve">The resulting posterior is still quite diffuse: we haven’t learned all that much from the small study. </w:t>
      </w:r>
      <w:ins w:id="493" w:author="Eric Hekler" w:date="2015-12-30T09:35:00Z">
        <w:r w:rsidR="00234397">
          <w:t>That said, we did</w:t>
        </w:r>
      </w:ins>
      <w:del w:id="494" w:author="Eric Hekler" w:date="2015-12-30T09:35:00Z">
        <w:r w:rsidDel="00854312">
          <w:delText>But what we have</w:delText>
        </w:r>
      </w:del>
      <w:r>
        <w:t xml:space="preserve"> learn</w:t>
      </w:r>
      <w:ins w:id="495" w:author="Eric Hekler" w:date="2015-12-30T09:35:00Z">
        <w:r w:rsidR="00234397">
          <w:t xml:space="preserve"> </w:t>
        </w:r>
        <w:del w:id="496" w:author="Matthew Kay" w:date="2016-01-04T16:19:00Z">
          <w:r w:rsidR="00234397" w:rsidRPr="00957F47" w:rsidDel="00957F47">
            <w:rPr>
              <w:i/>
              <w:rPrChange w:id="497" w:author="Matthew Kay" w:date="2016-01-04T16:19:00Z">
                <w:rPr/>
              </w:rPrChange>
            </w:rPr>
            <w:delText>SOMETHING</w:delText>
          </w:r>
        </w:del>
      </w:ins>
      <w:ins w:id="498" w:author="Matthew Kay" w:date="2016-01-04T16:19:00Z">
        <w:r w:rsidR="00957F47" w:rsidRPr="00957F47">
          <w:rPr>
            <w:i/>
            <w:rPrChange w:id="499" w:author="Matthew Kay" w:date="2016-01-04T16:19:00Z">
              <w:rPr/>
            </w:rPrChange>
          </w:rPr>
          <w:t>something</w:t>
        </w:r>
      </w:ins>
      <w:ins w:id="500" w:author="Eric Hekler" w:date="2015-12-30T09:42:00Z">
        <w:r w:rsidR="00854312">
          <w:t xml:space="preserve"> from our 20 participants</w:t>
        </w:r>
      </w:ins>
      <w:ins w:id="501" w:author="Matthew Kay" w:date="2016-01-04T16:19:00Z">
        <w:r w:rsidR="00957F47">
          <w:t xml:space="preserve">: The Bayesian analysis weights </w:t>
        </w:r>
      </w:ins>
      <w:ins w:id="502" w:author="Eric Hekler" w:date="2015-12-30T09:42:00Z">
        <w:del w:id="503" w:author="Matthew Kay" w:date="2016-01-04T16:21:00Z">
          <w:r w:rsidR="00854312" w:rsidDel="00957F47">
            <w:delText xml:space="preserve"> </w:delText>
          </w:r>
        </w:del>
        <w:del w:id="504" w:author="Matthew Kay" w:date="2016-01-04T16:20:00Z">
          <w:r w:rsidR="00854312" w:rsidDel="00957F47">
            <w:delText xml:space="preserve">and that information </w:delText>
          </w:r>
        </w:del>
        <w:del w:id="505" w:author="Matthew Kay" w:date="2016-01-04T16:21:00Z">
          <w:r w:rsidR="00854312" w:rsidDel="00957F47">
            <w:delText xml:space="preserve">we learned is </w:delText>
          </w:r>
        </w:del>
      </w:ins>
      <w:del w:id="506" w:author="Matthew Kay" w:date="2016-01-04T16:21:00Z">
        <w:r w:rsidDel="00957F47">
          <w:delText>ed is reasonable in proportion</w:delText>
        </w:r>
      </w:del>
      <w:ins w:id="507" w:author="Eric Hekler" w:date="2015-12-30T09:42:00Z">
        <w:del w:id="508" w:author="Matthew Kay" w:date="2016-01-04T16:21:00Z">
          <w:r w:rsidR="00854312" w:rsidDel="00957F47">
            <w:delText>ally adjust</w:delText>
          </w:r>
        </w:del>
      </w:ins>
      <w:ins w:id="509" w:author="Eric Hekler" w:date="2015-12-30T09:51:00Z">
        <w:del w:id="510" w:author="Matthew Kay" w:date="2016-01-04T16:21:00Z">
          <w:r w:rsidR="00E020A4" w:rsidDel="00957F47">
            <w:delText>ed</w:delText>
          </w:r>
        </w:del>
      </w:ins>
      <w:del w:id="511" w:author="Matthew Kay" w:date="2016-01-04T16:21:00Z">
        <w:r w:rsidDel="00957F47">
          <w:delText xml:space="preserve"> </w:delText>
        </w:r>
      </w:del>
      <w:del w:id="512" w:author="Matthew Kay" w:date="2016-01-04T16:20:00Z">
        <w:r w:rsidDel="00957F47">
          <w:delText xml:space="preserve">to </w:delText>
        </w:r>
      </w:del>
      <w:r>
        <w:t>what we knew before</w:t>
      </w:r>
      <w:ins w:id="513" w:author="Eric Hekler" w:date="2015-12-30T09:52:00Z">
        <w:r w:rsidR="00E020A4">
          <w:t xml:space="preserve"> (</w:t>
        </w:r>
      </w:ins>
      <w:ins w:id="514" w:author="Matthew Kay" w:date="2016-01-04T16:20:00Z">
        <w:r w:rsidR="00957F47">
          <w:t xml:space="preserve">specifically, that </w:t>
        </w:r>
      </w:ins>
      <w:ins w:id="515" w:author="Eric Hekler" w:date="2015-12-30T11:27:00Z">
        <w:r w:rsidR="00234397">
          <w:t>small effect sizes are generally anticipated if nothing more is known</w:t>
        </w:r>
      </w:ins>
      <w:ins w:id="516" w:author="Eric Hekler" w:date="2015-12-30T09:52:00Z">
        <w:r w:rsidR="00E020A4">
          <w:t>)</w:t>
        </w:r>
      </w:ins>
      <w:r>
        <w:t xml:space="preserve"> </w:t>
      </w:r>
      <w:ins w:id="517" w:author="Matthew Kay" w:date="2016-01-04T16:21:00Z">
        <w:r w:rsidR="00957F47">
          <w:t xml:space="preserve">against </w:t>
        </w:r>
      </w:ins>
      <w:del w:id="518" w:author="Matthew Kay" w:date="2016-01-04T16:21:00Z">
        <w:r w:rsidDel="00957F47">
          <w:delText xml:space="preserve">and </w:delText>
        </w:r>
      </w:del>
      <w:r>
        <w:t>how much evidence</w:t>
      </w:r>
      <w:ins w:id="519" w:author="Eric Hekler" w:date="2015-12-30T09:42:00Z">
        <w:r w:rsidR="00854312">
          <w:t xml:space="preserve"> </w:t>
        </w:r>
        <w:del w:id="520" w:author="Matthew Kay" w:date="2016-01-04T16:21:00Z">
          <w:r w:rsidR="00854312" w:rsidDel="00957F47">
            <w:delText>(in this case participants)</w:delText>
          </w:r>
        </w:del>
      </w:ins>
      <w:del w:id="521" w:author="Matthew Kay" w:date="2016-01-04T16:21:00Z">
        <w:r w:rsidDel="00957F47">
          <w:delText xml:space="preserve"> </w:delText>
        </w:r>
      </w:del>
      <w:r>
        <w:t>we have</w:t>
      </w:r>
      <w:ins w:id="522" w:author="Matthew Kay" w:date="2016-01-04T16:21:00Z">
        <w:r w:rsidR="00957F47">
          <w:t xml:space="preserve"> (in this case, </w:t>
        </w:r>
      </w:ins>
      <w:ins w:id="523" w:author="Matthew Kay" w:date="2016-01-04T16:22:00Z">
        <w:r w:rsidR="00957F47">
          <w:t xml:space="preserve">observations of a small number of </w:t>
        </w:r>
      </w:ins>
      <w:ins w:id="524" w:author="Matthew Kay" w:date="2016-01-04T16:21:00Z">
        <w:r w:rsidR="00957F47">
          <w:t>participants)</w:t>
        </w:r>
      </w:ins>
      <w:r>
        <w:t>.</w:t>
      </w:r>
      <w:ins w:id="525" w:author="Eric Hekler" w:date="2015-12-30T09:52:00Z">
        <w:r w:rsidR="00E020A4">
          <w:t xml:space="preserve"> </w:t>
        </w:r>
      </w:ins>
    </w:p>
    <w:p w14:paraId="493190CD" w14:textId="29C1A5BF" w:rsidR="0002541C" w:rsidRDefault="00E020A4"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26" w:author="Eric Hekler" w:date="2015-12-30T09:52:00Z">
        <w:r>
          <w:t>Overall, Bayesian</w:t>
        </w:r>
      </w:ins>
      <w:ins w:id="527" w:author="Eric Hekler" w:date="2015-12-30T11:09:00Z">
        <w:r w:rsidR="00BA0753">
          <w:t xml:space="preserve"> analyses</w:t>
        </w:r>
      </w:ins>
      <w:ins w:id="528" w:author="Eric Hekler" w:date="2015-12-30T09:52:00Z">
        <w:r w:rsidR="00BA0753">
          <w:t xml:space="preserve"> allow</w:t>
        </w:r>
        <w:r w:rsidR="00EE6FF4">
          <w:t xml:space="preserve"> for </w:t>
        </w:r>
      </w:ins>
      <w:ins w:id="529" w:author="Eric Hekler" w:date="2015-12-30T11:39:00Z">
        <w:r w:rsidR="00EE6FF4">
          <w:t>information</w:t>
        </w:r>
      </w:ins>
      <w:ins w:id="530" w:author="Eric Hekler" w:date="2015-12-30T09:52:00Z">
        <w:r>
          <w:t xml:space="preserve"> to be </w:t>
        </w:r>
      </w:ins>
      <w:ins w:id="531" w:author="Eric Hekler" w:date="2015-12-30T11:39:00Z">
        <w:r w:rsidR="00EE6FF4">
          <w:t>gleaned</w:t>
        </w:r>
      </w:ins>
      <w:ins w:id="532" w:author="Eric Hekler" w:date="2015-12-30T09:52:00Z">
        <w:r>
          <w:t xml:space="preserve"> </w:t>
        </w:r>
      </w:ins>
      <w:ins w:id="533" w:author="Eric Hekler" w:date="2015-12-30T09:55:00Z">
        <w:del w:id="534" w:author="Matthew Kay" w:date="2016-01-04T16:24:00Z">
          <w:r w:rsidDel="004E55EC">
            <w:delText xml:space="preserve">that </w:delText>
          </w:r>
        </w:del>
      </w:ins>
      <w:ins w:id="535" w:author="Matthew Kay" w:date="2016-01-04T16:22:00Z">
        <w:r w:rsidR="004E55EC">
          <w:t xml:space="preserve">in </w:t>
        </w:r>
      </w:ins>
      <w:ins w:id="536" w:author="Eric Hekler" w:date="2015-12-30T09:55:00Z">
        <w:del w:id="537" w:author="Matthew Kay" w:date="2016-01-04T16:22:00Z">
          <w:r w:rsidDel="004E55EC">
            <w:delText xml:space="preserve">is </w:delText>
          </w:r>
        </w:del>
        <w:r>
          <w:t>proportion</w:t>
        </w:r>
        <w:del w:id="538" w:author="Matthew Kay" w:date="2016-01-04T16:22:00Z">
          <w:r w:rsidDel="004E55EC">
            <w:delText>al</w:delText>
          </w:r>
        </w:del>
        <w:r>
          <w:t xml:space="preserve"> to the </w:t>
        </w:r>
      </w:ins>
      <w:ins w:id="539" w:author="Matthew Kay" w:date="2016-01-04T16:22:00Z">
        <w:r w:rsidR="004E55EC">
          <w:t xml:space="preserve">strength of </w:t>
        </w:r>
      </w:ins>
      <w:ins w:id="540" w:author="Eric Hekler" w:date="2015-12-30T09:55:00Z">
        <w:del w:id="541" w:author="Matthew Kay" w:date="2016-01-04T16:22:00Z">
          <w:r w:rsidDel="004E55EC">
            <w:delText xml:space="preserve">amount of </w:delText>
          </w:r>
        </w:del>
        <w:r>
          <w:t>available</w:t>
        </w:r>
      </w:ins>
      <w:ins w:id="542" w:author="Eric Hekler" w:date="2015-12-30T11:39:00Z">
        <w:r w:rsidR="00EE6FF4">
          <w:t xml:space="preserve"> evidence</w:t>
        </w:r>
      </w:ins>
      <w:ins w:id="543" w:author="Eric Hekler" w:date="2015-12-30T09:52:00Z">
        <w:r>
          <w:t>. In contrast,</w:t>
        </w:r>
      </w:ins>
      <w:ins w:id="544" w:author="Eric Hekler" w:date="2015-12-30T11:38:00Z">
        <w:r w:rsidR="00EE6FF4">
          <w:t xml:space="preserve"> estimates from individual small sample studies </w:t>
        </w:r>
      </w:ins>
      <w:ins w:id="545" w:author="Matthew Kay" w:date="2016-01-04T16:23:00Z">
        <w:r w:rsidR="004E55EC">
          <w:t xml:space="preserve">in the frequentist world </w:t>
        </w:r>
      </w:ins>
      <w:ins w:id="546" w:author="Eric Hekler" w:date="2015-12-30T11:38:00Z">
        <w:del w:id="547" w:author="Matthew Kay" w:date="2016-01-04T16:23:00Z">
          <w:r w:rsidR="00EE6FF4" w:rsidDel="004E55EC">
            <w:delText xml:space="preserve">will </w:delText>
          </w:r>
        </w:del>
      </w:ins>
      <w:ins w:id="548" w:author="Matthew Kay" w:date="2016-01-04T16:23:00Z">
        <w:r w:rsidR="004E55EC">
          <w:t xml:space="preserve">are </w:t>
        </w:r>
      </w:ins>
      <w:ins w:id="549" w:author="Eric Hekler" w:date="2015-12-30T11:38:00Z">
        <w:r w:rsidR="00EE6FF4">
          <w:t xml:space="preserve">only </w:t>
        </w:r>
        <w:del w:id="550" w:author="Matthew Kay" w:date="2016-01-04T16:23:00Z">
          <w:r w:rsidR="00EE6FF4" w:rsidDel="004E55EC">
            <w:delText xml:space="preserve">be </w:delText>
          </w:r>
        </w:del>
        <w:r w:rsidR="00EE6FF4">
          <w:t xml:space="preserve">corrected via meta-analysis. </w:t>
        </w:r>
      </w:ins>
      <w:del w:id="551" w:author="Eric Hekler" w:date="2015-12-30T09:54:00Z">
        <w:r w:rsidR="0002541C" w:rsidDel="00E020A4">
          <w:delText xml:space="preserve"> This posterior still advances the knowledge of the field such that subsequent studies will be more precise</w:delText>
        </w:r>
      </w:del>
      <w:ins w:id="552" w:author="Matthew Kay" w:date="2015-12-27T13:57:00Z">
        <w:del w:id="553" w:author="Eric Hekler" w:date="2015-12-30T09:54:00Z">
          <w:r w:rsidR="00466059" w:rsidDel="00E020A4">
            <w:delText>—</w:delText>
          </w:r>
        </w:del>
      </w:ins>
      <w:del w:id="554" w:author="Eric Hekler" w:date="2015-12-30T09:54:00Z">
        <w:r w:rsidR="0002541C" w:rsidDel="00E020A4">
          <w:delText xml:space="preserve"> --- even if it doesn’t reach a</w:delText>
        </w:r>
      </w:del>
      <w:ins w:id="555" w:author="Eric Hekler" w:date="2015-12-30T11:38:00Z">
        <w:r w:rsidR="00EE6FF4">
          <w:t>P</w:t>
        </w:r>
      </w:ins>
      <w:del w:id="556" w:author="Eric Hekler" w:date="2015-12-30T11:38:00Z">
        <w:r w:rsidR="0002541C" w:rsidDel="00EE6FF4">
          <w:delText xml:space="preserve"> frequentist notion of significance</w:delText>
        </w:r>
      </w:del>
      <w:ins w:id="557" w:author="Eric Hekler" w:date="2015-12-30T09:59:00Z">
        <w:r w:rsidR="00C434DD">
          <w:t xml:space="preserve">rior to </w:t>
        </w:r>
      </w:ins>
      <w:ins w:id="558" w:author="Matthew Kay" w:date="2016-01-04T16:26:00Z">
        <w:r w:rsidR="004E55EC">
          <w:t>a</w:t>
        </w:r>
      </w:ins>
      <w:ins w:id="559" w:author="Eric Hekler" w:date="2015-12-30T09:59:00Z">
        <w:del w:id="560" w:author="Matthew Kay" w:date="2016-01-04T16:26:00Z">
          <w:r w:rsidR="00C434DD" w:rsidDel="004E55EC">
            <w:delText>the</w:delText>
          </w:r>
        </w:del>
        <w:r w:rsidR="00C434DD">
          <w:t xml:space="preserve"> meta-analysis, however, </w:t>
        </w:r>
        <w:del w:id="561" w:author="Matthew Kay" w:date="2016-01-04T16:25:00Z">
          <w:r w:rsidR="00C434DD" w:rsidDel="004E55EC">
            <w:delText xml:space="preserve">it is quite plausible </w:delText>
          </w:r>
        </w:del>
      </w:ins>
      <w:ins w:id="562" w:author="Eric Hekler" w:date="2015-12-30T10:26:00Z">
        <w:del w:id="563" w:author="Matthew Kay" w:date="2016-01-04T16:25:00Z">
          <w:r w:rsidR="00C434DD" w:rsidDel="004E55EC">
            <w:delText xml:space="preserve">that </w:delText>
          </w:r>
        </w:del>
        <w:r w:rsidR="00C434DD">
          <w:t xml:space="preserve">NHST </w:t>
        </w:r>
        <w:del w:id="564" w:author="Matthew Kay" w:date="2016-01-04T16:25:00Z">
          <w:r w:rsidR="00C434DD" w:rsidDel="004E55EC">
            <w:delText xml:space="preserve">will </w:delText>
          </w:r>
        </w:del>
      </w:ins>
      <w:ins w:id="565" w:author="Matthew Kay" w:date="2016-01-04T16:25:00Z">
        <w:r w:rsidR="004E55EC">
          <w:t xml:space="preserve">can </w:t>
        </w:r>
      </w:ins>
      <w:ins w:id="566" w:author="Eric Hekler" w:date="2015-12-30T10:26:00Z">
        <w:r w:rsidR="00C434DD">
          <w:t xml:space="preserve">create more confusion </w:t>
        </w:r>
      </w:ins>
      <w:ins w:id="567" w:author="Matthew Kay" w:date="2016-01-04T16:26:00Z">
        <w:r w:rsidR="004E55EC">
          <w:t>i</w:t>
        </w:r>
      </w:ins>
      <w:ins w:id="568" w:author="Eric Hekler" w:date="2015-12-30T10:26:00Z">
        <w:del w:id="569" w:author="Matthew Kay" w:date="2016-01-04T16:26:00Z">
          <w:r w:rsidR="00C434DD" w:rsidDel="004E55EC">
            <w:delText>o</w:delText>
          </w:r>
        </w:del>
        <w:r w:rsidR="00C434DD">
          <w:t xml:space="preserve">n </w:t>
        </w:r>
      </w:ins>
      <w:ins w:id="570" w:author="Eric Hekler" w:date="2015-12-30T09:59:00Z">
        <w:r w:rsidR="00C434DD">
          <w:t xml:space="preserve">effect size estimates </w:t>
        </w:r>
      </w:ins>
      <w:ins w:id="571" w:author="Matthew Kay" w:date="2016-01-04T16:26:00Z">
        <w:r w:rsidR="004E55EC">
          <w:t>if only significant results are published (</w:t>
        </w:r>
      </w:ins>
      <w:ins w:id="572" w:author="Eric Hekler" w:date="2015-12-30T09:59:00Z">
        <w:del w:id="573" w:author="Matthew Kay" w:date="2016-01-04T16:26:00Z">
          <w:r w:rsidR="00C434DD" w:rsidRPr="004E55EC" w:rsidDel="004E55EC">
            <w:rPr>
              <w:i/>
              <w:rPrChange w:id="574" w:author="Matthew Kay" w:date="2016-01-04T16:26:00Z">
                <w:rPr/>
              </w:rPrChange>
            </w:rPr>
            <w:delText xml:space="preserve">based on </w:delText>
          </w:r>
        </w:del>
        <w:r w:rsidR="00C434DD" w:rsidRPr="004E55EC">
          <w:rPr>
            <w:i/>
            <w:rPrChange w:id="575" w:author="Matthew Kay" w:date="2016-01-04T16:26:00Z">
              <w:rPr/>
            </w:rPrChange>
          </w:rPr>
          <w:t>publication bias</w:t>
        </w:r>
      </w:ins>
      <w:ins w:id="576" w:author="Matthew Kay" w:date="2016-01-04T16:26:00Z">
        <w:r w:rsidR="004E55EC">
          <w:t>)</w:t>
        </w:r>
      </w:ins>
      <w:ins w:id="577" w:author="Eric Hekler" w:date="2015-12-30T09:59:00Z">
        <w:del w:id="578" w:author="Matthew Kay" w:date="2016-01-04T16:26:00Z">
          <w:r w:rsidR="00C434DD" w:rsidDel="004E55EC">
            <w:delText xml:space="preserve">es whereby only </w:delText>
          </w:r>
        </w:del>
      </w:ins>
      <w:ins w:id="579" w:author="Eric Hekler" w:date="2015-12-30T10:26:00Z">
        <w:del w:id="580" w:author="Matthew Kay" w:date="2016-01-04T16:26:00Z">
          <w:r w:rsidR="00C434DD" w:rsidDel="004E55EC">
            <w:delText xml:space="preserve">significant </w:delText>
          </w:r>
        </w:del>
      </w:ins>
      <w:ins w:id="581" w:author="Eric Hekler" w:date="2015-12-30T11:40:00Z">
        <w:del w:id="582" w:author="Matthew Kay" w:date="2016-01-04T16:26:00Z">
          <w:r w:rsidR="00EE6FF4" w:rsidDel="004E55EC">
            <w:delText xml:space="preserve">results </w:delText>
          </w:r>
        </w:del>
      </w:ins>
      <w:ins w:id="583" w:author="Eric Hekler" w:date="2015-12-30T10:26:00Z">
        <w:del w:id="584" w:author="Matthew Kay" w:date="2016-01-04T16:26:00Z">
          <w:r w:rsidR="00C434DD" w:rsidDel="004E55EC">
            <w:delText>are published</w:delText>
          </w:r>
        </w:del>
        <w:r w:rsidR="00C434DD">
          <w:t xml:space="preserve">. </w:t>
        </w:r>
      </w:ins>
      <w:ins w:id="585" w:author="Matthew Kay" w:date="2016-01-04T16:27:00Z">
        <w:r w:rsidR="004E55EC">
          <w:t xml:space="preserve">In the above example, </w:t>
        </w:r>
      </w:ins>
      <w:ins w:id="586" w:author="Eric Hekler" w:date="2015-12-30T10:27:00Z">
        <w:del w:id="587" w:author="Matthew Kay" w:date="2016-01-04T16:27:00Z">
          <w:r w:rsidR="00C434DD" w:rsidDel="004E55EC">
            <w:delText xml:space="preserve">Within our example here, </w:delText>
          </w:r>
        </w:del>
        <w:r w:rsidR="00C434DD">
          <w:t xml:space="preserve">this would mean that </w:t>
        </w:r>
      </w:ins>
      <w:ins w:id="588" w:author="Eric Hekler" w:date="2015-12-30T10:28:00Z">
        <w:r w:rsidR="00C434DD">
          <w:t>the effe</w:t>
        </w:r>
      </w:ins>
      <w:ins w:id="589" w:author="Eric Hekler" w:date="2015-12-30T11:09:00Z">
        <w:r w:rsidR="00BA0753">
          <w:t>c</w:t>
        </w:r>
      </w:ins>
      <w:ins w:id="590" w:author="Eric Hekler" w:date="2015-12-30T10:28:00Z">
        <w:r w:rsidR="00C434DD">
          <w:t xml:space="preserve">t size estimate </w:t>
        </w:r>
      </w:ins>
      <w:del w:id="591" w:author="Eric Hekler" w:date="2015-12-30T09:54:00Z">
        <w:r w:rsidR="0002541C" w:rsidDel="00E020A4">
          <w:delText xml:space="preserve"> (note that to</w:delText>
        </w:r>
      </w:del>
      <w:del w:id="592" w:author="Eric Hekler" w:date="2015-12-30T10:27:00Z">
        <w:r w:rsidR="0002541C" w:rsidDel="00C434DD">
          <w:delText xml:space="preserve"> </w:delText>
        </w:r>
      </w:del>
      <w:ins w:id="593" w:author="Eric Hekler" w:date="2015-12-30T09:54:00Z">
        <w:r>
          <w:t xml:space="preserve">would need to be nearly 3 times the actual </w:t>
        </w:r>
      </w:ins>
      <w:ins w:id="594" w:author="Eric Hekler" w:date="2015-12-30T09:55:00Z">
        <w:r>
          <w:t>effect</w:t>
        </w:r>
      </w:ins>
      <w:ins w:id="595" w:author="Eric Hekler" w:date="2015-12-30T11:09:00Z">
        <w:r w:rsidR="00BA0753">
          <w:t xml:space="preserve"> with</w:t>
        </w:r>
      </w:ins>
      <w:ins w:id="596" w:author="Eric Hekler" w:date="2015-12-30T11:10:00Z">
        <w:r w:rsidR="00BA0753">
          <w:t>in a</w:t>
        </w:r>
      </w:ins>
      <w:ins w:id="597" w:author="Eric Hekler" w:date="2015-12-30T11:40:00Z">
        <w:r w:rsidR="00EE6FF4">
          <w:t xml:space="preserve"> single small sample study.</w:t>
        </w:r>
      </w:ins>
      <w:ins w:id="598" w:author="Eric Hekler" w:date="2015-12-30T09:55:00Z">
        <w:r>
          <w:t xml:space="preserve"> If, by chance, this</w:t>
        </w:r>
      </w:ins>
      <w:del w:id="599" w:author="Eric Hekler" w:date="2015-12-30T09:55:00Z">
        <w:r w:rsidR="0002541C" w:rsidDel="00E020A4">
          <w:delText xml:space="preserve">reach significance </w:delText>
        </w:r>
        <w:r w:rsidR="00AC192D" w:rsidDel="00E020A4">
          <w:delText xml:space="preserve">with samples of 20, </w:delText>
        </w:r>
        <w:r w:rsidR="0002541C" w:rsidDel="00E020A4">
          <w:delText>the effect would need to be nearly 3 times the actual effect!).</w:delText>
        </w:r>
      </w:del>
      <w:r w:rsidR="0002541C">
        <w:t xml:space="preserve"> </w:t>
      </w:r>
      <w:ins w:id="600" w:author="Eric Hekler" w:date="2015-12-30T09:55:00Z">
        <w:r w:rsidR="00234397">
          <w:t xml:space="preserve">large effect were </w:t>
        </w:r>
        <w:r>
          <w:t>found</w:t>
        </w:r>
      </w:ins>
      <w:ins w:id="601" w:author="Eric Hekler" w:date="2015-12-30T11:40:00Z">
        <w:r w:rsidR="00EE6FF4">
          <w:t xml:space="preserve"> (as was the case with our hypothetical scenario)</w:t>
        </w:r>
      </w:ins>
      <w:ins w:id="602" w:author="Eric Hekler" w:date="2015-12-30T09:55:00Z">
        <w:r>
          <w:t xml:space="preserve">, it would create </w:t>
        </w:r>
      </w:ins>
      <w:ins w:id="603" w:author="Eric Hekler" w:date="2015-12-30T11:10:00Z">
        <w:r w:rsidR="00BA0753">
          <w:t xml:space="preserve">an inflated effect size estimate in the literature that </w:t>
        </w:r>
      </w:ins>
      <w:ins w:id="604" w:author="Matthew Kay" w:date="2016-01-04T17:26:00Z">
        <w:r w:rsidR="00EC0AB7">
          <w:t xml:space="preserve">is unlikely </w:t>
        </w:r>
      </w:ins>
      <w:ins w:id="605" w:author="Eric Hekler" w:date="2015-12-30T11:10:00Z">
        <w:del w:id="606" w:author="Matthew Kay" w:date="2016-01-04T17:26:00Z">
          <w:r w:rsidR="00BA0753" w:rsidDel="00EC0AB7">
            <w:delText xml:space="preserve">would not </w:delText>
          </w:r>
        </w:del>
      </w:ins>
      <w:ins w:id="607" w:author="Matthew Kay" w:date="2016-01-04T17:26:00Z">
        <w:r w:rsidR="00EC0AB7">
          <w:t xml:space="preserve">to </w:t>
        </w:r>
      </w:ins>
      <w:ins w:id="608" w:author="Eric Hekler" w:date="2015-12-30T11:10:00Z">
        <w:r w:rsidR="00BA0753">
          <w:t xml:space="preserve">be corrected </w:t>
        </w:r>
        <w:del w:id="609" w:author="Matthew Kay" w:date="2016-01-04T17:26:00Z">
          <w:r w:rsidR="00BA0753" w:rsidDel="00EC0AB7">
            <w:delText xml:space="preserve">based </w:delText>
          </w:r>
        </w:del>
      </w:ins>
      <w:ins w:id="610" w:author="Matthew Kay" w:date="2016-01-04T17:26:00Z">
        <w:r w:rsidR="00EC0AB7">
          <w:t xml:space="preserve">due to </w:t>
        </w:r>
      </w:ins>
      <w:ins w:id="611" w:author="Eric Hekler" w:date="2015-12-30T11:10:00Z">
        <w:del w:id="612" w:author="Matthew Kay" w:date="2016-01-04T17:26:00Z">
          <w:r w:rsidR="00BA0753" w:rsidDel="00EC0AB7">
            <w:delText xml:space="preserve">on </w:delText>
          </w:r>
        </w:del>
        <w:r w:rsidR="00BA0753">
          <w:t>the lack meta-analyses</w:t>
        </w:r>
      </w:ins>
      <w:ins w:id="613" w:author="Eric Hekler" w:date="2015-12-30T11:40:00Z">
        <w:r w:rsidR="00EE6FF4">
          <w:t xml:space="preserve"> in the HCI community</w:t>
        </w:r>
      </w:ins>
      <w:ins w:id="614" w:author="Eric Hekler" w:date="2015-12-30T11:10:00Z">
        <w:r w:rsidR="00BA0753">
          <w:t>.</w:t>
        </w:r>
        <w:del w:id="615" w:author="Matthew Kay" w:date="2016-01-04T17:26:00Z">
          <w:r w:rsidR="00BA0753" w:rsidDel="00EC0AB7">
            <w:delText xml:space="preserve"> </w:delText>
          </w:r>
        </w:del>
      </w:ins>
    </w:p>
    <w:p w14:paraId="0D8CDC3F" w14:textId="1B420F2F" w:rsidR="0002541C" w:rsidRDefault="00EA52A6"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16" w:name="h.n45cddxwr11g" w:colFirst="0" w:colLast="0"/>
      <w:bookmarkEnd w:id="616"/>
      <w:r>
        <w:rPr>
          <w:noProof/>
        </w:rPr>
        <mc:AlternateContent>
          <mc:Choice Requires="wps">
            <w:drawing>
              <wp:anchor distT="45720" distB="45720" distL="114300" distR="114300" simplePos="0" relativeHeight="251657728" behindDoc="0" locked="0" layoutInCell="1" allowOverlap="1" wp14:anchorId="1B7E6505" wp14:editId="02EDCBCB">
                <wp:simplePos x="0" y="0"/>
                <wp:positionH relativeFrom="margin">
                  <wp:align>right</wp:align>
                </wp:positionH>
                <wp:positionV relativeFrom="margin">
                  <wp:align>top</wp:align>
                </wp:positionV>
                <wp:extent cx="3053715" cy="7559675"/>
                <wp:effectExtent l="0" t="0" r="1333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7559675"/>
                        </a:xfrm>
                        <a:prstGeom prst="rect">
                          <a:avLst/>
                        </a:prstGeom>
                        <a:noFill/>
                        <a:ln w="9525">
                          <a:noFill/>
                          <a:miter lim="800000"/>
                          <a:headEnd/>
                          <a:tailEnd/>
                        </a:ln>
                      </wps:spPr>
                      <wps:txbx>
                        <w:txbxContent>
                          <w:p w14:paraId="6E8650DE" w14:textId="485D556B" w:rsidR="00B702F9" w:rsidRDefault="00B702F9"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56BEB7C4" wp14:editId="3F0E5E11">
                                  <wp:extent cx="3044825" cy="334772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14">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4E653032" w14:textId="77777777" w:rsidR="00B702F9" w:rsidRDefault="00B702F9"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60BB4491" w:rsidR="00B702F9" w:rsidRDefault="00B702F9"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063DC5F8" wp14:editId="6C37D083">
                                  <wp:extent cx="3044825" cy="334772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15">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31280110" w14:textId="4DE7AF8E" w:rsidR="00B702F9" w:rsidRDefault="00B702F9" w:rsidP="00B333C0">
                            <w:pPr>
                              <w:pStyle w:val="Caption"/>
                            </w:pPr>
                            <w:bookmarkStart w:id="617" w:name="_Ref430912138"/>
                            <w:r>
                              <w:t xml:space="preserve">Figure </w:t>
                            </w:r>
                            <w:r w:rsidR="0054080B">
                              <w:fldChar w:fldCharType="begin"/>
                            </w:r>
                            <w:r w:rsidR="0054080B">
                              <w:instrText xml:space="preserve"> SEQ Figure \* ARABIC </w:instrText>
                            </w:r>
                            <w:r w:rsidR="0054080B">
                              <w:fldChar w:fldCharType="separate"/>
                            </w:r>
                            <w:r>
                              <w:rPr>
                                <w:noProof/>
                              </w:rPr>
                              <w:t>4</w:t>
                            </w:r>
                            <w:r w:rsidR="0054080B">
                              <w:rPr>
                                <w:noProof/>
                              </w:rPr>
                              <w:fldChar w:fldCharType="end"/>
                            </w:r>
                            <w:bookmarkEnd w:id="617"/>
                            <w:r>
                              <w:t>. Results of the Frequentist (A) and Bayesian (B) analyses of all simulated worlds with 20 participants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7E6505" id="_x0000_s1030" type="#_x0000_t202" style="position:absolute;margin-left:189.25pt;margin-top:0;width:240.45pt;height:595.25pt;z-index:251657728;visibility:visible;mso-wrap-style:square;mso-width-percent:0;mso-height-percent:200;mso-wrap-distance-left:9pt;mso-wrap-distance-top:3.6pt;mso-wrap-distance-right:9pt;mso-wrap-distance-bottom:3.6pt;mso-position-horizontal:righ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" filled="f" stroked="f">
                <v:textbox style="mso-fit-shape-to-text:t" inset="0,0,0,0">
                  <w:txbxContent>
                    <w:p w14:paraId="6E8650DE" w14:textId="485D556B" w:rsidR="00B702F9" w:rsidRDefault="00B702F9"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56BEB7C4" wp14:editId="3F0E5E11">
                            <wp:extent cx="3044825" cy="334772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14">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4E653032" w14:textId="77777777" w:rsidR="00B702F9" w:rsidRDefault="00B702F9"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60BB4491" w:rsidR="00B702F9" w:rsidRDefault="00B702F9"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063DC5F8" wp14:editId="6C37D083">
                            <wp:extent cx="3044825" cy="334772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15">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31280110" w14:textId="4DE7AF8E" w:rsidR="00B702F9" w:rsidRDefault="00B702F9" w:rsidP="00B333C0">
                      <w:pPr>
                        <w:pStyle w:val="Caption"/>
                      </w:pPr>
                      <w:bookmarkStart w:id="618" w:name="_Ref430912138"/>
                      <w:r>
                        <w:t xml:space="preserve">Figure </w:t>
                      </w:r>
                      <w:r w:rsidR="0054080B">
                        <w:fldChar w:fldCharType="begin"/>
                      </w:r>
                      <w:r w:rsidR="0054080B">
                        <w:instrText xml:space="preserve"> SEQ Figure \* ARABIC </w:instrText>
                      </w:r>
                      <w:r w:rsidR="0054080B">
                        <w:fldChar w:fldCharType="separate"/>
                      </w:r>
                      <w:r>
                        <w:rPr>
                          <w:noProof/>
                        </w:rPr>
                        <w:t>4</w:t>
                      </w:r>
                      <w:r w:rsidR="0054080B">
                        <w:rPr>
                          <w:noProof/>
                        </w:rPr>
                        <w:fldChar w:fldCharType="end"/>
                      </w:r>
                      <w:bookmarkEnd w:id="618"/>
                      <w:r>
                        <w:t>. Results of the Frequentist (A) and Bayesian (B) analyses of all simulated worlds with 20 participants per condition.</w:t>
                      </w:r>
                    </w:p>
                  </w:txbxContent>
                </v:textbox>
                <w10:wrap type="square" anchorx="margin" anchory="margin"/>
              </v:shape>
            </w:pict>
          </mc:Fallback>
        </mc:AlternateContent>
      </w:r>
      <w:r w:rsidR="0002541C">
        <w:t>In many worlds</w:t>
      </w:r>
    </w:p>
    <w:p w14:paraId="440C3B31" w14:textId="0C1D50FE" w:rsidR="009A2467" w:rsidRDefault="0002541C" w:rsidP="009A24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can see the effects of shrinkage </w:t>
      </w:r>
      <w:ins w:id="619" w:author="Matthew Kay" w:date="2016-01-04T16:24:00Z">
        <w:r w:rsidR="004E55EC">
          <w:t>i</w:t>
        </w:r>
      </w:ins>
      <w:del w:id="620" w:author="Matthew Kay" w:date="2016-01-04T16:24:00Z">
        <w:r w:rsidDel="004E55EC">
          <w:delText>o</w:delText>
        </w:r>
      </w:del>
      <w:r>
        <w:t>n the first experiment when we look at all of the 20-participant simulations (</w:t>
      </w:r>
      <w:r w:rsidR="00C61C18">
        <w:fldChar w:fldCharType="begin"/>
      </w:r>
      <w:r w:rsidR="00C61C18">
        <w:instrText xml:space="preserve"> REF _Ref430912138 \h </w:instrText>
      </w:r>
      <w:r w:rsidR="00C61C18">
        <w:fldChar w:fldCharType="separate"/>
      </w:r>
      <w:r w:rsidR="00E5148B">
        <w:t xml:space="preserve">Figure </w:t>
      </w:r>
      <w:r w:rsidR="00E5148B">
        <w:rPr>
          <w:noProof/>
        </w:rPr>
        <w:t>4</w:t>
      </w:r>
      <w:r w:rsidR="00C61C18">
        <w:fldChar w:fldCharType="end"/>
      </w:r>
      <w:r>
        <w:t>): the most extreme estimates in experiment 1 are moved slightly towards 0. This has the effect of reducing the overall error in experiment 1 by discounting unreasonably large estimates that occur due to chance:</w:t>
      </w:r>
    </w:p>
    <w:tbl>
      <w:tblPr>
        <w:tblStyle w:val="PlainTable21"/>
        <w:tblW w:w="0" w:type="auto"/>
        <w:tblCellMar>
          <w:top w:w="115" w:type="dxa"/>
          <w:left w:w="0" w:type="dxa"/>
          <w:right w:w="0" w:type="dxa"/>
        </w:tblCellMar>
        <w:tblLook w:val="04A0" w:firstRow="1" w:lastRow="0" w:firstColumn="1" w:lastColumn="0" w:noHBand="0" w:noVBand="1"/>
      </w:tblPr>
      <w:tblGrid>
        <w:gridCol w:w="2451"/>
        <w:gridCol w:w="1297"/>
        <w:gridCol w:w="1076"/>
      </w:tblGrid>
      <w:tr w:rsidR="009A2467" w14:paraId="088D5E5D" w14:textId="77777777" w:rsidTr="00137B62">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51" w:type="dxa"/>
            <w:tcBorders>
              <w:top w:val="single" w:sz="4" w:space="0" w:color="7F7F7F" w:themeColor="text1" w:themeTint="80"/>
              <w:bottom w:val="single" w:sz="4" w:space="0" w:color="auto"/>
            </w:tcBorders>
          </w:tcPr>
          <w:p w14:paraId="244794A7"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val="0"/>
                <w:bCs w:val="0"/>
                <w:sz w:val="17"/>
                <w:szCs w:val="17"/>
                <w:rPrChange w:id="621" w:author="Matthew Kay" w:date="2015-12-27T13:29:00Z">
                  <w:rPr>
                    <w:rFonts w:ascii="Arial" w:hAnsi="Arial" w:cs="Arial"/>
                    <w:b w:val="0"/>
                    <w:bCs w:val="0"/>
                  </w:rPr>
                </w:rPrChange>
              </w:rPr>
            </w:pPr>
          </w:p>
        </w:tc>
        <w:tc>
          <w:tcPr>
            <w:tcW w:w="1297" w:type="dxa"/>
            <w:tcBorders>
              <w:top w:val="single" w:sz="4" w:space="0" w:color="7F7F7F" w:themeColor="text1" w:themeTint="80"/>
              <w:bottom w:val="single" w:sz="4" w:space="0" w:color="auto"/>
            </w:tcBorders>
          </w:tcPr>
          <w:p w14:paraId="691E99F1"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7"/>
                <w:szCs w:val="17"/>
                <w:rPrChange w:id="622" w:author="Matthew Kay" w:date="2015-12-27T13:29:00Z">
                  <w:rPr>
                    <w:rFonts w:ascii="Arial" w:hAnsi="Arial" w:cs="Arial"/>
                    <w:b w:val="0"/>
                    <w:bCs w:val="0"/>
                  </w:rPr>
                </w:rPrChange>
              </w:rPr>
            </w:pPr>
            <w:r w:rsidRPr="004E423F">
              <w:rPr>
                <w:rFonts w:ascii="Arial" w:hAnsi="Arial" w:cs="Arial"/>
                <w:sz w:val="17"/>
                <w:szCs w:val="17"/>
                <w:rPrChange w:id="623" w:author="Matthew Kay" w:date="2015-12-27T13:29:00Z">
                  <w:rPr>
                    <w:rFonts w:ascii="Arial" w:hAnsi="Arial" w:cs="Arial"/>
                  </w:rPr>
                </w:rPrChange>
              </w:rPr>
              <w:t>Frequentist</w:t>
            </w:r>
          </w:p>
        </w:tc>
        <w:tc>
          <w:tcPr>
            <w:tcW w:w="1076" w:type="dxa"/>
            <w:tcBorders>
              <w:top w:val="single" w:sz="4" w:space="0" w:color="7F7F7F" w:themeColor="text1" w:themeTint="80"/>
              <w:bottom w:val="single" w:sz="4" w:space="0" w:color="auto"/>
            </w:tcBorders>
          </w:tcPr>
          <w:p w14:paraId="56049322"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7"/>
                <w:szCs w:val="17"/>
                <w:rPrChange w:id="624" w:author="Matthew Kay" w:date="2015-12-27T13:29:00Z">
                  <w:rPr>
                    <w:rFonts w:ascii="Arial" w:hAnsi="Arial" w:cs="Arial"/>
                    <w:b w:val="0"/>
                    <w:bCs w:val="0"/>
                  </w:rPr>
                </w:rPrChange>
              </w:rPr>
            </w:pPr>
            <w:r w:rsidRPr="004E423F">
              <w:rPr>
                <w:rFonts w:ascii="Arial" w:hAnsi="Arial" w:cs="Arial"/>
                <w:sz w:val="17"/>
                <w:szCs w:val="17"/>
                <w:rPrChange w:id="625" w:author="Matthew Kay" w:date="2015-12-27T13:29:00Z">
                  <w:rPr>
                    <w:rFonts w:ascii="Arial" w:hAnsi="Arial" w:cs="Arial"/>
                  </w:rPr>
                </w:rPrChange>
              </w:rPr>
              <w:t>Bayesian</w:t>
            </w:r>
          </w:p>
        </w:tc>
      </w:tr>
      <w:tr w:rsidR="009A2467" w14:paraId="1A96E32A" w14:textId="77777777" w:rsidTr="00137B6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51" w:type="dxa"/>
            <w:tcBorders>
              <w:top w:val="single" w:sz="4" w:space="0" w:color="auto"/>
              <w:bottom w:val="single" w:sz="4" w:space="0" w:color="auto"/>
            </w:tcBorders>
          </w:tcPr>
          <w:p w14:paraId="3269D58D"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 w:val="0"/>
                <w:bCs w:val="0"/>
                <w:sz w:val="17"/>
                <w:szCs w:val="17"/>
                <w:rPrChange w:id="626" w:author="Matthew Kay" w:date="2015-12-27T13:29:00Z">
                  <w:rPr>
                    <w:rFonts w:ascii="Arial" w:hAnsi="Arial" w:cs="Arial"/>
                    <w:b w:val="0"/>
                    <w:bCs w:val="0"/>
                  </w:rPr>
                </w:rPrChange>
              </w:rPr>
            </w:pPr>
            <w:r w:rsidRPr="004E423F">
              <w:rPr>
                <w:rFonts w:ascii="Arial" w:hAnsi="Arial" w:cs="Arial"/>
                <w:sz w:val="17"/>
                <w:szCs w:val="17"/>
                <w:rPrChange w:id="627" w:author="Matthew Kay" w:date="2015-12-27T13:29:00Z">
                  <w:rPr>
                    <w:rFonts w:ascii="Arial" w:hAnsi="Arial" w:cs="Arial"/>
                  </w:rPr>
                </w:rPrChange>
              </w:rPr>
              <w:t>fast-to-slow − control</w:t>
            </w:r>
          </w:p>
        </w:tc>
        <w:tc>
          <w:tcPr>
            <w:tcW w:w="1297" w:type="dxa"/>
            <w:tcBorders>
              <w:top w:val="single" w:sz="4" w:space="0" w:color="auto"/>
              <w:bottom w:val="single" w:sz="4" w:space="0" w:color="auto"/>
            </w:tcBorders>
          </w:tcPr>
          <w:p w14:paraId="21324BCE" w14:textId="03955AAA"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628" w:author="Matthew Kay" w:date="2015-12-27T13:29:00Z">
                  <w:rPr>
                    <w:rFonts w:ascii="Arial" w:hAnsi="Arial" w:cs="Arial"/>
                  </w:rPr>
                </w:rPrChange>
              </w:rPr>
            </w:pPr>
            <w:r w:rsidRPr="004E423F">
              <w:rPr>
                <w:rFonts w:ascii="Arial" w:hAnsi="Arial" w:cs="Arial"/>
                <w:sz w:val="17"/>
                <w:szCs w:val="17"/>
                <w:rPrChange w:id="629" w:author="Matthew Kay" w:date="2015-12-27T13:29:00Z">
                  <w:rPr>
                    <w:rFonts w:ascii="Arial" w:hAnsi="Arial" w:cs="Arial"/>
                  </w:rPr>
                </w:rPrChange>
              </w:rPr>
              <w:t>0.61</w:t>
            </w:r>
          </w:p>
        </w:tc>
        <w:tc>
          <w:tcPr>
            <w:tcW w:w="1076" w:type="dxa"/>
            <w:tcBorders>
              <w:top w:val="single" w:sz="4" w:space="0" w:color="auto"/>
              <w:bottom w:val="single" w:sz="4" w:space="0" w:color="auto"/>
            </w:tcBorders>
          </w:tcPr>
          <w:p w14:paraId="2192DF8D" w14:textId="6377FD3F"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630" w:author="Matthew Kay" w:date="2015-12-27T13:29:00Z">
                  <w:rPr>
                    <w:rFonts w:ascii="Arial" w:hAnsi="Arial" w:cs="Arial"/>
                  </w:rPr>
                </w:rPrChange>
              </w:rPr>
            </w:pPr>
            <w:r w:rsidRPr="004E423F">
              <w:rPr>
                <w:rFonts w:ascii="Arial" w:hAnsi="Arial" w:cs="Arial"/>
                <w:sz w:val="17"/>
                <w:szCs w:val="17"/>
                <w:rPrChange w:id="631" w:author="Matthew Kay" w:date="2015-12-27T13:29:00Z">
                  <w:rPr>
                    <w:rFonts w:ascii="Arial" w:hAnsi="Arial" w:cs="Arial"/>
                  </w:rPr>
                </w:rPrChange>
              </w:rPr>
              <w:t>0.56</w:t>
            </w:r>
          </w:p>
        </w:tc>
      </w:tr>
    </w:tbl>
    <w:p w14:paraId="6F88115C" w14:textId="2A9F42F8" w:rsidR="0002541C" w:rsidRDefault="009A2467" w:rsidP="00137B62">
      <w:pPr>
        <w:pStyle w:val="Caption"/>
      </w:pPr>
      <w:r>
        <w:t xml:space="preserve">Table </w:t>
      </w:r>
      <w:r w:rsidR="0054080B">
        <w:fldChar w:fldCharType="begin"/>
      </w:r>
      <w:r w:rsidR="0054080B">
        <w:instrText xml:space="preserve"> SEQ Table \* ARABIC </w:instrText>
      </w:r>
      <w:r w:rsidR="0054080B">
        <w:fldChar w:fldCharType="separate"/>
      </w:r>
      <w:r w:rsidR="00E5148B">
        <w:rPr>
          <w:noProof/>
        </w:rPr>
        <w:t>2</w:t>
      </w:r>
      <w:r w:rsidR="0054080B">
        <w:rPr>
          <w:noProof/>
        </w:rPr>
        <w:fldChar w:fldCharType="end"/>
      </w:r>
      <w:r>
        <w:t>. Root mean-squared error of estimate in experiment 1 with 20 participants per condition, reflecting the effect of Bayesian shrinkage on discounting unreasonably large effects in small-</w:t>
      </w:r>
      <w:r w:rsidRPr="00137B62">
        <w:rPr>
          <w:i/>
        </w:rPr>
        <w:t>n</w:t>
      </w:r>
      <w:r>
        <w:t xml:space="preserve"> studies.</w:t>
      </w:r>
    </w:p>
    <w:p w14:paraId="25DA393E" w14:textId="1BD39EA8" w:rsidR="0002541C" w:rsidRDefault="004E55E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632"/>
      <w:ins w:id="633" w:author="Matthew Kay" w:date="2016-01-04T16:30:00Z">
        <w:r>
          <w:t xml:space="preserve">Compared to the frequentist world, </w:t>
        </w:r>
      </w:ins>
      <w:ins w:id="634" w:author="Eric Hekler" w:date="2015-12-30T11:30:00Z">
        <w:del w:id="635" w:author="Matthew Kay" w:date="2016-01-04T16:29:00Z">
          <w:r w:rsidR="00234397" w:rsidDel="004E55EC">
            <w:delText xml:space="preserve">Likely most important is the improvement in effect size estimations </w:delText>
          </w:r>
        </w:del>
      </w:ins>
      <w:del w:id="636" w:author="Matthew Kay" w:date="2016-01-04T16:29:00Z">
        <w:r w:rsidR="0002541C" w:rsidDel="004E55EC">
          <w:delText>We also see the same narrowing of precision in successive studies in t</w:delText>
        </w:r>
      </w:del>
      <w:ins w:id="637" w:author="Matthew Kay" w:date="2016-01-04T16:29:00Z">
        <w:r>
          <w:t>t</w:t>
        </w:r>
      </w:ins>
      <w:r w:rsidR="0002541C">
        <w:t>he Bayesian world</w:t>
      </w:r>
      <w:ins w:id="638" w:author="Matthew Kay" w:date="2016-01-04T16:29:00Z">
        <w:r>
          <w:t xml:space="preserve"> also offer</w:t>
        </w:r>
      </w:ins>
      <w:ins w:id="639" w:author="Eric Hekler" w:date="2015-12-30T11:31:00Z">
        <w:r w:rsidR="00234397">
          <w:t>s</w:t>
        </w:r>
      </w:ins>
      <w:ins w:id="640" w:author="Matthew Kay" w:date="2016-01-04T16:29:00Z">
        <w:r>
          <w:t xml:space="preserve"> </w:t>
        </w:r>
        <w:commentRangeStart w:id="641"/>
        <w:r>
          <w:t>more precise</w:t>
        </w:r>
      </w:ins>
      <w:ins w:id="642" w:author="Matthew Kay" w:date="2016-01-04T16:30:00Z">
        <w:r>
          <w:t xml:space="preserve"> and accurate estimates</w:t>
        </w:r>
      </w:ins>
      <w:ins w:id="643" w:author="Eric Hekler" w:date="2015-12-30T11:31:00Z">
        <w:r w:rsidR="00234397">
          <w:t xml:space="preserve"> </w:t>
        </w:r>
        <w:del w:id="644" w:author="Matthew Kay" w:date="2016-01-04T16:30:00Z">
          <w:r w:rsidR="00234397" w:rsidDel="004E55EC">
            <w:delText>compared to frequintis</w:delText>
          </w:r>
        </w:del>
      </w:ins>
      <w:ins w:id="645" w:author="Eric Hekler" w:date="2015-12-30T11:33:00Z">
        <w:del w:id="646" w:author="Matthew Kay" w:date="2016-01-04T16:30:00Z">
          <w:r w:rsidR="00234397" w:rsidDel="004E55EC">
            <w:delText>t</w:delText>
          </w:r>
        </w:del>
      </w:ins>
      <w:ins w:id="647" w:author="Eric Hekler" w:date="2015-12-30T11:41:00Z">
        <w:del w:id="648" w:author="Matthew Kay" w:date="2016-01-04T16:30:00Z">
          <w:r w:rsidR="00EE6FF4" w:rsidDel="004E55EC">
            <w:delText xml:space="preserve"> </w:delText>
          </w:r>
        </w:del>
        <w:r w:rsidR="00EE6FF4">
          <w:t>across studies</w:t>
        </w:r>
      </w:ins>
      <w:ins w:id="649" w:author="Eric Hekler" w:date="2016-01-06T13:11:00Z">
        <w:r w:rsidR="00824531">
          <w:t xml:space="preserve"> (as represented in the root mean square error</w:t>
        </w:r>
      </w:ins>
      <w:commentRangeEnd w:id="641"/>
      <w:r w:rsidR="0065371A">
        <w:rPr>
          <w:rStyle w:val="CommentReference"/>
        </w:rPr>
        <w:commentReference w:id="641"/>
      </w:r>
      <w:ins w:id="650" w:author="Eric Hekler" w:date="2016-01-06T13:11:00Z">
        <w:r w:rsidR="00824531">
          <w:t>)</w:t>
        </w:r>
      </w:ins>
      <w:ins w:id="651" w:author="Eric Hekler" w:date="2015-12-30T11:31:00Z">
        <w:r w:rsidR="00234397">
          <w:t>.</w:t>
        </w:r>
      </w:ins>
      <w:del w:id="652" w:author="Eric Hekler" w:date="2015-12-30T11:31:00Z">
        <w:r w:rsidR="0002541C" w:rsidDel="00234397">
          <w:delText xml:space="preserve"> as we did with the 100-participant simulations.</w:delText>
        </w:r>
      </w:del>
      <w:r w:rsidR="0002541C">
        <w:t xml:space="preserve"> </w:t>
      </w:r>
      <w:commentRangeEnd w:id="632"/>
      <w:r w:rsidR="00824531">
        <w:rPr>
          <w:rStyle w:val="CommentReference"/>
        </w:rPr>
        <w:commentReference w:id="632"/>
      </w:r>
      <w:r w:rsidR="0002541C">
        <w:t xml:space="preserve">By the time we reach experiment 4, the difference in error is dramatic: the estimate for </w:t>
      </w:r>
      <w:r w:rsidR="0002541C">
        <w:rPr>
          <w:i/>
        </w:rPr>
        <w:t>fast-to-slow</w:t>
      </w:r>
      <w:r w:rsidR="0002541C">
        <w:t xml:space="preserve"> has nearly half the error in the Bayesian world (.36 versus .66), and we again get better estimates of the novel condition, </w:t>
      </w:r>
      <w:r w:rsidR="0002541C">
        <w:rPr>
          <w:i/>
        </w:rPr>
        <w:t>slow-to-fast</w:t>
      </w:r>
      <w:ins w:id="653" w:author="Eric Hekler" w:date="2015-12-30T11:31:00Z">
        <w:r w:rsidR="00EE6FF4">
          <w:t xml:space="preserve"> (see Table 3</w:t>
        </w:r>
      </w:ins>
      <w:ins w:id="654" w:author="Greg Nelson" w:date="2016-01-06T15:32:00Z">
        <w:r w:rsidR="000E4C69">
          <w:t xml:space="preserve"> below</w:t>
        </w:r>
      </w:ins>
      <w:ins w:id="655" w:author="Eric Hekler" w:date="2015-12-30T11:31:00Z">
        <w:r w:rsidR="00EE6FF4">
          <w:t xml:space="preserve">). In contrast, effect size estimates </w:t>
        </w:r>
      </w:ins>
      <w:ins w:id="656" w:author="Eric Hekler" w:date="2015-12-30T11:43:00Z">
        <w:r w:rsidR="00EE6FF4">
          <w:t xml:space="preserve">are only corrected with </w:t>
        </w:r>
        <w:del w:id="657" w:author="Matthew Kay" w:date="2016-01-04T16:32:00Z">
          <w:r w:rsidR="00EE6FF4" w:rsidDel="004E55EC">
            <w:delText xml:space="preserve">the </w:delText>
          </w:r>
        </w:del>
        <w:r w:rsidR="00EE6FF4">
          <w:t>meta-analysis</w:t>
        </w:r>
      </w:ins>
      <w:ins w:id="658" w:author="Eric Hekler" w:date="2015-12-30T11:44:00Z">
        <w:r w:rsidR="00EE6FF4">
          <w:t xml:space="preserve"> in the </w:t>
        </w:r>
        <w:del w:id="659" w:author="Matthew Kay" w:date="2016-01-04T16:30:00Z">
          <w:r w:rsidR="00EE6FF4" w:rsidDel="004E55EC">
            <w:delText>frequintist</w:delText>
          </w:r>
        </w:del>
      </w:ins>
      <w:ins w:id="660" w:author="Matthew Kay" w:date="2016-01-04T16:30:00Z">
        <w:r>
          <w:t>frequentist</w:t>
        </w:r>
      </w:ins>
      <w:ins w:id="661" w:author="Eric Hekler" w:date="2015-12-30T11:44:00Z">
        <w:r w:rsidR="00EE6FF4">
          <w:t xml:space="preserve"> world</w:t>
        </w:r>
      </w:ins>
      <w:ins w:id="662" w:author="Eric Hekler" w:date="2016-01-06T13:13:00Z">
        <w:r w:rsidR="00AD09DB">
          <w:t>, thus the correction is unlikely in HCI because of a lack of meta-analyses</w:t>
        </w:r>
      </w:ins>
      <w:ins w:id="663" w:author="Matthew Kay" w:date="2016-01-04T16:30:00Z">
        <w:del w:id="664" w:author="Eric Hekler" w:date="2016-01-06T13:13:00Z">
          <w:r w:rsidDel="00AD09DB">
            <w:delText xml:space="preserve"> (as we hav</w:delText>
          </w:r>
          <w:r w:rsidR="00EC0AB7" w:rsidDel="00AD09DB">
            <w:delText xml:space="preserve">e seen, a rare practice in the </w:delText>
          </w:r>
          <w:r w:rsidDel="00AD09DB">
            <w:delText>H</w:delText>
          </w:r>
        </w:del>
      </w:ins>
      <w:ins w:id="665" w:author="Matthew Kay" w:date="2016-01-04T17:30:00Z">
        <w:del w:id="666" w:author="Eric Hekler" w:date="2016-01-06T13:13:00Z">
          <w:r w:rsidR="00EC0AB7" w:rsidDel="00AD09DB">
            <w:delText>C</w:delText>
          </w:r>
        </w:del>
      </w:ins>
      <w:ins w:id="667" w:author="Matthew Kay" w:date="2016-01-04T16:30:00Z">
        <w:del w:id="668" w:author="Eric Hekler" w:date="2016-01-06T13:13:00Z">
          <w:r w:rsidDel="00AD09DB">
            <w:delText>I community</w:delText>
          </w:r>
        </w:del>
      </w:ins>
      <w:ins w:id="669" w:author="Matthew Kay" w:date="2016-01-04T16:32:00Z">
        <w:del w:id="670" w:author="Eric Hekler" w:date="2016-01-06T13:13:00Z">
          <w:r w:rsidDel="00AD09DB">
            <w:delText>)</w:delText>
          </w:r>
        </w:del>
      </w:ins>
      <w:ins w:id="671" w:author="Eric Hekler" w:date="2015-12-30T11:43:00Z">
        <w:r w:rsidR="00EE6FF4">
          <w:t>.</w:t>
        </w:r>
        <w:del w:id="672" w:author="Matthew Kay" w:date="2016-01-04T16:31:00Z">
          <w:r w:rsidR="00EE6FF4" w:rsidDel="004E55EC">
            <w:delText xml:space="preserve"> This suggests self-correction </w:delText>
          </w:r>
        </w:del>
      </w:ins>
      <w:ins w:id="673" w:author="Eric Hekler" w:date="2015-12-30T11:44:00Z">
        <w:del w:id="674" w:author="Matthew Kay" w:date="2016-01-04T16:31:00Z">
          <w:r w:rsidR="00EE6FF4" w:rsidDel="004E55EC">
            <w:delText xml:space="preserve">of effect sizes </w:delText>
          </w:r>
        </w:del>
      </w:ins>
      <w:ins w:id="675" w:author="Eric Hekler" w:date="2015-12-30T11:43:00Z">
        <w:del w:id="676" w:author="Matthew Kay" w:date="2016-01-04T16:31:00Z">
          <w:r w:rsidR="00EE6FF4" w:rsidDel="004E55EC">
            <w:delText>in a Bayesian world and no correction (because of the lack of meta-analys</w:delText>
          </w:r>
        </w:del>
      </w:ins>
      <w:ins w:id="677" w:author="Eric Hekler" w:date="2015-12-30T11:44:00Z">
        <w:del w:id="678" w:author="Matthew Kay" w:date="2016-01-04T16:31:00Z">
          <w:r w:rsidR="00EE6FF4" w:rsidDel="004E55EC">
            <w:delText>e</w:delText>
          </w:r>
        </w:del>
      </w:ins>
      <w:ins w:id="679" w:author="Eric Hekler" w:date="2015-12-30T11:43:00Z">
        <w:del w:id="680" w:author="Matthew Kay" w:date="2016-01-04T16:31:00Z">
          <w:r w:rsidR="00EE6FF4" w:rsidDel="004E55EC">
            <w:delText>s) in a frequintist world within the CHI community</w:delText>
          </w:r>
        </w:del>
      </w:ins>
      <w:ins w:id="681" w:author="Eric Hekler" w:date="2015-12-30T11:50:00Z">
        <w:del w:id="682" w:author="Matthew Kay" w:date="2016-01-04T16:31:00Z">
          <w:r w:rsidR="007D1966" w:rsidDel="004E55EC">
            <w:delText xml:space="preserve"> for small sample studies</w:delText>
          </w:r>
        </w:del>
      </w:ins>
      <w:ins w:id="683" w:author="Eric Hekler" w:date="2015-12-30T11:43:00Z">
        <w:del w:id="684" w:author="Matthew Kay" w:date="2016-01-04T16:31:00Z">
          <w:r w:rsidR="00EE6FF4" w:rsidDel="004E55EC">
            <w:delText>.</w:delText>
          </w:r>
        </w:del>
        <w:r w:rsidR="00EE6FF4">
          <w:t xml:space="preserve"> </w:t>
        </w:r>
      </w:ins>
      <w:ins w:id="685" w:author="Eric Hekler" w:date="2015-12-30T11:32:00Z">
        <w:r w:rsidR="00234397">
          <w:t xml:space="preserve"> </w:t>
        </w:r>
      </w:ins>
      <w:del w:id="686" w:author="Eric Hekler" w:date="2015-12-30T11:31:00Z">
        <w:r w:rsidR="009A2467" w:rsidDel="00234397">
          <w:delText>:</w:delText>
        </w:r>
      </w:del>
    </w:p>
    <w:tbl>
      <w:tblPr>
        <w:tblStyle w:val="PlainTable21"/>
        <w:tblW w:w="0" w:type="auto"/>
        <w:tblCellMar>
          <w:top w:w="115" w:type="dxa"/>
          <w:left w:w="0" w:type="dxa"/>
          <w:right w:w="0" w:type="dxa"/>
        </w:tblCellMar>
        <w:tblLook w:val="04A0" w:firstRow="1" w:lastRow="0" w:firstColumn="1" w:lastColumn="0" w:noHBand="0" w:noVBand="1"/>
      </w:tblPr>
      <w:tblGrid>
        <w:gridCol w:w="2469"/>
        <w:gridCol w:w="1287"/>
        <w:gridCol w:w="1068"/>
        <w:tblGridChange w:id="687">
          <w:tblGrid>
            <w:gridCol w:w="2463"/>
            <w:gridCol w:w="6"/>
            <w:gridCol w:w="1284"/>
            <w:gridCol w:w="3"/>
            <w:gridCol w:w="1068"/>
          </w:tblGrid>
        </w:tblGridChange>
      </w:tblGrid>
      <w:tr w:rsidR="009A2467" w:rsidRPr="00773D13" w14:paraId="3660413F" w14:textId="77777777" w:rsidTr="00C61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7F7F7F" w:themeColor="text1" w:themeTint="80"/>
              <w:bottom w:val="single" w:sz="4" w:space="0" w:color="auto"/>
            </w:tcBorders>
          </w:tcPr>
          <w:p w14:paraId="5FD601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88" w:author="Matthew Kay" w:date="2015-12-27T13:29:00Z">
                  <w:rPr>
                    <w:rFonts w:ascii="Arial" w:hAnsi="Arial" w:cs="Arial"/>
                    <w:b w:val="0"/>
                    <w:bCs w:val="0"/>
                  </w:rPr>
                </w:rPrChange>
              </w:rPr>
            </w:pPr>
          </w:p>
        </w:tc>
        <w:tc>
          <w:tcPr>
            <w:tcW w:w="1317" w:type="dxa"/>
            <w:tcBorders>
              <w:top w:val="single" w:sz="4" w:space="0" w:color="7F7F7F" w:themeColor="text1" w:themeTint="80"/>
              <w:bottom w:val="single" w:sz="4" w:space="0" w:color="auto"/>
            </w:tcBorders>
          </w:tcPr>
          <w:p w14:paraId="3003CD2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689" w:author="Matthew Kay" w:date="2015-12-27T13:29:00Z">
                  <w:rPr>
                    <w:rFonts w:ascii="Arial" w:hAnsi="Arial" w:cs="Arial"/>
                    <w:b w:val="0"/>
                    <w:bCs w:val="0"/>
                  </w:rPr>
                </w:rPrChange>
              </w:rPr>
            </w:pPr>
            <w:r w:rsidRPr="004E423F">
              <w:rPr>
                <w:rFonts w:ascii="Arial" w:hAnsi="Arial" w:cs="Arial"/>
                <w:sz w:val="17"/>
                <w:szCs w:val="17"/>
                <w:rPrChange w:id="690"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
          <w:p w14:paraId="1CE272F1"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691" w:author="Matthew Kay" w:date="2015-12-27T13:29:00Z">
                  <w:rPr>
                    <w:rFonts w:ascii="Arial" w:hAnsi="Arial" w:cs="Arial"/>
                    <w:b w:val="0"/>
                    <w:bCs w:val="0"/>
                  </w:rPr>
                </w:rPrChange>
              </w:rPr>
            </w:pPr>
            <w:r w:rsidRPr="004E423F">
              <w:rPr>
                <w:rFonts w:ascii="Arial" w:hAnsi="Arial" w:cs="Arial"/>
                <w:sz w:val="17"/>
                <w:szCs w:val="17"/>
                <w:rPrChange w:id="692" w:author="Matthew Kay" w:date="2015-12-27T13:29:00Z">
                  <w:rPr>
                    <w:rFonts w:ascii="Arial" w:hAnsi="Arial" w:cs="Arial"/>
                  </w:rPr>
                </w:rPrChange>
              </w:rPr>
              <w:t>Bayesian</w:t>
            </w:r>
          </w:p>
        </w:tc>
      </w:tr>
      <w:tr w:rsidR="009A2467" w:rsidRPr="00773D13" w14:paraId="6F2A240A" w14:textId="77777777" w:rsidTr="00C6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bottom w:val="nil"/>
            </w:tcBorders>
          </w:tcPr>
          <w:p w14:paraId="25B3E2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 w:val="0"/>
                <w:sz w:val="17"/>
                <w:szCs w:val="17"/>
                <w:rPrChange w:id="693" w:author="Matthew Kay" w:date="2015-12-27T13:29:00Z">
                  <w:rPr>
                    <w:rFonts w:ascii="Arial" w:hAnsi="Arial" w:cs="Arial"/>
                    <w:b w:val="0"/>
                    <w:bCs w:val="0"/>
                  </w:rPr>
                </w:rPrChange>
              </w:rPr>
            </w:pPr>
            <w:r w:rsidRPr="004E423F">
              <w:rPr>
                <w:rFonts w:ascii="Arial" w:hAnsi="Arial" w:cs="Arial"/>
                <w:sz w:val="17"/>
                <w:szCs w:val="17"/>
                <w:rPrChange w:id="694" w:author="Matthew Kay" w:date="2015-12-27T13:29:00Z">
                  <w:rPr>
                    <w:rFonts w:ascii="Arial" w:hAnsi="Arial" w:cs="Arial"/>
                  </w:rPr>
                </w:rPrChange>
              </w:rPr>
              <w:t>fast-to-slow − control</w:t>
            </w:r>
          </w:p>
        </w:tc>
        <w:tc>
          <w:tcPr>
            <w:tcW w:w="1317" w:type="dxa"/>
            <w:tcBorders>
              <w:top w:val="single" w:sz="4" w:space="0" w:color="auto"/>
              <w:bottom w:val="nil"/>
            </w:tcBorders>
          </w:tcPr>
          <w:p w14:paraId="0104654D" w14:textId="6AB3919E"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695" w:author="Matthew Kay" w:date="2015-12-27T13:29:00Z">
                  <w:rPr>
                    <w:rFonts w:ascii="Arial" w:hAnsi="Arial" w:cs="Arial"/>
                  </w:rPr>
                </w:rPrChange>
              </w:rPr>
            </w:pPr>
            <w:r w:rsidRPr="004E423F">
              <w:rPr>
                <w:rFonts w:ascii="Arial" w:hAnsi="Arial" w:cs="Arial"/>
                <w:sz w:val="17"/>
                <w:szCs w:val="17"/>
                <w:rPrChange w:id="696" w:author="Matthew Kay" w:date="2015-12-27T13:29:00Z">
                  <w:rPr>
                    <w:rFonts w:ascii="Arial" w:hAnsi="Arial" w:cs="Arial"/>
                  </w:rPr>
                </w:rPrChange>
              </w:rPr>
              <w:t>0.66</w:t>
            </w:r>
          </w:p>
        </w:tc>
        <w:tc>
          <w:tcPr>
            <w:tcW w:w="1095" w:type="dxa"/>
            <w:tcBorders>
              <w:top w:val="single" w:sz="4" w:space="0" w:color="auto"/>
              <w:bottom w:val="nil"/>
            </w:tcBorders>
          </w:tcPr>
          <w:p w14:paraId="20AEDB92" w14:textId="5003908A"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697" w:author="Matthew Kay" w:date="2015-12-27T13:29:00Z">
                  <w:rPr>
                    <w:rFonts w:ascii="Arial" w:hAnsi="Arial" w:cs="Arial"/>
                  </w:rPr>
                </w:rPrChange>
              </w:rPr>
            </w:pPr>
            <w:r w:rsidRPr="004E423F">
              <w:rPr>
                <w:rFonts w:ascii="Arial" w:hAnsi="Arial" w:cs="Arial"/>
                <w:sz w:val="17"/>
                <w:szCs w:val="17"/>
                <w:rPrChange w:id="698" w:author="Matthew Kay" w:date="2015-12-27T13:29:00Z">
                  <w:rPr>
                    <w:rFonts w:ascii="Arial" w:hAnsi="Arial" w:cs="Arial"/>
                  </w:rPr>
                </w:rPrChange>
              </w:rPr>
              <w:t>0.36</w:t>
            </w:r>
          </w:p>
        </w:tc>
      </w:tr>
      <w:tr w:rsidR="009A2467" w:rsidRPr="00773D13" w14:paraId="76970301" w14:textId="77777777" w:rsidTr="00A01622">
        <w:tblPrEx>
          <w:tblW w:w="0" w:type="auto"/>
          <w:tblCellMar>
            <w:top w:w="115" w:type="dxa"/>
            <w:left w:w="0" w:type="dxa"/>
            <w:right w:w="0" w:type="dxa"/>
          </w:tblCellMar>
          <w:tblPrExChange w:id="699" w:author="Matthew Kay" w:date="2015-12-27T13:23:00Z">
            <w:tblPrEx>
              <w:tblW w:w="0" w:type="auto"/>
              <w:tblCellMar>
                <w:top w:w="115" w:type="dxa"/>
                <w:left w:w="0" w:type="dxa"/>
                <w:right w:w="0" w:type="dxa"/>
              </w:tblCellMar>
            </w:tblPrEx>
          </w:tblPrExChange>
        </w:tblPrEx>
        <w:tc>
          <w:tcPr>
            <w:cnfStyle w:val="001000000000" w:firstRow="0" w:lastRow="0" w:firstColumn="1" w:lastColumn="0" w:oddVBand="0" w:evenVBand="0" w:oddHBand="0" w:evenHBand="0" w:firstRowFirstColumn="0" w:firstRowLastColumn="0" w:lastRowFirstColumn="0" w:lastRowLastColumn="0"/>
            <w:tcW w:w="2628" w:type="dxa"/>
            <w:tcBorders>
              <w:top w:val="nil"/>
              <w:bottom w:val="nil"/>
            </w:tcBorders>
            <w:tcMar>
              <w:top w:w="0" w:type="dxa"/>
            </w:tcMar>
            <w:tcPrChange w:id="700" w:author="Matthew Kay" w:date="2015-12-27T13:23:00Z">
              <w:tcPr>
                <w:tcW w:w="2628" w:type="dxa"/>
                <w:tcBorders>
                  <w:top w:val="nil"/>
                  <w:bottom w:val="nil"/>
                </w:tcBorders>
              </w:tcPr>
            </w:tcPrChange>
          </w:tcPr>
          <w:p w14:paraId="3EB57B3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val="0"/>
                <w:sz w:val="17"/>
                <w:szCs w:val="17"/>
                <w:rPrChange w:id="701" w:author="Matthew Kay" w:date="2015-12-27T13:29:00Z">
                  <w:rPr>
                    <w:rFonts w:ascii="Arial" w:hAnsi="Arial" w:cs="Arial"/>
                    <w:b w:val="0"/>
                    <w:bCs w:val="0"/>
                  </w:rPr>
                </w:rPrChange>
              </w:rPr>
            </w:pPr>
            <w:r w:rsidRPr="004E423F">
              <w:rPr>
                <w:rFonts w:ascii="Arial" w:hAnsi="Arial" w:cs="Arial"/>
                <w:sz w:val="17"/>
                <w:szCs w:val="17"/>
                <w:rPrChange w:id="702" w:author="Matthew Kay" w:date="2015-12-27T13:29:00Z">
                  <w:rPr>
                    <w:rFonts w:ascii="Arial" w:hAnsi="Arial" w:cs="Arial"/>
                  </w:rPr>
                </w:rPrChange>
              </w:rPr>
              <w:t>slow-to-fast − control</w:t>
            </w:r>
          </w:p>
        </w:tc>
        <w:tc>
          <w:tcPr>
            <w:tcW w:w="1317" w:type="dxa"/>
            <w:tcBorders>
              <w:top w:val="nil"/>
              <w:bottom w:val="nil"/>
            </w:tcBorders>
            <w:tcMar>
              <w:top w:w="0" w:type="dxa"/>
            </w:tcMar>
            <w:tcPrChange w:id="703" w:author="Matthew Kay" w:date="2015-12-27T13:23:00Z">
              <w:tcPr>
                <w:tcW w:w="1317" w:type="dxa"/>
                <w:gridSpan w:val="2"/>
                <w:tcBorders>
                  <w:top w:val="nil"/>
                  <w:bottom w:val="nil"/>
                </w:tcBorders>
              </w:tcPr>
            </w:tcPrChange>
          </w:tcPr>
          <w:p w14:paraId="53450502" w14:textId="3BC36FD6"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704" w:author="Matthew Kay" w:date="2015-12-27T13:29:00Z">
                  <w:rPr>
                    <w:rFonts w:ascii="Arial" w:hAnsi="Arial" w:cs="Arial"/>
                  </w:rPr>
                </w:rPrChange>
              </w:rPr>
            </w:pPr>
            <w:r w:rsidRPr="004E423F">
              <w:rPr>
                <w:rFonts w:ascii="Arial" w:hAnsi="Arial" w:cs="Arial"/>
                <w:sz w:val="17"/>
                <w:szCs w:val="17"/>
                <w:rPrChange w:id="705" w:author="Matthew Kay" w:date="2015-12-27T13:29:00Z">
                  <w:rPr>
                    <w:rFonts w:ascii="Arial" w:hAnsi="Arial" w:cs="Arial"/>
                  </w:rPr>
                </w:rPrChange>
              </w:rPr>
              <w:t>0.68</w:t>
            </w:r>
          </w:p>
        </w:tc>
        <w:tc>
          <w:tcPr>
            <w:tcW w:w="1095" w:type="dxa"/>
            <w:tcBorders>
              <w:top w:val="nil"/>
              <w:bottom w:val="nil"/>
            </w:tcBorders>
            <w:tcMar>
              <w:top w:w="0" w:type="dxa"/>
            </w:tcMar>
            <w:tcPrChange w:id="706" w:author="Matthew Kay" w:date="2015-12-27T13:23:00Z">
              <w:tcPr>
                <w:tcW w:w="1095" w:type="dxa"/>
                <w:gridSpan w:val="2"/>
                <w:tcBorders>
                  <w:top w:val="nil"/>
                  <w:bottom w:val="nil"/>
                </w:tcBorders>
              </w:tcPr>
            </w:tcPrChange>
          </w:tcPr>
          <w:p w14:paraId="19DE0CA0" w14:textId="431514F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707" w:author="Matthew Kay" w:date="2015-12-27T13:29:00Z">
                  <w:rPr>
                    <w:rFonts w:ascii="Arial" w:hAnsi="Arial" w:cs="Arial"/>
                  </w:rPr>
                </w:rPrChange>
              </w:rPr>
            </w:pPr>
            <w:r w:rsidRPr="004E423F">
              <w:rPr>
                <w:rFonts w:ascii="Arial" w:hAnsi="Arial" w:cs="Arial"/>
                <w:sz w:val="17"/>
                <w:szCs w:val="17"/>
                <w:rPrChange w:id="708" w:author="Matthew Kay" w:date="2015-12-27T13:29:00Z">
                  <w:rPr>
                    <w:rFonts w:ascii="Arial" w:hAnsi="Arial" w:cs="Arial"/>
                  </w:rPr>
                </w:rPrChange>
              </w:rPr>
              <w:t>0.51</w:t>
            </w:r>
          </w:p>
        </w:tc>
      </w:tr>
      <w:tr w:rsidR="009A2467" w:rsidRPr="00773D13" w14:paraId="3C02E6BC" w14:textId="77777777" w:rsidTr="00A01622">
        <w:tblPrEx>
          <w:tblW w:w="0" w:type="auto"/>
          <w:tblCellMar>
            <w:top w:w="115" w:type="dxa"/>
            <w:left w:w="0" w:type="dxa"/>
            <w:right w:w="0" w:type="dxa"/>
          </w:tblCellMar>
          <w:tblPrExChange w:id="709" w:author="Matthew Kay" w:date="2015-12-27T13:23:00Z">
            <w:tblPrEx>
              <w:tblW w:w="0" w:type="auto"/>
              <w:tblCellMar>
                <w:top w:w="115" w:type="dxa"/>
                <w:left w:w="0" w:type="dxa"/>
                <w:right w:w="0" w:type="dxa"/>
              </w:tblCellMar>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nil"/>
              <w:bottom w:val="single" w:sz="4" w:space="0" w:color="auto"/>
            </w:tcBorders>
            <w:tcMar>
              <w:top w:w="0" w:type="dxa"/>
            </w:tcMar>
            <w:tcPrChange w:id="710" w:author="Matthew Kay" w:date="2015-12-27T13:23:00Z">
              <w:tcPr>
                <w:tcW w:w="2628" w:type="dxa"/>
                <w:tcBorders>
                  <w:top w:val="nil"/>
                  <w:bottom w:val="single" w:sz="4" w:space="0" w:color="auto"/>
                </w:tcBorders>
              </w:tcPr>
            </w:tcPrChange>
          </w:tcPr>
          <w:p w14:paraId="1A5B3600"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1000100000" w:firstRow="0" w:lastRow="0" w:firstColumn="1" w:lastColumn="0" w:oddVBand="0" w:evenVBand="0" w:oddHBand="1" w:evenHBand="0" w:firstRowFirstColumn="0" w:firstRowLastColumn="0" w:lastRowFirstColumn="0" w:lastRowLastColumn="0"/>
              <w:rPr>
                <w:rFonts w:ascii="Arial" w:hAnsi="Arial" w:cs="Arial"/>
                <w:b w:val="0"/>
                <w:sz w:val="17"/>
                <w:szCs w:val="17"/>
                <w:rPrChange w:id="711" w:author="Matthew Kay" w:date="2015-12-27T13:29:00Z">
                  <w:rPr>
                    <w:rFonts w:ascii="Arial" w:hAnsi="Arial" w:cs="Arial"/>
                    <w:b w:val="0"/>
                    <w:bCs w:val="0"/>
                  </w:rPr>
                </w:rPrChange>
              </w:rPr>
            </w:pPr>
            <w:r w:rsidRPr="004E423F">
              <w:rPr>
                <w:rFonts w:ascii="Arial" w:hAnsi="Arial" w:cs="Arial"/>
                <w:sz w:val="17"/>
                <w:szCs w:val="17"/>
                <w:rPrChange w:id="712"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713" w:author="Matthew Kay" w:date="2015-12-27T13:23:00Z">
              <w:tcPr>
                <w:tcW w:w="1317" w:type="dxa"/>
                <w:gridSpan w:val="2"/>
                <w:tcBorders>
                  <w:top w:val="nil"/>
                  <w:bottom w:val="single" w:sz="4" w:space="0" w:color="auto"/>
                </w:tcBorders>
              </w:tcPr>
            </w:tcPrChange>
          </w:tcPr>
          <w:p w14:paraId="3833628F" w14:textId="3016640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714" w:author="Matthew Kay" w:date="2015-12-27T13:29:00Z">
                  <w:rPr>
                    <w:rFonts w:ascii="Arial" w:hAnsi="Arial" w:cs="Arial"/>
                  </w:rPr>
                </w:rPrChange>
              </w:rPr>
            </w:pPr>
            <w:r w:rsidRPr="004E423F">
              <w:rPr>
                <w:rFonts w:ascii="Arial" w:hAnsi="Arial" w:cs="Arial"/>
                <w:sz w:val="17"/>
                <w:szCs w:val="17"/>
                <w:rPrChange w:id="715" w:author="Matthew Kay" w:date="2015-12-27T13:29:00Z">
                  <w:rPr>
                    <w:rFonts w:ascii="Arial" w:hAnsi="Arial" w:cs="Arial"/>
                  </w:rPr>
                </w:rPrChange>
              </w:rPr>
              <w:t>0.83</w:t>
            </w:r>
          </w:p>
        </w:tc>
        <w:tc>
          <w:tcPr>
            <w:tcW w:w="1095" w:type="dxa"/>
            <w:tcBorders>
              <w:top w:val="nil"/>
              <w:bottom w:val="single" w:sz="4" w:space="0" w:color="auto"/>
            </w:tcBorders>
            <w:tcMar>
              <w:top w:w="0" w:type="dxa"/>
            </w:tcMar>
            <w:tcPrChange w:id="716" w:author="Matthew Kay" w:date="2015-12-27T13:23:00Z">
              <w:tcPr>
                <w:tcW w:w="1095" w:type="dxa"/>
                <w:gridSpan w:val="2"/>
                <w:tcBorders>
                  <w:top w:val="nil"/>
                  <w:bottom w:val="single" w:sz="4" w:space="0" w:color="auto"/>
                </w:tcBorders>
              </w:tcPr>
            </w:tcPrChange>
          </w:tcPr>
          <w:p w14:paraId="2658E982" w14:textId="482108B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717" w:author="Matthew Kay" w:date="2015-12-27T13:29:00Z">
                  <w:rPr>
                    <w:rFonts w:ascii="Arial" w:hAnsi="Arial" w:cs="Arial"/>
                  </w:rPr>
                </w:rPrChange>
              </w:rPr>
            </w:pPr>
            <w:r w:rsidRPr="004E423F">
              <w:rPr>
                <w:rFonts w:ascii="Arial" w:hAnsi="Arial" w:cs="Arial"/>
                <w:sz w:val="17"/>
                <w:szCs w:val="17"/>
                <w:rPrChange w:id="718" w:author="Matthew Kay" w:date="2015-12-27T13:29:00Z">
                  <w:rPr>
                    <w:rFonts w:ascii="Arial" w:hAnsi="Arial" w:cs="Arial"/>
                  </w:rPr>
                </w:rPrChange>
              </w:rPr>
              <w:t>0.60</w:t>
            </w:r>
          </w:p>
        </w:tc>
      </w:tr>
    </w:tbl>
    <w:p w14:paraId="7C92D507" w14:textId="686E843E" w:rsidR="0002541C" w:rsidDel="00234397" w:rsidRDefault="00A71425" w:rsidP="00137B62">
      <w:pPr>
        <w:pStyle w:val="Caption"/>
        <w:rPr>
          <w:del w:id="719" w:author="Eric Hekler" w:date="2015-12-30T11:31:00Z"/>
        </w:rPr>
      </w:pPr>
      <w:r>
        <w:t xml:space="preserve">Table </w:t>
      </w:r>
      <w:r w:rsidR="004E55EC">
        <w:rPr>
          <w:b w:val="0"/>
        </w:rPr>
        <w:fldChar w:fldCharType="begin"/>
      </w:r>
      <w:r w:rsidR="004E55EC">
        <w:rPr>
          <w:b w:val="0"/>
        </w:rPr>
        <w:instrText xml:space="preserve"> SEQ Table \* ARABIC </w:instrText>
      </w:r>
      <w:r w:rsidR="004E55EC">
        <w:rPr>
          <w:b w:val="0"/>
        </w:rPr>
        <w:fldChar w:fldCharType="separate"/>
      </w:r>
      <w:r w:rsidR="00E5148B">
        <w:rPr>
          <w:noProof/>
        </w:rPr>
        <w:t>3</w:t>
      </w:r>
      <w:r w:rsidR="004E55EC">
        <w:rPr>
          <w:b w:val="0"/>
          <w:noProof/>
        </w:rPr>
        <w:fldChar w:fldCharType="end"/>
      </w:r>
      <w:r>
        <w:t>. Root mean-squared error of estimates in experiment 4 with 20 participants per condition</w:t>
      </w:r>
      <w:del w:id="720" w:author="Eric Hekler" w:date="2015-12-30T11:31:00Z">
        <w:r w:rsidDel="00234397">
          <w:delText>.</w:delText>
        </w:r>
      </w:del>
    </w:p>
    <w:p w14:paraId="5D1DA80D" w14:textId="77777777" w:rsidR="00234397" w:rsidRDefault="00234397">
      <w:pPr>
        <w:pStyle w:val="Caption"/>
        <w:rPr>
          <w:ins w:id="721" w:author="Eric Hekler" w:date="2015-12-30T11:31:00Z"/>
        </w:rPr>
        <w:pPrChange w:id="722" w:author="Eric Hekler" w:date="2015-12-30T11:31:00Z">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
    <w:p w14:paraId="6D06E966"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Discussion</w:t>
      </w:r>
    </w:p>
    <w:p w14:paraId="3D34DBAD" w14:textId="6A26A7D6" w:rsidR="0002541C" w:rsidDel="006C6E3F"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723" w:author="Matthew Kay" w:date="2016-01-04T16:33:00Z"/>
        </w:rPr>
      </w:pPr>
      <w:del w:id="724" w:author="Matthew Kay" w:date="2016-01-04T16:33:00Z">
        <w:r w:rsidDel="006C6E3F">
          <w:delText>In this section we discuss several implications of our suggested approach to statistics in CHI.</w:delText>
        </w:r>
      </w:del>
    </w:p>
    <w:p w14:paraId="2FDC4BCC" w14:textId="1AF6D93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725" w:name="h.4n5olmckscb1" w:colFirst="0" w:colLast="0"/>
      <w:bookmarkEnd w:id="725"/>
      <w:r>
        <w:t xml:space="preserve">Bayesian analysis increases the </w:t>
      </w:r>
      <w:r w:rsidR="005E4BEB">
        <w:br/>
      </w:r>
      <w:r>
        <w:t>value of small-</w:t>
      </w:r>
      <w:r w:rsidRPr="00137B62">
        <w:rPr>
          <w:i/>
        </w:rPr>
        <w:t>n</w:t>
      </w:r>
      <w:r>
        <w:t xml:space="preserve"> studies of novel work</w:t>
      </w:r>
    </w:p>
    <w:p w14:paraId="3154A3AE" w14:textId="4FA1D3F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traditional solution to the problems associated with low-power studies (and one HCI researchers are often admonished to adopt) is to spend resources recruiting more participants. In other words, the frequentist solution to low power is </w:t>
      </w:r>
      <w:del w:id="726" w:author="Eric Hekler" w:date="2016-01-06T13:14:00Z">
        <w:r w:rsidDel="00AD09DB">
          <w:rPr>
            <w:i/>
          </w:rPr>
          <w:delText>n</w:delText>
        </w:r>
      </w:del>
      <w:ins w:id="727" w:author="Eric Hekler" w:date="2016-01-06T13:14:00Z">
        <w:r w:rsidR="00AD09DB">
          <w:rPr>
            <w:i/>
          </w:rPr>
          <w:t>n</w:t>
        </w:r>
      </w:ins>
      <w:r>
        <w:rPr>
          <w:i/>
        </w:rPr>
        <w:t>ot to run low-powered studies</w:t>
      </w:r>
      <w:r>
        <w:t>.</w:t>
      </w:r>
    </w:p>
    <w:p w14:paraId="17182A7F" w14:textId="51422B6C"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However, researchers developing complex new systems or interaction techniques have the expertise, time, and resources for that type of work</w:t>
      </w:r>
      <w:ins w:id="728" w:author="Matthew Kay" w:date="2016-01-04T16:33:00Z">
        <w:r w:rsidR="006C6E3F">
          <w:t>;</w:t>
        </w:r>
      </w:ins>
      <w:del w:id="729" w:author="Matthew Kay" w:date="2016-01-04T16:33:00Z">
        <w:r w:rsidDel="006C6E3F">
          <w:delText>;</w:delText>
        </w:r>
      </w:del>
      <w:r>
        <w:t xml:space="preserve"> </w:t>
      </w:r>
      <w:ins w:id="730" w:author="Matthew Kay" w:date="2016-01-04T16:33:00Z">
        <w:r w:rsidR="006C6E3F">
          <w:t>s</w:t>
        </w:r>
      </w:ins>
      <w:del w:id="731" w:author="Matthew Kay" w:date="2016-01-04T16:33:00Z">
        <w:r w:rsidDel="006C6E3F">
          <w:delText>s</w:delText>
        </w:r>
      </w:del>
      <w:r>
        <w:t>pending their limited resources on running larger studies may be a poor allocation of work across the research community</w:t>
      </w:r>
      <w:ins w:id="732" w:author="Eric Hekler" w:date="2016-01-06T13:14:00Z">
        <w:r w:rsidR="00AD09DB">
          <w:t xml:space="preserve"> as an accurate effect size might not be their first priority</w:t>
        </w:r>
      </w:ins>
      <w:r>
        <w:t>.</w:t>
      </w:r>
      <w:ins w:id="733" w:author="Eric Hekler" w:date="2016-01-06T13:14:00Z">
        <w:r w:rsidR="00AD09DB">
          <w:t xml:space="preserve"> </w:t>
        </w:r>
      </w:ins>
      <w:del w:id="734" w:author="Eric Hekler" w:date="2016-01-06T13:14:00Z">
        <w:r w:rsidDel="00AD09DB">
          <w:delText xml:space="preserve"> </w:delText>
        </w:r>
      </w:del>
      <w:r>
        <w:t xml:space="preserve">These researchers already (in our view, rightly) protest that they are asked to run </w:t>
      </w:r>
      <w:r>
        <w:rPr>
          <w:i/>
        </w:rPr>
        <w:t xml:space="preserve">pro forma </w:t>
      </w:r>
      <w:r>
        <w:t>evaluations when their primary contributions are in engineering or design (see e.g., Greenberg and Buxton</w:t>
      </w:r>
      <w:r w:rsidR="00D67EE2">
        <w:t xml:space="preserve"> </w:t>
      </w:r>
      <w:r w:rsidR="00D67EE2">
        <w:fldChar w:fldCharType="begin" w:fldLock="1"/>
      </w:r>
      <w:r w:rsidR="00515362">
        <w:instrText>ADDIN CSL_CITATION { "citationItems" : [ { "id" : "ITEM-1", "itemData" : { "author" : [ { "dropping-particle" : "", "family" : "Greenberg", "given" : "Saul", "non-dropping-particle" : "", "parse-names" : false, "suffix" : "" }, { "dropping-particle" : "", "family" : "Buxton", "given" : "Bill", "non-dropping-particle" : "", "parse-names" : false, "suffix" : "" } ], "container-title" : "Proceeding of the twenty-sixth annual CHI conference on Human factors in computing systems - CHI '08", "id" : "ITEM-1", "issued" : { "date-parts" : [ [ "2008", "4", "6" ] ] }, "page" : "111", "publisher" : "ACM Press", "publisher-place" : "New York, New York, USA", "title" : "Usability evaluation considered harmful (some of the time)", "type" : "paper-conference" }, "uris" : [ "http://www.mendeley.com/documents/?uuid=d60c20ca-24c4-4a8e-ad59-13742abe6f3f" ] } ], "mendeley" : { "formattedCitation" : "[6]", "plainTextFormattedCitation" : "[6]", "previouslyFormattedCitation" : "[6]" }, "properties" : { "noteIndex" : 0 }, "schema" : "https://github.com/citation-style-language/schema/raw/master/csl-citation.json" }</w:instrText>
      </w:r>
      <w:r w:rsidR="00D67EE2">
        <w:fldChar w:fldCharType="separate"/>
      </w:r>
      <w:r w:rsidR="00515362" w:rsidRPr="00515362">
        <w:rPr>
          <w:noProof/>
        </w:rPr>
        <w:t>[6]</w:t>
      </w:r>
      <w:r w:rsidR="00D67EE2">
        <w:fldChar w:fldCharType="end"/>
      </w:r>
      <w:r>
        <w:t xml:space="preserve">); telling them not only to run evaluations but to recruit more participants amounts to blaming the users. </w:t>
      </w:r>
    </w:p>
    <w:p w14:paraId="15230D47" w14:textId="698835A0" w:rsidR="0002541C" w:rsidRDefault="00911EBF"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Stat</w:t>
      </w:r>
      <w:r w:rsidR="00D67EE2">
        <w:t>istics can be a tool for communication and</w:t>
      </w:r>
      <w:r>
        <w:t xml:space="preserve"> collaboration. Bayesian analysis </w:t>
      </w:r>
      <w:ins w:id="735" w:author="Eric Hekler" w:date="2016-01-06T13:15:00Z">
        <w:r w:rsidR="00AD09DB">
          <w:t xml:space="preserve">can feasibly </w:t>
        </w:r>
      </w:ins>
      <w:del w:id="736" w:author="Eric Hekler" w:date="2016-01-06T13:15:00Z">
        <w:r w:rsidDel="00AD09DB">
          <w:delText xml:space="preserve">better </w:delText>
        </w:r>
      </w:del>
      <w:r>
        <w:t>support</w:t>
      </w:r>
      <w:ins w:id="737" w:author="Eric Hekler" w:date="2016-01-06T13:15:00Z">
        <w:r w:rsidR="00AD09DB">
          <w:t xml:space="preserve"> </w:t>
        </w:r>
      </w:ins>
      <w:del w:id="738" w:author="Eric Hekler" w:date="2016-01-06T13:15:00Z">
        <w:r w:rsidDel="00AD09DB">
          <w:delText xml:space="preserve">s new kinds of </w:delText>
        </w:r>
      </w:del>
      <w:r>
        <w:t>collaborations tha</w:t>
      </w:r>
      <w:r w:rsidR="00D67EE2">
        <w:t>t</w:t>
      </w:r>
      <w:r>
        <w:t xml:space="preserve"> </w:t>
      </w:r>
      <w:r w:rsidR="00D67EE2">
        <w:t xml:space="preserve">take </w:t>
      </w:r>
      <w:del w:id="739" w:author="Eric Hekler" w:date="2016-01-06T13:15:00Z">
        <w:r w:rsidR="00D67EE2" w:rsidDel="00AD09DB">
          <w:delText xml:space="preserve">better </w:delText>
        </w:r>
      </w:del>
      <w:r w:rsidR="00D67EE2">
        <w:t xml:space="preserve">advantage of </w:t>
      </w:r>
      <w:r>
        <w:t xml:space="preserve">specialization. </w:t>
      </w:r>
      <w:r w:rsidR="0002541C">
        <w:t>We see researchers that produce novel systems and interaction work as having a symbiotic relationship with others who have the resources and expertise for larger quantitative work</w:t>
      </w:r>
      <w:ins w:id="740" w:author="Matthew Kay" w:date="2016-01-04T16:37:00Z">
        <w:r w:rsidR="006C6E3F">
          <w:t xml:space="preserve">, </w:t>
        </w:r>
      </w:ins>
      <w:del w:id="741" w:author="Matthew Kay" w:date="2016-01-04T16:37:00Z">
        <w:r w:rsidR="0002541C" w:rsidDel="006C6E3F">
          <w:delText xml:space="preserve"> (</w:delText>
        </w:r>
      </w:del>
      <w:r w:rsidR="0002541C">
        <w:t>but perhaps not the expertise for novel engineering</w:t>
      </w:r>
      <w:del w:id="742" w:author="Matthew Kay" w:date="2016-01-04T16:37:00Z">
        <w:r w:rsidR="0002541C" w:rsidDel="006C6E3F">
          <w:delText>)</w:delText>
        </w:r>
      </w:del>
      <w:ins w:id="743" w:author="Greg Nelson" w:date="2016-01-06T15:34:00Z">
        <w:r w:rsidR="00CA6239">
          <w:t>. T</w:t>
        </w:r>
      </w:ins>
      <w:del w:id="744" w:author="Greg Nelson" w:date="2016-01-06T15:34:00Z">
        <w:r w:rsidR="0002541C" w:rsidDel="00CA6239">
          <w:delText>: t</w:delText>
        </w:r>
      </w:del>
      <w:r w:rsidR="0002541C">
        <w:t>he latter researchers might find a novel technique in the literature, adapt it to some domain based on users’ needs</w:t>
      </w:r>
      <w:ins w:id="745" w:author="Matthew Kay" w:date="2016-01-04T16:38:00Z">
        <w:r w:rsidR="006C6E3F">
          <w:t xml:space="preserve"> (or collaborate directly with its inventors, as often happens in novel health sensing work)</w:t>
        </w:r>
      </w:ins>
      <w:r w:rsidR="0002541C">
        <w:t>, and evaluate it more extensively. In this context, the goal of small, early studies then becomes to demonstrate face validity of a technique and provide a rough first estimate of its effectiveness, not to find a (likely over-estimated in terms of magnitude) significant difference. For this, Bayesian analysis helps draw reasonable conclusions from small-</w:t>
      </w:r>
      <w:r w:rsidR="0002541C" w:rsidRPr="00137B62">
        <w:rPr>
          <w:i/>
        </w:rPr>
        <w:t>n</w:t>
      </w:r>
      <w:r w:rsidR="0002541C">
        <w:t xml:space="preserve"> studies</w:t>
      </w:r>
      <w:r>
        <w:t>. It</w:t>
      </w:r>
      <w:r w:rsidR="0002541C">
        <w:t xml:space="preserve"> provides a</w:t>
      </w:r>
      <w:r>
        <w:t xml:space="preserve"> </w:t>
      </w:r>
      <w:r w:rsidR="0002541C">
        <w:t xml:space="preserve">more </w:t>
      </w:r>
      <w:r>
        <w:t xml:space="preserve">nuanced and accurate </w:t>
      </w:r>
      <w:r w:rsidR="0002541C">
        <w:t>tool</w:t>
      </w:r>
      <w:r>
        <w:t xml:space="preserve"> for evaluating contributions</w:t>
      </w:r>
      <w:r w:rsidR="00C8503B">
        <w:t xml:space="preserve"> and combining them</w:t>
      </w:r>
      <w:r w:rsidR="0002541C">
        <w:t xml:space="preserve"> </w:t>
      </w:r>
      <w:r>
        <w:t xml:space="preserve">given the </w:t>
      </w:r>
      <w:r w:rsidR="00C8503B">
        <w:t xml:space="preserve">varying skills and </w:t>
      </w:r>
      <w:r>
        <w:t>resources of research</w:t>
      </w:r>
      <w:r w:rsidR="00C8503B">
        <w:t>ers.</w:t>
      </w:r>
    </w:p>
    <w:p w14:paraId="7CC106AD" w14:textId="61CC1A20"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Part of the goal of this paper is to release novel work in HCI from the chains of meaningless </w:t>
      </w:r>
      <w:r>
        <w:rPr>
          <w:i/>
        </w:rPr>
        <w:t>p</w:t>
      </w:r>
      <w:r>
        <w:t xml:space="preserve"> values from small-</w:t>
      </w:r>
      <w:r>
        <w:rPr>
          <w:i/>
        </w:rPr>
        <w:t>n</w:t>
      </w:r>
      <w:r>
        <w:t xml:space="preserve"> studies. We believe that small, early evaluations of novel work are still valuable, but that their output should be a probability distribution of expected effect size, whether or not it overlaps 0. “No effect”</w:t>
      </w:r>
      <w:r w:rsidR="00FC3F3B">
        <w:t xml:space="preserve"> as determined via p-values</w:t>
      </w:r>
      <w:r>
        <w:t xml:space="preserve"> should not be a barrier to publication of novel design work when we know that any effect that is found in a small study </w:t>
      </w:r>
      <w:r>
        <w:lastRenderedPageBreak/>
        <w:t xml:space="preserve">is </w:t>
      </w:r>
      <w:del w:id="746" w:author="Eric Hekler" w:date="2016-01-06T13:17:00Z">
        <w:r w:rsidDel="00AD09DB">
          <w:delText xml:space="preserve">likely </w:delText>
        </w:r>
      </w:del>
      <w:ins w:id="747" w:author="Eric Hekler" w:date="2016-01-06T13:17:00Z">
        <w:r w:rsidR="00AD09DB">
          <w:t>suspect</w:t>
        </w:r>
      </w:ins>
      <w:del w:id="748" w:author="Eric Hekler" w:date="2016-01-06T13:17:00Z">
        <w:r w:rsidDel="00AD09DB">
          <w:delText xml:space="preserve">overestimated or </w:delText>
        </w:r>
      </w:del>
      <w:del w:id="749" w:author="Eric Hekler" w:date="2016-01-06T13:16:00Z">
        <w:r w:rsidDel="00AD09DB">
          <w:delText xml:space="preserve">simply </w:delText>
        </w:r>
      </w:del>
      <w:del w:id="750" w:author="Eric Hekler" w:date="2016-01-06T13:17:00Z">
        <w:r w:rsidDel="00AD09DB">
          <w:delText>due to chance</w:delText>
        </w:r>
      </w:del>
      <w:r>
        <w:t xml:space="preserve">. </w:t>
      </w:r>
      <w:r w:rsidR="00FC3F3B">
        <w:t>Instead, the n</w:t>
      </w:r>
      <w:r>
        <w:t xml:space="preserve">ovel work should </w:t>
      </w:r>
      <w:r w:rsidR="00FC3F3B">
        <w:t>be</w:t>
      </w:r>
      <w:r>
        <w:t xml:space="preserve"> (and already often is) judged on the merits of design and engineering, not a </w:t>
      </w:r>
      <w:r>
        <w:rPr>
          <w:i/>
        </w:rPr>
        <w:t xml:space="preserve">pro forma </w:t>
      </w:r>
      <w:r>
        <w:t>small-</w:t>
      </w:r>
      <w:r>
        <w:rPr>
          <w:i/>
        </w:rPr>
        <w:t>n</w:t>
      </w:r>
      <w:r>
        <w:t xml:space="preserve"> evaluation. Bayesian analysis</w:t>
      </w:r>
      <w:r w:rsidR="00C8503B">
        <w:t xml:space="preserve"> provides a richer conceptual understanding and role for </w:t>
      </w:r>
      <w:r>
        <w:t>these initial evaluations</w:t>
      </w:r>
      <w:r w:rsidR="00FC3F3B">
        <w:t xml:space="preserve"> and helps to quantify information (i.e., effect sizes and confidence in those effect sizes) to support the questions implied by the community: should I incorporate this novel tool into my practice or, if not confident enough, is further research </w:t>
      </w:r>
      <w:del w:id="751" w:author="Eric Hekler" w:date="2016-01-06T13:17:00Z">
        <w:r w:rsidR="00FC3F3B" w:rsidDel="00AD09DB">
          <w:delText xml:space="preserve">in this domain </w:delText>
        </w:r>
      </w:del>
      <w:r w:rsidR="00FC3F3B">
        <w:t>warranted?</w:t>
      </w:r>
    </w:p>
    <w:p w14:paraId="142A094C" w14:textId="01FB6AE6"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752" w:name="h.615trgjvtu9p" w:colFirst="0" w:colLast="0"/>
      <w:bookmarkEnd w:id="752"/>
      <w:r>
        <w:t xml:space="preserve">Bayesian analysis fits into how </w:t>
      </w:r>
      <w:ins w:id="753" w:author="Matthew Kay" w:date="2016-01-04T16:31:00Z">
        <w:r w:rsidR="004E55EC">
          <w:br/>
        </w:r>
      </w:ins>
      <w:r>
        <w:t xml:space="preserve">statistical practice is shaped </w:t>
      </w:r>
      <w:ins w:id="754" w:author="Matthew Kay" w:date="2016-01-04T17:30:00Z">
        <w:r w:rsidR="00EC0AB7">
          <w:t>in</w:t>
        </w:r>
      </w:ins>
      <w:del w:id="755" w:author="Matthew Kay" w:date="2016-01-04T17:30:00Z">
        <w:r w:rsidDel="00EC0AB7">
          <w:delText>at</w:delText>
        </w:r>
      </w:del>
      <w:r>
        <w:t xml:space="preserve"> </w:t>
      </w:r>
      <w:del w:id="756" w:author="Matthew Kay" w:date="2016-01-04T17:30:00Z">
        <w:r w:rsidDel="00EC0AB7">
          <w:delText>C</w:delText>
        </w:r>
      </w:del>
      <w:r>
        <w:t>H</w:t>
      </w:r>
      <w:ins w:id="757" w:author="Matthew Kay" w:date="2016-01-04T17:30:00Z">
        <w:r w:rsidR="00EC0AB7">
          <w:t>C</w:t>
        </w:r>
      </w:ins>
      <w:r>
        <w:t>I</w:t>
      </w:r>
    </w:p>
    <w:p w14:paraId="2BB35232" w14:textId="1B617D7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HCI community is large and multi-disciplinary; therefore, we believe that statistical practice </w:t>
      </w:r>
      <w:ins w:id="758" w:author="Matthew Kay" w:date="2016-01-04T17:30:00Z">
        <w:r w:rsidR="00EC0AB7">
          <w:t>in</w:t>
        </w:r>
      </w:ins>
      <w:del w:id="759" w:author="Matthew Kay" w:date="2016-01-04T17:30:00Z">
        <w:r w:rsidDel="00EC0AB7">
          <w:delText>at</w:delText>
        </w:r>
      </w:del>
      <w:r>
        <w:t xml:space="preserve"> </w:t>
      </w:r>
      <w:del w:id="760" w:author="Matthew Kay" w:date="2016-01-04T17:30:00Z">
        <w:r w:rsidDel="00EC0AB7">
          <w:delText>C</w:delText>
        </w:r>
      </w:del>
      <w:r>
        <w:t>H</w:t>
      </w:r>
      <w:ins w:id="761" w:author="Matthew Kay" w:date="2016-01-04T17:30:00Z">
        <w:r w:rsidR="00EC0AB7">
          <w:t>C</w:t>
        </w:r>
      </w:ins>
      <w:r>
        <w:t xml:space="preserve">I is best shifted in a bottom-up fashion. For example, </w:t>
      </w:r>
      <w:proofErr w:type="spellStart"/>
      <w:r>
        <w:t>Wobbrock</w:t>
      </w:r>
      <w:proofErr w:type="spellEnd"/>
      <w:r>
        <w:t xml:space="preserve"> </w:t>
      </w:r>
      <w:r>
        <w:rPr>
          <w:i/>
        </w:rPr>
        <w:t>et al.</w:t>
      </w:r>
      <w:r w:rsidR="00D67EE2">
        <w:rPr>
          <w:i/>
        </w:rPr>
        <w:t xml:space="preserve"> </w:t>
      </w:r>
      <w:r w:rsidR="00D67EE2">
        <w:rPr>
          <w:i/>
        </w:rPr>
        <w:fldChar w:fldCharType="begin" w:fldLock="1"/>
      </w:r>
      <w:r w:rsidR="00E92B02">
        <w:rPr>
          <w:i/>
        </w:rPr>
        <w:instrText>ADDIN CSL_CITATION { "citationItems" : [ { "id" : "ITEM-1", "itemData" : { "ISBN" : "9781450302678", "author" : [ { "dropping-particle" : "", "family" : "Wobbrock", "given" : "Jacob O", "non-dropping-particle" : "", "parse-names" : false, "suffix" : "" }, { "dropping-particle" : "", "family" : "Findlater", "given" : "Leah", "non-dropping-particle" : "", "parse-names" : false, "suffix" : "" }, { "dropping-particle" : "", "family" : "Gergle", "given" : "Darren", "non-dropping-particle" : "", "parse-names" : false, "suffix" : "" }, { "dropping-particle" : "", "family" : "Higgins", "given" : "James J", "non-dropping-particle" : "", "parse-names" : false, "suffix" : "" } ], "container-title" : "CHI '11", "id" : "ITEM-1", "issued" : { "date-parts" : [ [ "2011" ] ] }, "page" : "143-146", "title" : "The Aligned Rank Transform for Nonparametric Factorial Analyses Using Only ANOVA Procedures", "type" : "article-journal" }, "uris" : [ "http://www.mendeley.com/documents/?uuid=eb6d6cfe-9d62-4c24-85b4-64dec8a647d7" ] } ], "mendeley" : { "formattedCitation" : "[20]", "plainTextFormattedCitation" : "[20]", "previouslyFormattedCitation" : "[20]" }, "properties" : { "noteIndex" : 0 }, "schema" : "https://github.com/citation-style-language/schema/raw/master/csl-citation.json" }</w:instrText>
      </w:r>
      <w:r w:rsidR="00D67EE2">
        <w:rPr>
          <w:i/>
        </w:rPr>
        <w:fldChar w:fldCharType="separate"/>
      </w:r>
      <w:r w:rsidR="00525CD5" w:rsidRPr="00525CD5">
        <w:rPr>
          <w:noProof/>
        </w:rPr>
        <w:t>[20]</w:t>
      </w:r>
      <w:r w:rsidR="00D67EE2">
        <w:rPr>
          <w:i/>
        </w:rPr>
        <w:fldChar w:fldCharType="end"/>
      </w:r>
      <w:r>
        <w:t xml:space="preserve"> at CHI 2011 introduced a nonparametric analysis technique to the community</w:t>
      </w:r>
      <w:ins w:id="762" w:author="Matthew Kay" w:date="2015-12-27T13:57:00Z">
        <w:r w:rsidR="00466059">
          <w:t>—</w:t>
        </w:r>
      </w:ins>
      <w:del w:id="763" w:author="Matthew Kay" w:date="2015-12-27T13:57:00Z">
        <w:r w:rsidDel="00466059">
          <w:delText xml:space="preserve"> --- </w:delText>
        </w:r>
      </w:del>
      <w:r>
        <w:t>the aligned rank transform (ART)</w:t>
      </w:r>
      <w:ins w:id="764" w:author="Matthew Kay" w:date="2015-12-27T13:58:00Z">
        <w:r w:rsidR="00466059">
          <w:t>—</w:t>
        </w:r>
      </w:ins>
      <w:del w:id="765" w:author="Matthew Kay" w:date="2015-12-27T13:58:00Z">
        <w:r w:rsidDel="00466059">
          <w:delText xml:space="preserve"> --- </w:delText>
        </w:r>
      </w:del>
      <w:r>
        <w:t xml:space="preserve">applicable to various forms of data, including Likert scales. Since then, this approach </w:t>
      </w:r>
      <w:commentRangeStart w:id="766"/>
      <w:r>
        <w:t xml:space="preserve">has been </w:t>
      </w:r>
      <w:del w:id="767" w:author="Eric Hekler" w:date="2016-01-06T13:18:00Z">
        <w:r w:rsidDel="00AD09DB">
          <w:delText xml:space="preserve">widely adopted, and has been </w:delText>
        </w:r>
      </w:del>
      <w:r>
        <w:t>cited 148 times.</w:t>
      </w:r>
      <w:r>
        <w:rPr>
          <w:vertAlign w:val="superscript"/>
        </w:rPr>
        <w:footnoteReference w:id="8"/>
      </w:r>
      <w:r>
        <w:t xml:space="preserve"> </w:t>
      </w:r>
      <w:commentRangeEnd w:id="766"/>
      <w:r w:rsidR="00AD09DB">
        <w:rPr>
          <w:rStyle w:val="CommentReference"/>
        </w:rPr>
        <w:commentReference w:id="766"/>
      </w:r>
      <w:r>
        <w:t>This adoption did not require new top-down incentives for improved analysis, but spread study-to-study and researcher-to-</w:t>
      </w:r>
      <w:commentRangeStart w:id="768"/>
      <w:r>
        <w:t>researcher</w:t>
      </w:r>
      <w:commentRangeEnd w:id="768"/>
      <w:r w:rsidR="00AD09DB">
        <w:rPr>
          <w:rStyle w:val="CommentReference"/>
        </w:rPr>
        <w:commentReference w:id="768"/>
      </w:r>
      <w:r>
        <w:t>.</w:t>
      </w:r>
    </w:p>
    <w:p w14:paraId="19651ABD" w14:textId="48E45075" w:rsidR="0002541C" w:rsidRDefault="0002541C" w:rsidP="00C850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769" w:author="Eric Hekler" w:date="2016-01-06T13:18:00Z">
        <w:r w:rsidDel="00AD09DB">
          <w:delText xml:space="preserve">Following the model of ART, </w:delText>
        </w:r>
      </w:del>
      <w:ins w:id="770" w:author="Eric Hekler" w:date="2016-01-06T13:18:00Z">
        <w:r w:rsidR="00AD09DB">
          <w:t>W</w:t>
        </w:r>
      </w:ins>
      <w:del w:id="771" w:author="Eric Hekler" w:date="2016-01-06T13:18:00Z">
        <w:r w:rsidDel="00AD09DB">
          <w:delText>w</w:delText>
        </w:r>
      </w:del>
      <w:r>
        <w:t xml:space="preserve">e believe that Bayesian analysis can be adopted gradually in individual studies, sidestepping the difficulty of shifting an entire multi-faceted field from the top down. </w:t>
      </w:r>
      <w:r w:rsidR="00515362">
        <w:t>S</w:t>
      </w:r>
      <w:r>
        <w:t>tatistical practice in scientific fields tends towards a model of mentorship and of drawing upon approaches found in prior work</w:t>
      </w:r>
      <w:r w:rsidR="00515362">
        <w:t>—</w:t>
      </w:r>
      <w:r>
        <w:t>e.g., as other papers begin adopting techniques like ART, readers of those papers will use similar techniques when conducting their own analyses in follow</w:t>
      </w:r>
      <w:r w:rsidR="00C8503B">
        <w:t>-</w:t>
      </w:r>
      <w:r>
        <w:t>up work. This is the candidate way to introduce Bayesian analysis: when readers see it used in a paper they wish to build upon, the analysis offers a direct way to do that</w:t>
      </w:r>
      <w:r w:rsidR="00C755E5">
        <w:t>:</w:t>
      </w:r>
      <w:r w:rsidR="00FC3F3B">
        <w:t xml:space="preserve"> teaching by </w:t>
      </w:r>
      <w:commentRangeStart w:id="772"/>
      <w:r w:rsidR="00FC3F3B">
        <w:t>example</w:t>
      </w:r>
      <w:commentRangeEnd w:id="772"/>
      <w:r w:rsidR="00FC3F3B">
        <w:rPr>
          <w:rStyle w:val="CommentReference"/>
        </w:rPr>
        <w:commentReference w:id="772"/>
      </w:r>
      <w:r>
        <w:t xml:space="preserve">. Such a paper also provides priors for the next researcher. In this manner such analyses </w:t>
      </w:r>
      <w:r w:rsidR="00FC3F3B">
        <w:t>can</w:t>
      </w:r>
      <w:r>
        <w:t xml:space="preserve"> spread in the community, slowly building a</w:t>
      </w:r>
      <w:r w:rsidR="008D7218">
        <w:t>nd</w:t>
      </w:r>
      <w:r>
        <w:t xml:space="preserve"> </w:t>
      </w:r>
      <w:ins w:id="773" w:author="Eric Hekler" w:date="2016-01-06T13:20:00Z">
        <w:r w:rsidR="00AD09DB">
          <w:t>accumula</w:t>
        </w:r>
      </w:ins>
      <w:r w:rsidR="008D7218">
        <w:t xml:space="preserve">ting </w:t>
      </w:r>
      <w:ins w:id="774" w:author="Eric Hekler" w:date="2016-01-06T13:20:00Z">
        <w:r w:rsidR="00AD09DB">
          <w:t>knowledge</w:t>
        </w:r>
      </w:ins>
      <w:del w:id="775" w:author="Eric Hekler" w:date="2016-01-06T13:20:00Z">
        <w:r w:rsidDel="00AD09DB">
          <w:delText>body of work and a new standard of practice</w:delText>
        </w:r>
      </w:del>
      <w:r>
        <w:t>.</w:t>
      </w:r>
    </w:p>
    <w:p w14:paraId="56BF7E94" w14:textId="377576B1"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776" w:name="h.n525xakk8bhw" w:colFirst="0" w:colLast="0"/>
      <w:bookmarkEnd w:id="776"/>
      <w:r>
        <w:t xml:space="preserve">Bayesian analysis is </w:t>
      </w:r>
      <w:ins w:id="777" w:author="Eric Hekler" w:date="2016-01-06T13:43:00Z">
        <w:r w:rsidR="001246FE">
          <w:t xml:space="preserve">increasingly </w:t>
        </w:r>
      </w:ins>
      <w:r>
        <w:t>accessible</w:t>
      </w:r>
      <w:del w:id="778" w:author="Eric Hekler" w:date="2016-01-06T13:43:00Z">
        <w:r w:rsidDel="001246FE">
          <w:delText xml:space="preserve"> to practitioners</w:delText>
        </w:r>
      </w:del>
    </w:p>
    <w:p w14:paraId="5E64AB4C" w14:textId="6CF2AB46" w:rsidR="00BD56F5"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779" w:author="Greg Nelson" w:date="2015-12-29T22:41:00Z"/>
        </w:rPr>
      </w:pPr>
      <w:r>
        <w:t>Even 15 years ago, Bayesian analysis was arguably impractical for most researchers</w:t>
      </w:r>
      <w:r w:rsidR="002060AF">
        <w:t xml:space="preserve"> due to a lack of tools and computational power</w:t>
      </w:r>
      <w:r>
        <w:t xml:space="preserve">. However, tools for building and running Bayesian models are now widespread, and have mature support in languages already used for data analysis, such as R and Python. These tools include </w:t>
      </w:r>
      <w:r w:rsidR="00C755E5">
        <w:t>modeling</w:t>
      </w:r>
      <w:r>
        <w:t xml:space="preserve"> languages like JAGS</w:t>
      </w:r>
      <w:r w:rsidR="00515362">
        <w:t xml:space="preserve"> </w:t>
      </w:r>
      <w:r w:rsidR="00515362">
        <w:fldChar w:fldCharType="begin" w:fldLock="1"/>
      </w:r>
      <w:r w:rsidR="00E92B02">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"id" : "ITEM-1", "issued" : { "date-parts" : [ [ "2003" ] ] }, "title" : "JAGS: A Program for Analysis of Bayesian Graphical Models Using Gibbs Sampling", "type" : "article-journal" }, "uris" : [ "http://www.mendeley.com/documents/?uuid=fa03b6a3-dbe9-40e0-b650-e148a6c99a55" ] } ], "mendeley" : { "formattedCitation" : "[15]", "plainTextFormattedCitation" : "[15]", "previouslyFormattedCitation" : "[15]" }, "properties" : { "noteIndex" : 0 }, "schema" : "https://github.com/citation-style-language/schema/raw/master/csl-citation.json" }</w:instrText>
      </w:r>
      <w:r w:rsidR="00515362">
        <w:fldChar w:fldCharType="separate"/>
      </w:r>
      <w:r w:rsidR="00525CD5" w:rsidRPr="00525CD5">
        <w:rPr>
          <w:noProof/>
        </w:rPr>
        <w:t>[15]</w:t>
      </w:r>
      <w:r w:rsidR="00515362">
        <w:fldChar w:fldCharType="end"/>
      </w:r>
      <w:r>
        <w:t xml:space="preserve"> and </w:t>
      </w:r>
      <w:commentRangeStart w:id="780"/>
      <w:r>
        <w:t>Stan</w:t>
      </w:r>
      <w:r w:rsidR="00515362">
        <w:t xml:space="preserve"> </w:t>
      </w:r>
      <w:r w:rsidR="00515362">
        <w:fldChar w:fldCharType="begin" w:fldLock="1"/>
      </w:r>
      <w:r w:rsidR="00E92B02">
        <w:instrText>ADDIN CSL_CITATION { "citationItems" : [ { "id" : "ITEM-1", "itemData" : { "author" : [ { "dropping-particle" : "", "family" : "Stan Development Team", "given" : "", "non-dropping-particle" : "", "parse-names" : false, "suffix" : "" } ], "id" : "ITEM-1", "issued" : { "date-parts" : [ [ "2015" ] ] }, "title" : "Stan Modeling Language: User's Guide and Reference Manual", "type" : "book" }, "uris" : [ "http://www.mendeley.com/documents/?uuid=b49a4700-fe0f-4ff2-81cc-c0d2e25c4fd2" ] } ], "mendeley" : { "formattedCitation" : "[16]", "plainTextFormattedCitation" : "[16]", "previouslyFormattedCitation" : "[16]" }, "properties" : { "noteIndex" : 0 }, "schema" : "https://github.com/citation-style-language/schema/raw/master/csl-citation.json" }</w:instrText>
      </w:r>
      <w:r w:rsidR="00515362">
        <w:fldChar w:fldCharType="separate"/>
      </w:r>
      <w:r w:rsidR="00525CD5" w:rsidRPr="00525CD5">
        <w:rPr>
          <w:noProof/>
        </w:rPr>
        <w:t>[16]</w:t>
      </w:r>
      <w:r w:rsidR="00515362">
        <w:fldChar w:fldCharType="end"/>
      </w:r>
      <w:commentRangeEnd w:id="780"/>
      <w:r w:rsidR="00CA6239">
        <w:rPr>
          <w:rStyle w:val="CommentReference"/>
        </w:rPr>
        <w:commentReference w:id="780"/>
      </w:r>
      <w:r>
        <w:t xml:space="preserve"> (both with R packages, and Stan includes a Python interface), and Python-specific libraries like </w:t>
      </w:r>
      <w:commentRangeStart w:id="781"/>
      <w:commentRangeStart w:id="782"/>
      <w:r>
        <w:t>emcee</w:t>
      </w:r>
      <w:commentRangeEnd w:id="781"/>
      <w:r w:rsidR="0013374C">
        <w:rPr>
          <w:rStyle w:val="CommentReference"/>
        </w:rPr>
        <w:commentReference w:id="781"/>
      </w:r>
      <w:r w:rsidR="00515362">
        <w:t xml:space="preserve"> </w:t>
      </w:r>
      <w:commentRangeEnd w:id="782"/>
      <w:r w:rsidR="00CA6239">
        <w:rPr>
          <w:rStyle w:val="CommentReference"/>
        </w:rPr>
        <w:commentReference w:id="782"/>
      </w:r>
      <w:r w:rsidR="00515362">
        <w:t>(</w:t>
      </w:r>
      <w:hyperlink r:id="rId16" w:history="1">
        <w:r w:rsidR="00515362" w:rsidRPr="00515362">
          <w:rPr>
            <w:rStyle w:val="Hyperlink"/>
          </w:rPr>
          <w:t>http://dan.iel.fm/emcee/current/</w:t>
        </w:r>
      </w:hyperlink>
      <w:r w:rsidR="00515362">
        <w:t>)</w:t>
      </w:r>
      <w:r>
        <w:t xml:space="preserve"> and </w:t>
      </w:r>
      <w:commentRangeStart w:id="783"/>
      <w:proofErr w:type="spellStart"/>
      <w:r>
        <w:t>PyMC</w:t>
      </w:r>
      <w:proofErr w:type="spellEnd"/>
      <w:r>
        <w:t xml:space="preserve"> </w:t>
      </w:r>
      <w:commentRangeEnd w:id="783"/>
      <w:r w:rsidR="00CA6239">
        <w:rPr>
          <w:rStyle w:val="CommentReference"/>
        </w:rPr>
        <w:commentReference w:id="783"/>
      </w:r>
      <w:r w:rsidR="00515362">
        <w:t>(</w:t>
      </w:r>
      <w:hyperlink r:id="rId17" w:history="1">
        <w:r w:rsidR="00515362" w:rsidRPr="00515362">
          <w:rPr>
            <w:rStyle w:val="Hyperlink"/>
          </w:rPr>
          <w:t>https://pymc-devs.github.io/pymc/</w:t>
        </w:r>
      </w:hyperlink>
      <w:r w:rsidR="00515362" w:rsidRPr="00137B62">
        <w:t>)</w:t>
      </w:r>
      <w:r>
        <w:t>. In addition, literature aimed at practicing researchers has made Bayesian model</w:t>
      </w:r>
      <w:r w:rsidR="008D7218">
        <w:t>ling accessible;</w:t>
      </w:r>
      <w:r>
        <w:t xml:space="preserve"> we particularly recommend </w:t>
      </w:r>
      <w:proofErr w:type="spellStart"/>
      <w:r>
        <w:t>Kruschke’s</w:t>
      </w:r>
      <w:proofErr w:type="spellEnd"/>
      <w:r>
        <w:t xml:space="preserve"> </w:t>
      </w:r>
      <w:r>
        <w:rPr>
          <w:i/>
        </w:rPr>
        <w:t xml:space="preserve">Doing Bayesian Data Analysis </w:t>
      </w:r>
      <w:r w:rsidR="00515362" w:rsidRPr="00137B62">
        <w:fldChar w:fldCharType="begin" w:fldLock="1"/>
      </w:r>
      <w:r w:rsidR="00E92B02">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"[14]", "plainTextFormattedCitation" : "[14]", "previouslyFormattedCitation" : "[14]" }, "properties" : { "noteIndex" : 0 }, "schema" : "https://github.com/citation-style-language/schema/raw/master/csl-citation.json" }</w:instrText>
      </w:r>
      <w:r w:rsidR="00515362" w:rsidRPr="00137B62">
        <w:fldChar w:fldCharType="separate"/>
      </w:r>
      <w:r w:rsidR="00525CD5" w:rsidRPr="00525CD5">
        <w:rPr>
          <w:noProof/>
        </w:rPr>
        <w:t>[14]</w:t>
      </w:r>
      <w:r w:rsidR="00515362" w:rsidRPr="00137B62">
        <w:fldChar w:fldCharType="end"/>
      </w:r>
      <w:r>
        <w:t xml:space="preserve"> (which includes a table of common frequentist analyses and their Bayesian equiva</w:t>
      </w:r>
      <w:r>
        <w:lastRenderedPageBreak/>
        <w:t>lents), as well as his proposed BEST test,</w:t>
      </w:r>
      <w:r>
        <w:rPr>
          <w:vertAlign w:val="superscript"/>
        </w:rPr>
        <w:footnoteReference w:id="9"/>
      </w:r>
      <w:r>
        <w:t xml:space="preserve"> a robust Bayesian alternative to the </w:t>
      </w:r>
      <w:r>
        <w:rPr>
          <w:i/>
        </w:rPr>
        <w:t>t</w:t>
      </w:r>
      <w:r>
        <w:t>-test</w:t>
      </w:r>
      <w:r w:rsidR="00515362">
        <w:t xml:space="preserve"> </w:t>
      </w:r>
      <w:r w:rsidR="00515362">
        <w:fldChar w:fldCharType="begin" w:fldLock="1"/>
      </w:r>
      <w:r w:rsidR="00E92B02">
        <w:instrText>ADDIN CSL_CITATION { "citationItems" : [ { "id" : "ITEM-1", "itemData" : { "ISSN" : "1939-2222", "abstract" : "Bayesian estimation for 2 groups provides complete distributions of credible values for the effect size, group means and their difference, standard deviations and their difference, and the normality of the data. The method handles outliers. The decision rule can accept the null value (unlike traditional t tests) when certainty in the estimate is high (unlike Bayesian model comparison using Bayes factors). The method also yields precise estimates of statistical power for various research goals. The software and programs are free and run on Macintosh, Windows, and Linux platforms.", "author" : [ { "dropping-particle" : "", "family" : "Kruschke", "given" : "John K", "non-dropping-particle" : "", "parse-names" : false, "suffix" : "" } ], "container-title" : "Journal of experimental psychology. General", "id" : "ITEM-1", "issue" : "2", "issued" : { "date-parts" : [ [ "2013", "5" ] ] }, "page" : "573-603", "title" : "Bayesian estimation supersedes the t test.", "type" : "article-journal", "volume" : "142" }, "uris" : [ "http://www.mendeley.com/documents/?uuid=cc94dd8b-79fe-4c2d-8e94-faef600767c6" ] } ], "mendeley" : { "formattedCitation" : "[12]", "plainTextFormattedCitation" : "[12]", "previouslyFormattedCitation" : "[12]" }, "properties" : { "noteIndex" : 0 }, "schema" : "https://github.com/citation-style-language/schema/raw/master/csl-citation.json" }</w:instrText>
      </w:r>
      <w:r w:rsidR="00515362">
        <w:fldChar w:fldCharType="separate"/>
      </w:r>
      <w:r w:rsidR="00525CD5" w:rsidRPr="00525CD5">
        <w:rPr>
          <w:noProof/>
        </w:rPr>
        <w:t>[12]</w:t>
      </w:r>
      <w:r w:rsidR="00515362">
        <w:fldChar w:fldCharType="end"/>
      </w:r>
      <w:r>
        <w:t>. Other accessible articles have also been written about practical concerns in Bayesian analysis, including discussions of how to choose priors</w:t>
      </w:r>
      <w:r w:rsidR="00515362">
        <w:t xml:space="preserve"> </w:t>
      </w:r>
      <w:r w:rsidR="00515362">
        <w:fldChar w:fldCharType="begin" w:fldLock="1"/>
      </w:r>
      <w:r w:rsidR="0051536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"id" : "ITEM-2", "itemData" : { "DOI" : "10.1214/06-BA117A", "ISBN" : "9781139460934", "ISSN" : "19360975", "abstract" : "Various noninformative prior distributions have been suggested for scale parameters in hierarchical models. We construct a new folded-noncentral-t family of conditionally conjugate priors for hierarchical standard deviation pa- rameters, and then consider noninformative and weakly informative priors in this family. We use an example to illustrate serious problems with the inverse-gamma family of \u201cnoninformative\u201d prior distributions. We suggest instead to use a uni- form prior on the hierarchical standard deviation, using the half-t family when the number of groups is small and in other settings where a weakly informative prior is desired. We also illustrate the use of the half-t family for hierarchical modeling of multiple variance parameters such as arise in the analysis of variance.", "author" : [ { "dropping-particle" : "", "family" : "Gelman", "given" : "Andrew", "non-dropping-particle" : "", "parse-names" : false, "suffix" : "" } ], "container-title" : "Bayesian Analysis", "id" : "ITEM-2", "issue" : "3", "issued" : { "date-parts" : [ [ "2006" ] ] }, "page" : "515-533", "title" : "Prior distributions for variance parameters in hierarchical models", "type" : "article-journal", "volume" : "1" }, "uris" : [ "http://www.mendeley.com/documents/?uuid=1d37dbf0-8b33-45e5-a842-a7d06f047042" ] } ], "mendeley" : { "formattedCitation" : "[3,5]", "plainTextFormattedCitation" : "[3,5]", "previouslyFormattedCitation" : "[3,5]" }, "properties" : { "noteIndex" : 0 }, "schema" : "https://github.com/citation-style-language/schema/raw/master/csl-citation.json" }</w:instrText>
      </w:r>
      <w:r w:rsidR="00515362">
        <w:fldChar w:fldCharType="separate"/>
      </w:r>
      <w:r w:rsidR="00515362" w:rsidRPr="00515362">
        <w:rPr>
          <w:noProof/>
        </w:rPr>
        <w:t>[3,5]</w:t>
      </w:r>
      <w:r w:rsidR="00515362">
        <w:fldChar w:fldCharType="end"/>
      </w:r>
      <w:r>
        <w:t>.</w:t>
      </w:r>
      <w:ins w:id="784" w:author="Greg Nelson" w:date="2015-12-29T22:42:00Z">
        <w:r w:rsidR="00BD56F5">
          <w:t xml:space="preserve"> </w:t>
        </w:r>
      </w:ins>
      <w:del w:id="785" w:author="Greg Nelson" w:date="2015-12-29T22:41:00Z">
        <w:r w:rsidR="00C8503B" w:rsidDel="00BD56F5">
          <w:delText xml:space="preserve"> </w:delText>
        </w:r>
      </w:del>
      <w:r w:rsidR="00C8503B">
        <w:t xml:space="preserve">Still, statistical tools, whether frequentist or </w:t>
      </w:r>
      <w:r w:rsidR="002060AF">
        <w:t>B</w:t>
      </w:r>
      <w:r w:rsidR="00C8503B">
        <w:t xml:space="preserve">ayesian, </w:t>
      </w:r>
      <w:r w:rsidR="00515362">
        <w:t xml:space="preserve">can </w:t>
      </w:r>
      <w:r w:rsidR="00C8503B">
        <w:t xml:space="preserve">exhibit </w:t>
      </w:r>
      <w:r w:rsidR="00A65DC6">
        <w:t xml:space="preserve">high barriers </w:t>
      </w:r>
      <w:r w:rsidR="002060AF">
        <w:t xml:space="preserve">to entry </w:t>
      </w:r>
      <w:r w:rsidR="00515362">
        <w:t xml:space="preserve">or </w:t>
      </w:r>
      <w:r w:rsidR="00A65DC6">
        <w:t>silently fail, providing a poor interface.</w:t>
      </w:r>
      <w:ins w:id="786" w:author="Greg Nelson" w:date="2015-12-29T22:48:00Z">
        <w:r w:rsidR="00BD56F5">
          <w:t xml:space="preserve"> </w:t>
        </w:r>
      </w:ins>
      <w:moveToRangeStart w:id="787" w:author="Greg Nelson" w:date="2015-12-29T22:48:00Z" w:name="move313048612"/>
      <w:moveTo w:id="788" w:author="Greg Nelson" w:date="2015-12-29T22:48:00Z">
        <w:r w:rsidR="00BD56F5">
          <w:t>We believe there is a fruitful area of work in designing better tools and interfaces for statistical methods.</w:t>
        </w:r>
      </w:moveTo>
      <w:moveToRangeEnd w:id="787"/>
    </w:p>
    <w:p w14:paraId="59629D57" w14:textId="26EBB2F2" w:rsidR="00BD56F5" w:rsidRDefault="008E0CAD">
      <w:pPr>
        <w:pStyle w:val="Heading2"/>
        <w:rPr>
          <w:ins w:id="789" w:author="Greg Nelson" w:date="2015-12-29T22:47:00Z"/>
        </w:rPr>
        <w:pPrChange w:id="790" w:author="Greg Nelson" w:date="2015-12-29T22:4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791" w:author="Greg Nelson" w:date="2015-12-29T22:47:00Z">
        <w:r>
          <w:t>Challenges and o</w:t>
        </w:r>
        <w:r w:rsidR="00BD56F5">
          <w:t xml:space="preserve">pportunities in </w:t>
        </w:r>
      </w:ins>
      <w:ins w:id="792" w:author="Greg Nelson" w:date="2015-12-29T22:49:00Z">
        <w:r>
          <w:t>setting</w:t>
        </w:r>
      </w:ins>
      <w:ins w:id="793" w:author="Greg Nelson" w:date="2015-12-29T22:46:00Z">
        <w:r>
          <w:t xml:space="preserve"> prior</w:t>
        </w:r>
      </w:ins>
      <w:ins w:id="794" w:author="Matthew Kay" w:date="2016-01-04T16:40:00Z">
        <w:r w:rsidR="006C6E3F">
          <w:t>s</w:t>
        </w:r>
      </w:ins>
      <w:ins w:id="795" w:author="Greg Nelson" w:date="2015-12-29T22:46:00Z">
        <w:del w:id="796" w:author="Matthew Kay" w:date="2016-01-04T16:40:00Z">
          <w:r w:rsidDel="006C6E3F">
            <w:delText xml:space="preserve"> b</w:delText>
          </w:r>
          <w:r w:rsidR="00BD56F5" w:rsidDel="006C6E3F">
            <w:delText>eliefs</w:delText>
          </w:r>
        </w:del>
      </w:ins>
    </w:p>
    <w:p w14:paraId="276777D4" w14:textId="18DD3EEB" w:rsidR="00BD56F5" w:rsidRDefault="00A65DC6"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797" w:author="Greg Nelson" w:date="2015-12-29T22:41:00Z">
        <w:r w:rsidDel="00BD56F5">
          <w:delText xml:space="preserve"> </w:delText>
        </w:r>
      </w:del>
      <w:moveFromRangeStart w:id="798" w:author="Greg Nelson" w:date="2015-12-29T22:48:00Z" w:name="move313048612"/>
      <w:moveFrom w:id="799" w:author="Greg Nelson" w:date="2015-12-29T22:48:00Z">
        <w:r w:rsidDel="00BD56F5">
          <w:t>We believe there</w:t>
        </w:r>
        <w:r w:rsidR="002060AF" w:rsidDel="00BD56F5">
          <w:t xml:space="preserve"> is</w:t>
        </w:r>
        <w:r w:rsidDel="00BD56F5">
          <w:t xml:space="preserve"> a fruitful area of work in designing better tools and interfaces for statistical methods.</w:t>
        </w:r>
      </w:moveFrom>
      <w:moveFromRangeEnd w:id="798"/>
      <w:r w:rsidR="00BD56F5" w:rsidRPr="00BD56F5">
        <w:t xml:space="preserve">A particular difficulty in Bayesian analysis, in contrast to frequentist analysis, lies in setting priors for novel conditions. Careful suggestions on prior-setting is an essential topic that requires further work but preliminary recommendations can be made. </w:t>
      </w:r>
      <w:del w:id="800" w:author="Matthew Kay" w:date="2016-01-04T16:40:00Z">
        <w:r w:rsidR="00BD56F5" w:rsidRPr="00BD56F5" w:rsidDel="006C6E3F">
          <w:delText>For example</w:delText>
        </w:r>
      </w:del>
      <w:ins w:id="801" w:author="Matthew Kay" w:date="2016-01-04T16:40:00Z">
        <w:r w:rsidR="006C6E3F">
          <w:t>Within HCI</w:t>
        </w:r>
      </w:ins>
      <w:r w:rsidR="00BD56F5" w:rsidRPr="00BD56F5">
        <w:t>, we propose the use of informed skeptical priors for novel conditions. Such priors shrink unreasonably large estimates, particularly in small-</w:t>
      </w:r>
      <w:r w:rsidR="00BD56F5" w:rsidRPr="006C6E3F">
        <w:rPr>
          <w:i/>
          <w:rPrChange w:id="802" w:author="Matthew Kay" w:date="2016-01-04T16:40:00Z">
            <w:rPr/>
          </w:rPrChange>
        </w:rPr>
        <w:t>n</w:t>
      </w:r>
      <w:r w:rsidR="00BD56F5" w:rsidRPr="00BD56F5">
        <w:t xml:space="preserve"> studies, making them well-suited for the HCI com</w:t>
      </w:r>
      <w:r w:rsidR="00BD56F5">
        <w:t xml:space="preserve">munity.   </w:t>
      </w:r>
    </w:p>
    <w:p w14:paraId="028BFC87" w14:textId="2B55E354" w:rsidR="00BD56F5" w:rsidRDefault="00BD56F5"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For example, for generalized linear models (which encompass many models in HCI, including linear and logistic regression), reasonable priors on coefficients can often be specified as a Student-t distribution. This symmetric, bell-shaped family is parameterized by degrees of freedom</w:t>
      </w:r>
      <w:ins w:id="803" w:author="Matthew Kay" w:date="2016-01-04T16:41:00Z">
        <w:r w:rsidR="006C6E3F">
          <w:t xml:space="preserve"> (</w:t>
        </w:r>
      </w:ins>
      <m:oMath>
        <m:r>
          <w:ins w:id="804" w:author="Matthew Kay" w:date="2016-01-04T16:43:00Z">
            <w:rPr>
              <w:rFonts w:ascii="Cambria Math" w:hAnsi="Cambria Math"/>
            </w:rPr>
            <m:t>df</m:t>
          </w:ins>
        </m:r>
      </m:oMath>
      <w:ins w:id="805" w:author="Matthew Kay" w:date="2016-01-04T16:41:00Z">
        <w:r w:rsidR="006C6E3F">
          <w:t>)</w:t>
        </w:r>
      </w:ins>
      <w:r w:rsidRPr="00BD56F5">
        <w:t xml:space="preserve">, location, and scale. It includes the Normal (as </w:t>
      </w:r>
      <w:del w:id="806" w:author="Matthew Kay" w:date="2016-01-04T16:43:00Z">
        <w:r w:rsidRPr="00BD56F5" w:rsidDel="006C6E3F">
          <w:delText xml:space="preserve">df </w:delText>
        </w:r>
      </w:del>
      <m:oMath>
        <m:r>
          <w:ins w:id="807" w:author="Matthew Kay" w:date="2016-01-04T16:41:00Z">
            <w:rPr>
              <w:rFonts w:ascii="Cambria Math" w:hAnsi="Cambria Math"/>
            </w:rPr>
            <m:t>df</m:t>
          </w:ins>
        </m:r>
        <m:r>
          <w:ins w:id="808" w:author="Matthew Kay" w:date="2016-01-04T16:42:00Z">
            <w:rPr>
              <w:rFonts w:ascii="Cambria Math" w:hAnsi="Cambria Math"/>
            </w:rPr>
            <m:t>→</m:t>
          </w:ins>
        </m:r>
        <m:r>
          <w:ins w:id="809" w:author="Matthew Kay" w:date="2016-01-04T16:43:00Z">
            <w:rPr>
              <w:rFonts w:ascii="Cambria Math" w:hAnsi="Cambria Math"/>
            </w:rPr>
            <m:t>∞</m:t>
          </w:ins>
        </m:r>
        <m:r>
          <w:del w:id="810" w:author="Matthew Kay" w:date="2016-01-04T16:43:00Z">
            <m:rPr>
              <m:sty m:val="p"/>
            </m:rPr>
            <w:rPr>
              <w:rFonts w:ascii="Cambria Math" w:hAnsi="Cambria Math"/>
            </w:rPr>
            <m:t>-&gt; infinity</m:t>
          </w:del>
        </m:r>
      </m:oMath>
      <w:r w:rsidRPr="00BD56F5">
        <w:t>) and Cauchy (</w:t>
      </w:r>
      <m:oMath>
        <m:r>
          <w:rPr>
            <w:rFonts w:ascii="Cambria Math" w:hAnsi="Cambria Math"/>
          </w:rPr>
          <m:t>df</m:t>
        </m:r>
        <m:r>
          <w:del w:id="811" w:author="Matthew Kay" w:date="2016-01-04T16:43:00Z">
            <w:rPr>
              <w:rFonts w:ascii="Cambria Math" w:hAnsi="Cambria Math"/>
            </w:rPr>
            <m:t xml:space="preserve"> </m:t>
          </w:del>
        </m:r>
        <m:r>
          <w:rPr>
            <w:rFonts w:ascii="Cambria Math" w:hAnsi="Cambria Math"/>
          </w:rPr>
          <m:t>=</m:t>
        </m:r>
        <m:r>
          <w:del w:id="812" w:author="Matthew Kay" w:date="2016-01-04T16:43:00Z">
            <w:rPr>
              <w:rFonts w:ascii="Cambria Math" w:hAnsi="Cambria Math"/>
            </w:rPr>
            <m:t xml:space="preserve"> </m:t>
          </w:del>
        </m:r>
        <m:r>
          <w:rPr>
            <w:rFonts w:ascii="Cambria Math" w:hAnsi="Cambria Math"/>
          </w:rPr>
          <m:t>1</m:t>
        </m:r>
      </m:oMath>
      <w:r w:rsidRPr="00BD56F5">
        <w:t xml:space="preserve">) distributions. A lower </w:t>
      </w:r>
      <m:oMath>
        <m:r>
          <w:rPr>
            <w:rFonts w:ascii="Cambria Math" w:hAnsi="Cambria Math"/>
          </w:rPr>
          <m:t>df</m:t>
        </m:r>
      </m:oMath>
      <w:r w:rsidRPr="00BD56F5">
        <w:t xml:space="preserve"> means fatter tails, encoding a higher probability that we may see a more extreme effect size. To express skepticism, we set the prior’s lo</w:t>
      </w:r>
      <w:r>
        <w:t>cation to 0, the equivalent of "no effect</w:t>
      </w:r>
      <w:r w:rsidRPr="00BD56F5">
        <w:t>" here. The scale parameter expresses the range of reasonable effect sizes around 0. For example, one can set a small scale around 0 to express skepticism</w:t>
      </w:r>
      <w:del w:id="813" w:author="Matthew Kay" w:date="2016-01-04T16:44:00Z">
        <w:r w:rsidRPr="00BD56F5" w:rsidDel="00E92B02">
          <w:delText xml:space="preserve"> in one’s prior beliefs</w:delText>
        </w:r>
      </w:del>
      <w:ins w:id="814" w:author="Matthew Kay" w:date="2016-01-04T16:44:00Z">
        <w:r w:rsidR="00E92B02">
          <w:t xml:space="preserve"> in large effects</w:t>
        </w:r>
      </w:ins>
      <w:r w:rsidRPr="00BD56F5">
        <w:t xml:space="preserve">. This </w:t>
      </w:r>
      <w:del w:id="815" w:author="Matthew Kay" w:date="2016-01-04T16:44:00Z">
        <w:r w:rsidRPr="00BD56F5" w:rsidDel="00E92B02">
          <w:delText xml:space="preserve">strategy </w:delText>
        </w:r>
      </w:del>
      <w:ins w:id="816" w:author="Matthew Kay" w:date="2016-01-04T16:44:00Z">
        <w:r w:rsidR="00E92B02">
          <w:t xml:space="preserve">will </w:t>
        </w:r>
      </w:ins>
      <w:r w:rsidRPr="00BD56F5">
        <w:t>require</w:t>
      </w:r>
      <w:del w:id="817" w:author="Matthew Kay" w:date="2016-01-04T16:44:00Z">
        <w:r w:rsidRPr="00BD56F5" w:rsidDel="00E92B02">
          <w:delText>s</w:delText>
        </w:r>
      </w:del>
      <w:r w:rsidRPr="00BD56F5">
        <w:t xml:space="preserve"> more robust evidence to shift these beliefs, thus making them less susceptible to inflated effect size estimates</w:t>
      </w:r>
      <w:del w:id="818" w:author="Matthew Kay" w:date="2016-01-04T16:44:00Z">
        <w:r w:rsidRPr="00BD56F5" w:rsidDel="00E92B02">
          <w:delText>, which is</w:delText>
        </w:r>
      </w:del>
      <w:r w:rsidRPr="00BD56F5">
        <w:t xml:space="preserve"> common </w:t>
      </w:r>
      <w:del w:id="819" w:author="Matthew Kay" w:date="2016-01-04T16:45:00Z">
        <w:r w:rsidRPr="00BD56F5" w:rsidDel="00E92B02">
          <w:delText xml:space="preserve">with </w:delText>
        </w:r>
      </w:del>
      <w:ins w:id="820" w:author="Matthew Kay" w:date="2016-01-04T16:45:00Z">
        <w:r w:rsidR="00E92B02">
          <w:t xml:space="preserve">to </w:t>
        </w:r>
      </w:ins>
      <w:del w:id="821" w:author="Matthew Kay" w:date="2016-01-04T16:45:00Z">
        <w:r w:rsidRPr="00BD56F5" w:rsidDel="00E92B02">
          <w:delText xml:space="preserve">a </w:delText>
        </w:r>
      </w:del>
      <w:r w:rsidRPr="00BD56F5">
        <w:t xml:space="preserve">frequentist </w:t>
      </w:r>
      <w:del w:id="822" w:author="Matthew Kay" w:date="2016-01-04T16:45:00Z">
        <w:r w:rsidRPr="00BD56F5" w:rsidDel="00E92B02">
          <w:delText xml:space="preserve">approach </w:delText>
        </w:r>
      </w:del>
      <w:ins w:id="823" w:author="Matthew Kay" w:date="2016-01-04T16:45:00Z">
        <w:r w:rsidR="00E92B02">
          <w:t xml:space="preserve">analysis </w:t>
        </w:r>
      </w:ins>
      <w:del w:id="824" w:author="Matthew Kay" w:date="2016-01-04T16:45:00Z">
        <w:r w:rsidRPr="00BD56F5" w:rsidDel="00E92B02">
          <w:delText xml:space="preserve">using </w:delText>
        </w:r>
      </w:del>
      <w:ins w:id="825" w:author="Matthew Kay" w:date="2016-01-04T16:45:00Z">
        <w:r w:rsidR="00E92B02">
          <w:t xml:space="preserve">of </w:t>
        </w:r>
      </w:ins>
      <w:r w:rsidRPr="00BD56F5">
        <w:t>small samples</w:t>
      </w:r>
      <w:ins w:id="826" w:author="Matthew Kay" w:date="2016-01-04T16:45:00Z">
        <w:r w:rsidR="00E92B02">
          <w:t xml:space="preserve"> </w:t>
        </w:r>
        <w:r w:rsidR="00E92B02">
          <w:fldChar w:fldCharType="begin" w:fldLock="1"/>
        </w:r>
      </w:ins>
      <w:r w:rsidR="00E92B02">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"[2]", "plainTextFormattedCitation" : "[2]" }, "properties" : { "noteIndex" : 0 }, "schema" : "https://github.com/citation-style-language/schema/raw/master/csl-citation.json" }</w:instrText>
      </w:r>
      <w:r w:rsidR="00E92B02">
        <w:fldChar w:fldCharType="separate"/>
      </w:r>
      <w:r w:rsidR="00E92B02" w:rsidRPr="00E92B02">
        <w:rPr>
          <w:noProof/>
        </w:rPr>
        <w:t>[2]</w:t>
      </w:r>
      <w:ins w:id="827" w:author="Matthew Kay" w:date="2016-01-04T16:45:00Z">
        <w:r w:rsidR="00E92B02">
          <w:fldChar w:fldCharType="end"/>
        </w:r>
      </w:ins>
      <w:r w:rsidRPr="00BD56F5">
        <w:t xml:space="preserve">. We saw the benefit of this strategy in the </w:t>
      </w:r>
      <w:del w:id="828" w:author="Eric Hekler" w:date="2016-01-06T13:23:00Z">
        <w:r w:rsidRPr="00BD56F5" w:rsidDel="00BA38F2">
          <w:delText xml:space="preserve">large </w:delText>
        </w:r>
      </w:del>
      <w:r w:rsidRPr="00BD56F5">
        <w:t>reduction in error</w:t>
      </w:r>
      <w:r>
        <w:t xml:space="preserve"> in our small-n simulations.</w:t>
      </w:r>
      <w:del w:id="829" w:author="Matthew Kay" w:date="2016-01-04T16:46:00Z">
        <w:r w:rsidDel="00E92B02">
          <w:delText xml:space="preserve">  </w:delText>
        </w:r>
      </w:del>
      <w:r>
        <w:t xml:space="preserve"> </w:t>
      </w:r>
    </w:p>
    <w:p w14:paraId="3FCDF823" w14:textId="10BB7936" w:rsidR="00BD56F5" w:rsidRDefault="00BD56F5"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 xml:space="preserve">Skeptical priors </w:t>
      </w:r>
      <w:del w:id="830" w:author="Matthew Kay" w:date="2016-01-04T16:46:00Z">
        <w:r w:rsidRPr="00BD56F5" w:rsidDel="00E92B02">
          <w:delText xml:space="preserve">have the advantage of </w:delText>
        </w:r>
      </w:del>
      <w:r w:rsidRPr="00BD56F5">
        <w:t>acknowledg</w:t>
      </w:r>
      <w:ins w:id="831" w:author="Matthew Kay" w:date="2016-01-04T16:46:00Z">
        <w:r w:rsidR="00E92B02">
          <w:t>e</w:t>
        </w:r>
      </w:ins>
      <w:del w:id="832" w:author="Matthew Kay" w:date="2016-01-04T16:46:00Z">
        <w:r w:rsidRPr="00BD56F5" w:rsidDel="00E92B02">
          <w:delText>ing</w:delText>
        </w:r>
      </w:del>
      <w:r w:rsidRPr="00BD56F5">
        <w:t xml:space="preserve"> the known problem of inflated effect sizes in small samples, which makes them a good fit for HCI. However, </w:t>
      </w:r>
      <w:del w:id="833" w:author="Matthew Kay" w:date="2016-01-04T16:46:00Z">
        <w:r w:rsidRPr="00BD56F5" w:rsidDel="00E92B02">
          <w:delText xml:space="preserve">it is essential to note that </w:delText>
        </w:r>
      </w:del>
      <w:r w:rsidRPr="00BD56F5">
        <w:t>there are many strategies for setting priors. For example, another approach, which would mimic a frequentist approach, would be to use uninformed priors (e.g., a flat prior on regression coefficients), yielding results similar to freq</w:t>
      </w:r>
      <w:r>
        <w:t xml:space="preserve">uentist confidence intervals. </w:t>
      </w:r>
    </w:p>
    <w:p w14:paraId="34F7E1E8" w14:textId="05DF246F" w:rsidR="00BD56F5" w:rsidRDefault="00BD56F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 xml:space="preserve">Overall, Bayesian analysis puts a greater onus on the analyst to describe their priors, but this cost brings several benefits, </w:t>
      </w:r>
      <w:ins w:id="834" w:author="Eric Hekler" w:date="2015-12-30T11:58:00Z">
        <w:r w:rsidR="00870F01">
          <w:t>particularly mathematical specification of skepticism</w:t>
        </w:r>
      </w:ins>
      <w:del w:id="835" w:author="Eric Hekler" w:date="2015-12-30T11:59:00Z">
        <w:r w:rsidRPr="00BD56F5" w:rsidDel="00870F01">
          <w:delText>as we have shown</w:delText>
        </w:r>
      </w:del>
      <w:r w:rsidRPr="00BD56F5">
        <w:t>. Even for novel conditions, effect sizes of previously studied phenomena (e.g., fast-to-slow) can be used to establish informed skeptical priors of an unknown, but related phenomena (e.g., slow-to-fast). That said, p</w:t>
      </w:r>
      <w:bookmarkStart w:id="836" w:name="_GoBack"/>
      <w:bookmarkEnd w:id="836"/>
      <w:r w:rsidRPr="00BD56F5">
        <w:t>rior-setting can be daunting for those new to Bayesian analysis. There is fruit</w:t>
      </w:r>
      <w:r w:rsidRPr="00BD56F5">
        <w:lastRenderedPageBreak/>
        <w:t xml:space="preserve">ful work to be done in guiding researchers in this process, perhaps </w:t>
      </w:r>
      <w:ins w:id="837" w:author="Eric Hekler" w:date="2015-12-30T11:59:00Z">
        <w:r w:rsidR="00870F01">
          <w:t xml:space="preserve">via </w:t>
        </w:r>
      </w:ins>
      <w:del w:id="838" w:author="Eric Hekler" w:date="2015-12-30T11:59:00Z">
        <w:r w:rsidRPr="00BD56F5" w:rsidDel="00870F01">
          <w:delText xml:space="preserve">by developing systems for </w:delText>
        </w:r>
      </w:del>
      <w:r w:rsidRPr="00BD56F5">
        <w:t xml:space="preserve">interactive </w:t>
      </w:r>
      <w:ins w:id="839" w:author="Eric Hekler" w:date="2015-12-30T11:59:00Z">
        <w:r w:rsidR="00870F01">
          <w:t xml:space="preserve">systems for </w:t>
        </w:r>
      </w:ins>
      <w:del w:id="840" w:author="Matthew Kay" w:date="2016-01-04T16:47:00Z">
        <w:r w:rsidRPr="00BD56F5" w:rsidDel="00E92B02">
          <w:delText>specifi</w:delText>
        </w:r>
        <w:r w:rsidDel="00E92B02">
          <w:delText xml:space="preserve">cation of </w:delText>
        </w:r>
      </w:del>
      <w:r>
        <w:t>prior</w:t>
      </w:r>
      <w:del w:id="841" w:author="Matthew Kay" w:date="2016-01-04T16:47:00Z">
        <w:r w:rsidDel="00E92B02">
          <w:delText>s</w:delText>
        </w:r>
      </w:del>
      <w:ins w:id="842" w:author="Matthew Kay" w:date="2016-01-04T16:47:00Z">
        <w:r w:rsidR="00E92B02">
          <w:t xml:space="preserve"> </w:t>
        </w:r>
        <w:r w:rsidR="00E92B02" w:rsidRPr="00BD56F5">
          <w:t>specifi</w:t>
        </w:r>
        <w:r w:rsidR="00E92B02">
          <w:t>cation</w:t>
        </w:r>
      </w:ins>
      <w:r>
        <w:t>.</w:t>
      </w:r>
    </w:p>
    <w:p w14:paraId="2AA049F4" w14:textId="5359A5D9"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843" w:name="h.bnla3bx3oh3v" w:colFirst="0" w:colLast="0"/>
      <w:bookmarkEnd w:id="843"/>
      <w:r>
        <w:t xml:space="preserve">Practical impact of research </w:t>
      </w:r>
      <w:ins w:id="844" w:author="Matthew Kay" w:date="2016-01-04T16:47:00Z">
        <w:r w:rsidR="00E92B02">
          <w:br/>
        </w:r>
      </w:ins>
      <w:r>
        <w:t>through cost/benefit analysis</w:t>
      </w:r>
    </w:p>
    <w:p w14:paraId="6241DDB8" w14:textId="5E50E2D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845"/>
      <w:r>
        <w:t xml:space="preserve">Finally, we wish to address another common thread of discussion in the </w:t>
      </w:r>
      <w:del w:id="846" w:author="Matthew Kay" w:date="2016-01-04T17:30:00Z">
        <w:r w:rsidDel="00EC0AB7">
          <w:delText>C</w:delText>
        </w:r>
      </w:del>
      <w:r>
        <w:t>H</w:t>
      </w:r>
      <w:ins w:id="847" w:author="Matthew Kay" w:date="2016-01-04T17:30:00Z">
        <w:r w:rsidR="00EC0AB7">
          <w:t>C</w:t>
        </w:r>
      </w:ins>
      <w:r>
        <w:t xml:space="preserve">I community, a perhaps more existential one: how can we have practical effects on real-world deployed systems? How can practitioners derive value from results </w:t>
      </w:r>
      <w:ins w:id="848" w:author="Matthew Kay" w:date="2016-01-04T17:30:00Z">
        <w:r w:rsidR="00EC0AB7">
          <w:t>in</w:t>
        </w:r>
      </w:ins>
      <w:del w:id="849" w:author="Matthew Kay" w:date="2016-01-04T17:30:00Z">
        <w:r w:rsidDel="00EC0AB7">
          <w:delText>at</w:delText>
        </w:r>
      </w:del>
      <w:r>
        <w:t xml:space="preserve"> </w:t>
      </w:r>
      <w:ins w:id="850" w:author="Matthew Kay" w:date="2016-01-04T17:30:00Z">
        <w:r w:rsidR="00EC0AB7">
          <w:t xml:space="preserve">the </w:t>
        </w:r>
      </w:ins>
      <w:del w:id="851" w:author="Matthew Kay" w:date="2016-01-04T17:30:00Z">
        <w:r w:rsidDel="00EC0AB7">
          <w:delText>C</w:delText>
        </w:r>
      </w:del>
      <w:r>
        <w:t>H</w:t>
      </w:r>
      <w:ins w:id="852" w:author="Matthew Kay" w:date="2016-01-04T17:30:00Z">
        <w:r w:rsidR="00EC0AB7">
          <w:t>C</w:t>
        </w:r>
      </w:ins>
      <w:r>
        <w:t>I</w:t>
      </w:r>
      <w:ins w:id="853" w:author="Matthew Kay" w:date="2016-01-04T17:30:00Z">
        <w:r w:rsidR="00EC0AB7">
          <w:t xml:space="preserve"> literature</w:t>
        </w:r>
      </w:ins>
      <w:r>
        <w:t xml:space="preserve">? We believe that the language of statistical significance is not the language of practitioners or business; cost/benefit analysis is. The results of a Bayesian analysis </w:t>
      </w:r>
      <w:r w:rsidR="00FC3F3B">
        <w:t xml:space="preserve">can easily be </w:t>
      </w:r>
      <w:r>
        <w:t xml:space="preserve">incorporated into cost/benefit analysis: given the probability distribution of an estimated effect, we can simply apply a cost function to it. </w:t>
      </w:r>
      <w:commentRangeEnd w:id="845"/>
      <w:r w:rsidR="00870F01">
        <w:rPr>
          <w:rStyle w:val="CommentReference"/>
        </w:rPr>
        <w:commentReference w:id="845"/>
      </w:r>
    </w:p>
    <w:p w14:paraId="13E3D202" w14:textId="0B014076"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example, imagine a market research company that wishes to evaluate the cost/benefit of switching from an existing survey tool that does not have a </w:t>
      </w:r>
      <w:r>
        <w:rPr>
          <w:i/>
        </w:rPr>
        <w:t>fast-to-slow</w:t>
      </w:r>
      <w:r>
        <w:t xml:space="preserve"> progress indicator to one that does. This would incur some costs for converting the survey into a new format. It would also have an estimated benefit in that the company could recruit fewer participants to reach a desired sample size, in proportion to the expected increase in completion rate. This company could take the probability distribution of estimated completion rate in both cases (</w:t>
      </w:r>
      <w:r>
        <w:rPr>
          <w:i/>
        </w:rPr>
        <w:t xml:space="preserve">whether or not </w:t>
      </w:r>
      <w:r>
        <w:t xml:space="preserve">the difference has passed the statistical significance filter) and use it to derive a probability distribution of expected cost </w:t>
      </w:r>
      <w:ins w:id="854" w:author="Eric Hekler" w:date="2016-01-06T13:41:00Z">
        <w:r w:rsidR="0021485B">
          <w:t>relative to the probable benefit</w:t>
        </w:r>
      </w:ins>
      <w:del w:id="855" w:author="Eric Hekler" w:date="2016-01-06T13:41:00Z">
        <w:r w:rsidDel="0021485B">
          <w:delText>in each case</w:delText>
        </w:r>
      </w:del>
      <w:r>
        <w:t>, and then decide a course of action to minimize cost. This simplifies the translation of research into real</w:t>
      </w:r>
      <w:r w:rsidR="008A7CBD">
        <w:t>-</w:t>
      </w:r>
      <w:r>
        <w:t>world</w:t>
      </w:r>
      <w:r w:rsidR="008A7CBD">
        <w:t xml:space="preserve"> use</w:t>
      </w:r>
      <w:r>
        <w:t xml:space="preserve">, and gives </w:t>
      </w:r>
      <w:r w:rsidR="008A7CBD">
        <w:t xml:space="preserve">a </w:t>
      </w:r>
      <w:r>
        <w:t>way to put practical effect size</w:t>
      </w:r>
      <w:r w:rsidR="008A7CBD">
        <w:t>s</w:t>
      </w:r>
      <w:r>
        <w:t xml:space="preserve"> in context.</w:t>
      </w:r>
    </w:p>
    <w:p w14:paraId="25FC5B5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856" w:name="h.iqeiheb4zrwr" w:colFirst="0" w:colLast="0"/>
      <w:bookmarkEnd w:id="856"/>
      <w:r>
        <w:t>Conclusion</w:t>
      </w:r>
    </w:p>
    <w:p w14:paraId="3498E540" w14:textId="02BF0EDE" w:rsidR="00853A06" w:rsidRDefault="0002541C" w:rsidP="00137B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857" w:author="Matthew Kay" w:date="2015-12-29T00:03:00Z"/>
        </w:rPr>
      </w:pPr>
      <w:r>
        <w:t xml:space="preserve">Bayesian analysis allows us to learn more quickly by building on previous results. It also fits more effectively into the publication incentives of </w:t>
      </w:r>
      <w:commentRangeStart w:id="858"/>
      <w:commentRangeStart w:id="859"/>
      <w:del w:id="860" w:author="Matthew Kay" w:date="2016-01-04T17:30:00Z">
        <w:r w:rsidDel="00EC0AB7">
          <w:delText>C</w:delText>
        </w:r>
      </w:del>
      <w:r>
        <w:t>H</w:t>
      </w:r>
      <w:ins w:id="861" w:author="Matthew Kay" w:date="2016-01-04T17:30:00Z">
        <w:r w:rsidR="00EC0AB7">
          <w:t>C</w:t>
        </w:r>
      </w:ins>
      <w:r>
        <w:t>I</w:t>
      </w:r>
      <w:commentRangeEnd w:id="858"/>
      <w:r w:rsidR="00870F01">
        <w:rPr>
          <w:rStyle w:val="CommentReference"/>
        </w:rPr>
        <w:commentReference w:id="858"/>
      </w:r>
      <w:commentRangeEnd w:id="859"/>
      <w:r w:rsidR="00EC0AB7">
        <w:rPr>
          <w:rStyle w:val="CommentReference"/>
        </w:rPr>
        <w:commentReference w:id="859"/>
      </w:r>
      <w:r>
        <w:t xml:space="preserve"> than approaches to improving knowledge accrual within the NHST framework, such as meta-analysis. At the same time, it is compatible with calls for more replication (</w:t>
      </w:r>
      <w:proofErr w:type="spellStart"/>
      <w:r>
        <w:t>RepliCHI</w:t>
      </w:r>
      <w:proofErr w:type="spellEnd"/>
      <w:r>
        <w:t xml:space="preserve">), and allows us to make stronger claims about novel work through comparison to well-studied conditions. This, combined with a shift to an emphasis on probable effect sizes instead of </w:t>
      </w:r>
      <w:r w:rsidR="008A7CBD">
        <w:t xml:space="preserve">simply “significant” </w:t>
      </w:r>
      <w:r>
        <w:t>differences between conditions, will help free design and engineering researchers from the shackles of meaningless p value</w:t>
      </w:r>
      <w:r w:rsidR="0058001A">
        <w:t>s</w:t>
      </w:r>
      <w:r>
        <w:t xml:space="preserve"> in small-</w:t>
      </w:r>
      <w:r>
        <w:rPr>
          <w:i/>
        </w:rPr>
        <w:t>n</w:t>
      </w:r>
      <w:r>
        <w:t xml:space="preserve"> studies, while also allowing the field to make better use of the results of such studies. In short, Bayesian statistics are </w:t>
      </w:r>
      <w:ins w:id="862" w:author="Greg Nelson" w:date="2016-01-06T15:51:00Z">
        <w:r w:rsidR="008D7218">
          <w:t xml:space="preserve">more </w:t>
        </w:r>
      </w:ins>
      <w:r>
        <w:t>user-centered statistics</w:t>
      </w:r>
      <w:r w:rsidR="002060AF">
        <w:t>.</w:t>
      </w:r>
    </w:p>
    <w:p w14:paraId="2C225D39" w14:textId="046F278C" w:rsidR="00663D15" w:rsidRDefault="00663D15">
      <w:pPr>
        <w:pStyle w:val="Heading1"/>
        <w:rPr>
          <w:ins w:id="863" w:author="Matthew Kay" w:date="2015-12-29T00:03:00Z"/>
        </w:rPr>
        <w:pPrChange w:id="864"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865" w:author="Matthew Kay" w:date="2015-12-29T00:03:00Z">
        <w:r>
          <w:t>Acknowledgements</w:t>
        </w:r>
      </w:ins>
    </w:p>
    <w:p w14:paraId="3D5F19D7" w14:textId="605F8FA6" w:rsidR="00663D15" w:rsidRPr="008E0CAD" w:rsidRDefault="00A5780C">
      <w:pPr>
        <w:rPr>
          <w:rFonts w:ascii="Times" w:hAnsi="Times"/>
          <w:rPrChange w:id="866" w:author="Greg Nelson" w:date="2015-12-29T22:56:00Z">
            <w:rPr/>
          </w:rPrChange>
        </w:rPr>
        <w:pPrChange w:id="867"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868" w:author="Matthew Kay" w:date="2015-12-29T00:03:00Z">
        <w:r>
          <w:t xml:space="preserve">Matthew Kay was supported by the Intel Science and Technology Center for Pervasive Computing (ISTC-PC). </w:t>
        </w:r>
      </w:ins>
      <w:ins w:id="869" w:author="Greg Nelson" w:date="2015-12-29T22:55:00Z">
        <w:r w:rsidR="008E0CAD">
          <w:t>Greg</w:t>
        </w:r>
      </w:ins>
      <w:ins w:id="870" w:author="Greg Nelson" w:date="2015-12-29T22:56:00Z">
        <w:r w:rsidR="008E0CAD">
          <w:t>ory</w:t>
        </w:r>
      </w:ins>
      <w:ins w:id="871" w:author="Greg Nelson" w:date="2015-12-29T22:55:00Z">
        <w:r w:rsidR="008E0CAD">
          <w:t xml:space="preserve"> Nelson</w:t>
        </w:r>
      </w:ins>
      <w:ins w:id="872" w:author="Greg Nelson" w:date="2015-12-29T22:56:00Z">
        <w:r w:rsidR="008E0CAD">
          <w:t xml:space="preserve"> </w:t>
        </w:r>
        <w:r w:rsidR="008E0CAD">
          <w:rPr>
            <w:rFonts w:ascii="Times" w:hAnsi="Times"/>
          </w:rPr>
          <w:t>was</w:t>
        </w:r>
        <w:r w:rsidR="008E0CAD" w:rsidRPr="008E0CAD">
          <w:rPr>
            <w:rFonts w:ascii="Times" w:hAnsi="Times"/>
          </w:rPr>
          <w:t xml:space="preserve"> supported by the National Science Foundation Graduate Research Fellowship Program under Grant No.</w:t>
        </w:r>
      </w:ins>
      <w:ins w:id="873" w:author="Greg Nelson" w:date="2016-01-06T15:52:00Z">
        <w:r w:rsidR="008D7218" w:rsidRPr="008D7218">
          <w:rPr>
            <w:rFonts w:ascii="Times" w:hAnsi="Times"/>
          </w:rPr>
          <w:t> DGE-1256082</w:t>
        </w:r>
      </w:ins>
      <w:ins w:id="874" w:author="Greg Nelson" w:date="2015-12-29T22:56:00Z">
        <w:r w:rsidR="008E0CAD" w:rsidRPr="008E0CAD">
          <w:rPr>
            <w:rFonts w:ascii="Times" w:hAnsi="Times"/>
          </w:rPr>
          <w:t>.</w:t>
        </w:r>
        <w:r w:rsidR="008E0CAD">
          <w:rPr>
            <w:rFonts w:ascii="Times" w:hAnsi="Times"/>
          </w:rPr>
          <w:t xml:space="preserve"> </w:t>
        </w:r>
      </w:ins>
      <w:ins w:id="875" w:author="Matthew Kay" w:date="2015-12-29T00:03:00Z">
        <w:r w:rsidR="00663D15" w:rsidRPr="00663D15">
          <w:t xml:space="preserve">Eric </w:t>
        </w:r>
        <w:proofErr w:type="spellStart"/>
        <w:r w:rsidR="00663D15" w:rsidRPr="00663D15">
          <w:t>Hekler's</w:t>
        </w:r>
        <w:proofErr w:type="spellEnd"/>
        <w:r w:rsidR="00663D15" w:rsidRPr="00663D15">
          <w:t xml:space="preserve"> work was supported, in part, by a grant from the Robert Wood Johnson Foundation (PI: Hekler, 71995).</w:t>
        </w:r>
      </w:ins>
    </w:p>
    <w:p w14:paraId="689F8ED5" w14:textId="77777777" w:rsidR="006B3F1F" w:rsidRDefault="006B3F1F">
      <w:pPr>
        <w:pStyle w:val="Heading1"/>
      </w:pPr>
      <w:r>
        <w:lastRenderedPageBreak/>
        <w:t>REFERENCES</w:t>
      </w:r>
    </w:p>
    <w:p w14:paraId="1EC0CC36" w14:textId="36CCE237" w:rsidR="00E92B02" w:rsidRPr="00E92B02" w:rsidRDefault="00FA6C57">
      <w:pPr>
        <w:pStyle w:val="ReferencesNonumber"/>
        <w:pPrChange w:id="876" w:author="Matthew Kay" w:date="2016-01-04T17:08:00Z">
          <w:pPr>
            <w:widowControl w:val="0"/>
            <w:autoSpaceDE w:val="0"/>
            <w:autoSpaceDN w:val="0"/>
            <w:adjustRightInd w:val="0"/>
            <w:spacing w:after="80"/>
            <w:ind w:left="640" w:hanging="640"/>
          </w:pPr>
        </w:pPrChange>
      </w:pPr>
      <w:r>
        <w:fldChar w:fldCharType="begin" w:fldLock="1"/>
      </w:r>
      <w:r>
        <w:instrText xml:space="preserve">ADDIN Mendeley Bibliography CSL_BIBLIOGRAPHY </w:instrText>
      </w:r>
      <w:r>
        <w:fldChar w:fldCharType="separate"/>
      </w:r>
      <w:r w:rsidR="00E92B02" w:rsidRPr="00E92B02">
        <w:t>1.</w:t>
      </w:r>
      <w:r w:rsidR="00E92B02" w:rsidRPr="00E92B02">
        <w:tab/>
        <w:t xml:space="preserve">Geoff Cumming. 2014. The new statistics: why and how. </w:t>
      </w:r>
      <w:r w:rsidR="00E92B02" w:rsidRPr="00E92B02">
        <w:rPr>
          <w:i/>
          <w:iCs/>
        </w:rPr>
        <w:t>Psychological science</w:t>
      </w:r>
      <w:r w:rsidR="00E92B02" w:rsidRPr="00E92B02">
        <w:t xml:space="preserve"> 25, 1: 7–29. Retrieved July 9, 2014 from http://pss.sagepub.com/content/early/2013/11/07/0956797613504966.abstract</w:t>
      </w:r>
    </w:p>
    <w:p w14:paraId="6566E54B" w14:textId="77777777" w:rsidR="00E92B02" w:rsidRPr="00E92B02" w:rsidRDefault="00E92B02">
      <w:pPr>
        <w:pStyle w:val="ReferencesNonumber"/>
        <w:pPrChange w:id="877" w:author="Matthew Kay" w:date="2016-01-04T17:08:00Z">
          <w:pPr>
            <w:widowControl w:val="0"/>
            <w:autoSpaceDE w:val="0"/>
            <w:autoSpaceDN w:val="0"/>
            <w:adjustRightInd w:val="0"/>
            <w:spacing w:after="80"/>
            <w:ind w:left="640" w:hanging="640"/>
          </w:pPr>
        </w:pPrChange>
      </w:pPr>
      <w:r w:rsidRPr="00E92B02">
        <w:t>2.</w:t>
      </w:r>
      <w:r w:rsidRPr="00E92B02">
        <w:tab/>
        <w:t xml:space="preserve">A. Gelman and J. Carlin. 2014. Beyond Power Calculations: Assessing Type S (Sign) and Type M (Magnitude) Errors. </w:t>
      </w:r>
      <w:r w:rsidRPr="00E92B02">
        <w:rPr>
          <w:i/>
          <w:iCs/>
        </w:rPr>
        <w:t>Perspectives on Psychological Science</w:t>
      </w:r>
      <w:r w:rsidRPr="00E92B02">
        <w:t xml:space="preserve"> 9, 6: 641–651. Retrieved November 17, 2014 from http://pps.sagepub.com/content/9/6/641.short</w:t>
      </w:r>
    </w:p>
    <w:p w14:paraId="3777587F" w14:textId="77777777" w:rsidR="00E92B02" w:rsidRPr="00E92B02" w:rsidRDefault="00E92B02">
      <w:pPr>
        <w:pStyle w:val="ReferencesNonumber"/>
        <w:pPrChange w:id="878" w:author="Matthew Kay" w:date="2016-01-04T17:08:00Z">
          <w:pPr>
            <w:widowControl w:val="0"/>
            <w:autoSpaceDE w:val="0"/>
            <w:autoSpaceDN w:val="0"/>
            <w:adjustRightInd w:val="0"/>
            <w:spacing w:after="80"/>
            <w:ind w:left="640" w:hanging="640"/>
          </w:pPr>
        </w:pPrChange>
      </w:pPr>
      <w:r w:rsidRPr="00E92B02">
        <w:t>3.</w:t>
      </w:r>
      <w:r w:rsidRPr="00E92B02">
        <w:tab/>
        <w:t xml:space="preserve">Andrew Gelman, Aleks Jakulin, Maria Grazia Pittau, and Yu-Sung Su. 2008. A Weakly Informative Default Prior Distribution for Logistic and Other Regression Models. </w:t>
      </w:r>
      <w:r w:rsidRPr="00E92B02">
        <w:rPr>
          <w:i/>
          <w:iCs/>
        </w:rPr>
        <w:t>The Annals of Applied Statistics</w:t>
      </w:r>
      <w:r w:rsidRPr="00E92B02">
        <w:t xml:space="preserve"> 2, 4: 1360–1383.</w:t>
      </w:r>
    </w:p>
    <w:p w14:paraId="788AC957" w14:textId="77777777" w:rsidR="00E92B02" w:rsidRPr="00E92B02" w:rsidRDefault="00E92B02">
      <w:pPr>
        <w:pStyle w:val="ReferencesNonumber"/>
        <w:pPrChange w:id="879" w:author="Matthew Kay" w:date="2016-01-04T17:08:00Z">
          <w:pPr>
            <w:widowControl w:val="0"/>
            <w:autoSpaceDE w:val="0"/>
            <w:autoSpaceDN w:val="0"/>
            <w:adjustRightInd w:val="0"/>
            <w:spacing w:after="80"/>
            <w:ind w:left="640" w:hanging="640"/>
          </w:pPr>
        </w:pPrChange>
      </w:pPr>
      <w:r w:rsidRPr="00E92B02">
        <w:t>4.</w:t>
      </w:r>
      <w:r w:rsidRPr="00E92B02">
        <w:tab/>
        <w:t xml:space="preserve">Andrew Gelman and David Weakliem. 2009. Of Beauty, Sex and Power. </w:t>
      </w:r>
      <w:r w:rsidRPr="00E92B02">
        <w:rPr>
          <w:i/>
          <w:iCs/>
        </w:rPr>
        <w:t>American Scientist</w:t>
      </w:r>
      <w:r w:rsidRPr="00E92B02">
        <w:t xml:space="preserve"> 97, 4: 310–316.</w:t>
      </w:r>
    </w:p>
    <w:p w14:paraId="7F5AFA33" w14:textId="77777777" w:rsidR="00E92B02" w:rsidRPr="00E92B02" w:rsidRDefault="00E92B02">
      <w:pPr>
        <w:pStyle w:val="ReferencesNonumber"/>
        <w:pPrChange w:id="880" w:author="Matthew Kay" w:date="2016-01-04T17:08:00Z">
          <w:pPr>
            <w:widowControl w:val="0"/>
            <w:autoSpaceDE w:val="0"/>
            <w:autoSpaceDN w:val="0"/>
            <w:adjustRightInd w:val="0"/>
            <w:spacing w:after="80"/>
            <w:ind w:left="640" w:hanging="640"/>
          </w:pPr>
        </w:pPrChange>
      </w:pPr>
      <w:r w:rsidRPr="00E92B02">
        <w:t>5.</w:t>
      </w:r>
      <w:r w:rsidRPr="00E92B02">
        <w:tab/>
        <w:t xml:space="preserve">Andrew Gelman. 2006. Prior distributions for variance parameters in hierarchical models. </w:t>
      </w:r>
      <w:r w:rsidRPr="00E92B02">
        <w:rPr>
          <w:i/>
          <w:iCs/>
        </w:rPr>
        <w:t>Bayesian Analysis</w:t>
      </w:r>
      <w:r w:rsidRPr="00E92B02">
        <w:t xml:space="preserve"> 1, 3: 515–533. http://doi.org/10.1214/06-BA117A</w:t>
      </w:r>
    </w:p>
    <w:p w14:paraId="603D706F" w14:textId="77777777" w:rsidR="00E92B02" w:rsidRPr="00E92B02" w:rsidRDefault="00E92B02">
      <w:pPr>
        <w:pStyle w:val="ReferencesNonumber"/>
        <w:pPrChange w:id="881" w:author="Matthew Kay" w:date="2016-01-04T17:08:00Z">
          <w:pPr>
            <w:widowControl w:val="0"/>
            <w:autoSpaceDE w:val="0"/>
            <w:autoSpaceDN w:val="0"/>
            <w:adjustRightInd w:val="0"/>
            <w:spacing w:after="80"/>
            <w:ind w:left="640" w:hanging="640"/>
          </w:pPr>
        </w:pPrChange>
      </w:pPr>
      <w:r w:rsidRPr="00E92B02">
        <w:t>6.</w:t>
      </w:r>
      <w:r w:rsidRPr="00E92B02">
        <w:tab/>
        <w:t xml:space="preserve">Saul Greenberg and Bill Buxton. 2008. Usability evaluation considered harmful (some of the time). </w:t>
      </w:r>
      <w:r w:rsidRPr="00E92B02">
        <w:rPr>
          <w:i/>
          <w:iCs/>
        </w:rPr>
        <w:t>Proceeding of the twenty-sixth annual CHI conference on Human factors in computing systems - CHI ’08</w:t>
      </w:r>
      <w:r w:rsidRPr="00E92B02">
        <w:t>, ACM Press, 111. Retrieved September 25, 2015 from http://dl.acm.org/citation.cfm?id=1357054.1357074</w:t>
      </w:r>
    </w:p>
    <w:p w14:paraId="300F408C" w14:textId="77777777" w:rsidR="00E92B02" w:rsidRPr="00E92B02" w:rsidRDefault="00E92B02">
      <w:pPr>
        <w:pStyle w:val="ReferencesNonumber"/>
        <w:pPrChange w:id="882" w:author="Matthew Kay" w:date="2016-01-04T17:08:00Z">
          <w:pPr>
            <w:widowControl w:val="0"/>
            <w:autoSpaceDE w:val="0"/>
            <w:autoSpaceDN w:val="0"/>
            <w:adjustRightInd w:val="0"/>
            <w:spacing w:after="80"/>
            <w:ind w:left="640" w:hanging="640"/>
          </w:pPr>
        </w:pPrChange>
      </w:pPr>
      <w:r w:rsidRPr="00E92B02">
        <w:t>7.</w:t>
      </w:r>
      <w:r w:rsidRPr="00E92B02">
        <w:tab/>
        <w:t xml:space="preserve">Larry V. Hedges and Ingram Olkin. 1980. Vote-counting methods in research synthesis. </w:t>
      </w:r>
      <w:r w:rsidRPr="00E92B02">
        <w:rPr>
          <w:i/>
          <w:iCs/>
        </w:rPr>
        <w:t>Psychological Bulletin</w:t>
      </w:r>
      <w:r w:rsidRPr="00E92B02">
        <w:t xml:space="preserve"> 88, 2: 359–369.</w:t>
      </w:r>
    </w:p>
    <w:p w14:paraId="542BF5C1" w14:textId="77777777" w:rsidR="00E92B02" w:rsidRPr="00E92B02" w:rsidRDefault="00E92B02">
      <w:pPr>
        <w:pStyle w:val="ReferencesNonumber"/>
        <w:pPrChange w:id="883" w:author="Matthew Kay" w:date="2016-01-04T17:08:00Z">
          <w:pPr>
            <w:widowControl w:val="0"/>
            <w:autoSpaceDE w:val="0"/>
            <w:autoSpaceDN w:val="0"/>
            <w:adjustRightInd w:val="0"/>
            <w:spacing w:after="80"/>
            <w:ind w:left="640" w:hanging="640"/>
          </w:pPr>
        </w:pPrChange>
      </w:pPr>
      <w:r w:rsidRPr="00E92B02">
        <w:t>8.</w:t>
      </w:r>
      <w:r w:rsidRPr="00E92B02">
        <w:tab/>
        <w:t xml:space="preserve">Rink Hoekstra, Richard D. Morey, Jeffrey N. Rouder, and Eric-Jan Wagenmakers. 2014. Robust misinterpretation of confidence intervals. </w:t>
      </w:r>
      <w:r w:rsidRPr="00E92B02">
        <w:rPr>
          <w:i/>
          <w:iCs/>
        </w:rPr>
        <w:t>Psychonomic Bulletin &amp; Review</w:t>
      </w:r>
      <w:r w:rsidRPr="00E92B02">
        <w:t xml:space="preserve"> 21, 5: 1157–1164. Retrieved July 1, 2015 from http://www.ncbi.nlm.nih.gov/pubmed/24420726</w:t>
      </w:r>
    </w:p>
    <w:p w14:paraId="357FBE1D" w14:textId="77777777" w:rsidR="00E92B02" w:rsidRPr="00E92B02" w:rsidRDefault="00E92B02">
      <w:pPr>
        <w:pStyle w:val="ReferencesNonumber"/>
        <w:pPrChange w:id="884" w:author="Matthew Kay" w:date="2016-01-04T17:08:00Z">
          <w:pPr>
            <w:widowControl w:val="0"/>
            <w:autoSpaceDE w:val="0"/>
            <w:autoSpaceDN w:val="0"/>
            <w:adjustRightInd w:val="0"/>
            <w:spacing w:after="80"/>
            <w:ind w:left="640" w:hanging="640"/>
          </w:pPr>
        </w:pPrChange>
      </w:pPr>
      <w:r w:rsidRPr="00E92B02">
        <w:t>9.</w:t>
      </w:r>
      <w:r w:rsidRPr="00E92B02">
        <w:tab/>
        <w:t xml:space="preserve">Kasper Hornbæk and Effie Lai-Chong Law. 2007. Meta-analysis of correlations among usability measures. </w:t>
      </w:r>
      <w:r w:rsidRPr="00E92B02">
        <w:rPr>
          <w:i/>
          <w:iCs/>
        </w:rPr>
        <w:t>Proceedings of the SIGCHI conference on Human factors in computing systems - CHI ’07</w:t>
      </w:r>
      <w:r w:rsidRPr="00E92B02">
        <w:t>: 617. http://doi.org/10.1145/1240624.1240722</w:t>
      </w:r>
    </w:p>
    <w:p w14:paraId="00AD1F94" w14:textId="77777777" w:rsidR="00E92B02" w:rsidRPr="00E92B02" w:rsidRDefault="00E92B02">
      <w:pPr>
        <w:pStyle w:val="ReferencesNonumber"/>
        <w:pPrChange w:id="885" w:author="Matthew Kay" w:date="2016-01-04T17:08:00Z">
          <w:pPr>
            <w:widowControl w:val="0"/>
            <w:autoSpaceDE w:val="0"/>
            <w:autoSpaceDN w:val="0"/>
            <w:adjustRightInd w:val="0"/>
            <w:spacing w:after="80"/>
            <w:ind w:left="640" w:hanging="640"/>
          </w:pPr>
        </w:pPrChange>
      </w:pPr>
      <w:r w:rsidRPr="00E92B02">
        <w:t>10.</w:t>
      </w:r>
      <w:r w:rsidRPr="00E92B02">
        <w:tab/>
        <w:t xml:space="preserve">John P A Ioannidis. 2005. Why most published research findings are false. </w:t>
      </w:r>
      <w:r w:rsidRPr="00E92B02">
        <w:rPr>
          <w:i/>
          <w:iCs/>
        </w:rPr>
        <w:t>PLoS medicine</w:t>
      </w:r>
      <w:r w:rsidRPr="00E92B02">
        <w:t xml:space="preserve"> 2, 8: e124. Retrieved July 9, 2014 from http://journals.plos.org/plosmedicine/article?id=10.1371/journal.pmed.0020124</w:t>
      </w:r>
    </w:p>
    <w:p w14:paraId="0CA1175B" w14:textId="77777777" w:rsidR="00E92B02" w:rsidRPr="00E92B02" w:rsidRDefault="00E92B02">
      <w:pPr>
        <w:pStyle w:val="ReferencesNonumber"/>
        <w:pPrChange w:id="886" w:author="Matthew Kay" w:date="2016-01-04T17:08:00Z">
          <w:pPr>
            <w:widowControl w:val="0"/>
            <w:autoSpaceDE w:val="0"/>
            <w:autoSpaceDN w:val="0"/>
            <w:adjustRightInd w:val="0"/>
            <w:spacing w:after="80"/>
            <w:ind w:left="640" w:hanging="640"/>
          </w:pPr>
        </w:pPrChange>
      </w:pPr>
      <w:r w:rsidRPr="00E92B02">
        <w:t>11.</w:t>
      </w:r>
      <w:r w:rsidRPr="00E92B02">
        <w:tab/>
        <w:t xml:space="preserve">Maurits Kaptein and Judy Robertson. 2012. Rethinking statistical analysis methods for CHI. </w:t>
      </w:r>
      <w:r w:rsidRPr="00E92B02">
        <w:rPr>
          <w:i/>
          <w:iCs/>
        </w:rPr>
        <w:t>Proceedings of the 2012 ACM annual conference on Human Factors in Computing Systems - CHI ’12</w:t>
      </w:r>
      <w:r w:rsidRPr="00E92B02">
        <w:t>, ACM Press, 1105. Retrieved September 25, 2015 from http://dl.acm.org/citation.cfm?id=2207676.2208557</w:t>
      </w:r>
    </w:p>
    <w:p w14:paraId="1B09C671" w14:textId="77777777" w:rsidR="00E92B02" w:rsidRPr="00E92B02" w:rsidRDefault="00E92B02">
      <w:pPr>
        <w:pStyle w:val="ReferencesNonumber"/>
        <w:pPrChange w:id="887" w:author="Matthew Kay" w:date="2016-01-04T17:08:00Z">
          <w:pPr>
            <w:widowControl w:val="0"/>
            <w:autoSpaceDE w:val="0"/>
            <w:autoSpaceDN w:val="0"/>
            <w:adjustRightInd w:val="0"/>
            <w:spacing w:after="80"/>
            <w:ind w:left="640" w:hanging="640"/>
          </w:pPr>
        </w:pPrChange>
      </w:pPr>
      <w:r w:rsidRPr="00E92B02">
        <w:lastRenderedPageBreak/>
        <w:t>12.</w:t>
      </w:r>
      <w:r w:rsidRPr="00E92B02">
        <w:tab/>
        <w:t xml:space="preserve">John K Kruschke. 2013. Bayesian estimation supersedes the t test. </w:t>
      </w:r>
      <w:r w:rsidRPr="00E92B02">
        <w:rPr>
          <w:i/>
          <w:iCs/>
        </w:rPr>
        <w:t>Journal of experimental psychology. General</w:t>
      </w:r>
      <w:r w:rsidRPr="00E92B02">
        <w:t xml:space="preserve"> 142, 2: 573–603. Retrieved September 25, 2015 from http://www.ncbi.nlm.nih.gov/pubmed/22774788</w:t>
      </w:r>
    </w:p>
    <w:p w14:paraId="610EADDC" w14:textId="77777777" w:rsidR="00E92B02" w:rsidRPr="00E92B02" w:rsidRDefault="00E92B02">
      <w:pPr>
        <w:pStyle w:val="ReferencesNonumber"/>
        <w:pPrChange w:id="888" w:author="Matthew Kay" w:date="2016-01-04T17:08:00Z">
          <w:pPr>
            <w:widowControl w:val="0"/>
            <w:autoSpaceDE w:val="0"/>
            <w:autoSpaceDN w:val="0"/>
            <w:adjustRightInd w:val="0"/>
            <w:spacing w:after="80"/>
            <w:ind w:left="640" w:hanging="640"/>
          </w:pPr>
        </w:pPrChange>
      </w:pPr>
      <w:r w:rsidRPr="00E92B02">
        <w:t>13.</w:t>
      </w:r>
      <w:r w:rsidRPr="00E92B02">
        <w:tab/>
        <w:t xml:space="preserve">John K. Kruschke. 2010. Bayesian data analysis. </w:t>
      </w:r>
      <w:r w:rsidRPr="00E92B02">
        <w:rPr>
          <w:i/>
          <w:iCs/>
        </w:rPr>
        <w:t>Wiley Interdisciplinary Reviews: Cognitive Science</w:t>
      </w:r>
      <w:r w:rsidRPr="00E92B02">
        <w:t xml:space="preserve"> 1, 5: 658–676. http://doi.org/10.1002/wcs.72</w:t>
      </w:r>
    </w:p>
    <w:p w14:paraId="0B30BA16" w14:textId="77777777" w:rsidR="00E92B02" w:rsidRPr="00E92B02" w:rsidRDefault="00E92B02">
      <w:pPr>
        <w:pStyle w:val="ReferencesNonumber"/>
        <w:pPrChange w:id="889" w:author="Matthew Kay" w:date="2016-01-04T17:08:00Z">
          <w:pPr>
            <w:widowControl w:val="0"/>
            <w:autoSpaceDE w:val="0"/>
            <w:autoSpaceDN w:val="0"/>
            <w:adjustRightInd w:val="0"/>
            <w:spacing w:after="80"/>
            <w:ind w:left="640" w:hanging="640"/>
          </w:pPr>
        </w:pPrChange>
      </w:pPr>
      <w:r w:rsidRPr="00E92B02">
        <w:t>14.</w:t>
      </w:r>
      <w:r w:rsidRPr="00E92B02">
        <w:tab/>
        <w:t xml:space="preserve">John K. Kruschke. 2011. </w:t>
      </w:r>
      <w:r w:rsidRPr="00E92B02">
        <w:rPr>
          <w:i/>
          <w:iCs/>
        </w:rPr>
        <w:t>Doing Bayesian Data Analysis</w:t>
      </w:r>
      <w:r w:rsidRPr="00E92B02">
        <w:t>. Elsevier Inc.</w:t>
      </w:r>
    </w:p>
    <w:p w14:paraId="675FA206" w14:textId="77777777" w:rsidR="00E92B02" w:rsidRPr="00E92B02" w:rsidRDefault="00E92B02">
      <w:pPr>
        <w:pStyle w:val="ReferencesNonumber"/>
        <w:pPrChange w:id="890" w:author="Matthew Kay" w:date="2016-01-04T17:08:00Z">
          <w:pPr>
            <w:widowControl w:val="0"/>
            <w:autoSpaceDE w:val="0"/>
            <w:autoSpaceDN w:val="0"/>
            <w:adjustRightInd w:val="0"/>
            <w:spacing w:after="80"/>
            <w:ind w:left="640" w:hanging="640"/>
          </w:pPr>
        </w:pPrChange>
      </w:pPr>
      <w:r w:rsidRPr="00E92B02">
        <w:t>15.</w:t>
      </w:r>
      <w:r w:rsidRPr="00E92B02">
        <w:tab/>
        <w:t xml:space="preserve">Martyn Plummer. 2003. JAGS: A Program for Analysis of Bayesian Graphical Models Using Gibbs Sampling. </w:t>
      </w:r>
      <w:r w:rsidRPr="00E92B02">
        <w:rPr>
          <w:i/>
          <w:iCs/>
        </w:rPr>
        <w:t>Proceedings of the 3rd International Workshop on Distributed Statistical Computing (DSC 2003)</w:t>
      </w:r>
      <w:r w:rsidRPr="00E92B02">
        <w:t>. http://doi.org/10.1.1.13.3406</w:t>
      </w:r>
    </w:p>
    <w:p w14:paraId="5AD7BDAF" w14:textId="77777777" w:rsidR="00E92B02" w:rsidRPr="00E92B02" w:rsidRDefault="00E92B02">
      <w:pPr>
        <w:pStyle w:val="ReferencesNonumber"/>
        <w:pPrChange w:id="891" w:author="Matthew Kay" w:date="2016-01-04T17:08:00Z">
          <w:pPr>
            <w:widowControl w:val="0"/>
            <w:autoSpaceDE w:val="0"/>
            <w:autoSpaceDN w:val="0"/>
            <w:adjustRightInd w:val="0"/>
            <w:spacing w:after="80"/>
            <w:ind w:left="640" w:hanging="640"/>
          </w:pPr>
        </w:pPrChange>
      </w:pPr>
      <w:r w:rsidRPr="00E92B02">
        <w:t>16.</w:t>
      </w:r>
      <w:r w:rsidRPr="00E92B02">
        <w:tab/>
        <w:t xml:space="preserve">Stan Development Team. 2015. </w:t>
      </w:r>
      <w:r w:rsidRPr="00E92B02">
        <w:rPr>
          <w:i/>
          <w:iCs/>
        </w:rPr>
        <w:t>Stan Modeling Language: User’s Guide and Reference Manual</w:t>
      </w:r>
      <w:r w:rsidRPr="00E92B02">
        <w:t xml:space="preserve">. </w:t>
      </w:r>
    </w:p>
    <w:p w14:paraId="2194C5EE" w14:textId="77777777" w:rsidR="00E92B02" w:rsidRPr="00E92B02" w:rsidRDefault="00E92B02">
      <w:pPr>
        <w:pStyle w:val="ReferencesNonumber"/>
        <w:pPrChange w:id="892" w:author="Matthew Kay" w:date="2016-01-04T17:08:00Z">
          <w:pPr>
            <w:widowControl w:val="0"/>
            <w:autoSpaceDE w:val="0"/>
            <w:autoSpaceDN w:val="0"/>
            <w:adjustRightInd w:val="0"/>
            <w:spacing w:after="80"/>
            <w:ind w:left="640" w:hanging="640"/>
          </w:pPr>
        </w:pPrChange>
      </w:pPr>
      <w:r w:rsidRPr="00E92B02">
        <w:t>17.</w:t>
      </w:r>
      <w:r w:rsidRPr="00E92B02">
        <w:tab/>
        <w:t xml:space="preserve">Ana Villar, Mario Callegaro, and Yongwei Yang. 2013. Where Am I ? A Meta-Analysis of Experiments on the Effects of Progress Indicators for Web Surveys. </w:t>
      </w:r>
      <w:r w:rsidRPr="00E92B02">
        <w:rPr>
          <w:i/>
          <w:iCs/>
        </w:rPr>
        <w:t>Social Science Computer Review</w:t>
      </w:r>
      <w:r w:rsidRPr="00E92B02">
        <w:t xml:space="preserve"> 00, 0: 1–19. http://doi.org/10.1177/0894439313497468</w:t>
      </w:r>
    </w:p>
    <w:p w14:paraId="637A0FC1" w14:textId="77777777" w:rsidR="00E92B02" w:rsidRPr="00E92B02" w:rsidRDefault="00E92B02">
      <w:pPr>
        <w:pStyle w:val="ReferencesNonumber"/>
        <w:pPrChange w:id="893" w:author="Matthew Kay" w:date="2016-01-04T17:08:00Z">
          <w:pPr>
            <w:widowControl w:val="0"/>
            <w:autoSpaceDE w:val="0"/>
            <w:autoSpaceDN w:val="0"/>
            <w:adjustRightInd w:val="0"/>
            <w:spacing w:after="80"/>
            <w:ind w:left="640" w:hanging="640"/>
          </w:pPr>
        </w:pPrChange>
      </w:pPr>
      <w:r w:rsidRPr="00E92B02">
        <w:t>18.</w:t>
      </w:r>
      <w:r w:rsidRPr="00E92B02">
        <w:tab/>
        <w:t xml:space="preserve">Suzanne Weisband and S Kiesler. 1996. Self Disclosure on Computer Forms : Meta-Analysis and Implications. </w:t>
      </w:r>
      <w:r w:rsidRPr="00E92B02">
        <w:rPr>
          <w:i/>
          <w:iCs/>
        </w:rPr>
        <w:t>ACM Digital Library</w:t>
      </w:r>
      <w:r w:rsidRPr="00E92B02">
        <w:t xml:space="preserve"> CHI, 96: 3–10. http://doi.org/10.1145/238386.238387</w:t>
      </w:r>
    </w:p>
    <w:p w14:paraId="5CBB4637" w14:textId="77777777" w:rsidR="00E92B02" w:rsidRPr="00E92B02" w:rsidRDefault="00E92B02">
      <w:pPr>
        <w:pStyle w:val="ReferencesNonumber"/>
        <w:pPrChange w:id="894" w:author="Matthew Kay" w:date="2016-01-04T17:08:00Z">
          <w:pPr>
            <w:widowControl w:val="0"/>
            <w:autoSpaceDE w:val="0"/>
            <w:autoSpaceDN w:val="0"/>
            <w:adjustRightInd w:val="0"/>
            <w:spacing w:after="80"/>
            <w:ind w:left="640" w:hanging="640"/>
          </w:pPr>
        </w:pPrChange>
      </w:pPr>
      <w:r w:rsidRPr="00E92B02">
        <w:t>19.</w:t>
      </w:r>
      <w:r w:rsidRPr="00E92B02">
        <w:tab/>
        <w:t xml:space="preserve">Max Wilson, Wendy E. Mackay, Ed Chi, Michael Bernstein, and Dan Russell. RepliCHI - CHI should be replicating and validating results more: discuss. </w:t>
      </w:r>
      <w:r w:rsidRPr="00E92B02">
        <w:rPr>
          <w:i/>
          <w:iCs/>
        </w:rPr>
        <w:t>CHI EA ’11: Proceedings of the 2011 annual conference extended abstracts on Human factors in computing systems</w:t>
      </w:r>
      <w:r w:rsidRPr="00E92B02">
        <w:t>. http://doi.org/10.1145/1979742.1979491</w:t>
      </w:r>
    </w:p>
    <w:p w14:paraId="1781836D" w14:textId="77777777" w:rsidR="00E92B02" w:rsidRPr="00E92B02" w:rsidRDefault="00E92B02">
      <w:pPr>
        <w:pStyle w:val="ReferencesNonumber"/>
        <w:pPrChange w:id="895" w:author="Matthew Kay" w:date="2016-01-04T17:08:00Z">
          <w:pPr>
            <w:widowControl w:val="0"/>
            <w:autoSpaceDE w:val="0"/>
            <w:autoSpaceDN w:val="0"/>
            <w:adjustRightInd w:val="0"/>
            <w:spacing w:after="80"/>
            <w:ind w:left="640" w:hanging="640"/>
          </w:pPr>
        </w:pPrChange>
      </w:pPr>
      <w:r w:rsidRPr="00E92B02">
        <w:t>20.</w:t>
      </w:r>
      <w:r w:rsidRPr="00E92B02">
        <w:tab/>
        <w:t xml:space="preserve">Jacob O Wobbrock, Leah Findlater, Darren Gergle, and James J Higgins. 2011. The Aligned Rank Transform for Nonparametric Factorial Analyses Using Only ANOVA Procedures. </w:t>
      </w:r>
      <w:r w:rsidRPr="00E92B02">
        <w:rPr>
          <w:i/>
          <w:iCs/>
        </w:rPr>
        <w:t>CHI ’11</w:t>
      </w:r>
      <w:r w:rsidRPr="00E92B02">
        <w:t>: 143–146.</w:t>
      </w:r>
    </w:p>
    <w:p w14:paraId="5E9B9F19" w14:textId="77777777" w:rsidR="00E92B02" w:rsidRPr="00E92B02" w:rsidRDefault="00E92B02">
      <w:pPr>
        <w:pStyle w:val="ReferencesNonumber"/>
        <w:pPrChange w:id="896" w:author="Matthew Kay" w:date="2016-01-04T17:08:00Z">
          <w:pPr>
            <w:widowControl w:val="0"/>
            <w:autoSpaceDE w:val="0"/>
            <w:autoSpaceDN w:val="0"/>
            <w:adjustRightInd w:val="0"/>
            <w:spacing w:after="80"/>
            <w:ind w:left="640" w:hanging="640"/>
          </w:pPr>
        </w:pPrChange>
      </w:pPr>
      <w:r w:rsidRPr="00E92B02">
        <w:t>21.</w:t>
      </w:r>
      <w:r w:rsidRPr="00E92B02">
        <w:tab/>
        <w:t xml:space="preserve">Nick Yee, Nick Yee, Jeremy N Bailenson, Jeremy N Bailenson, Kathryn Rickertsen, and Kathryn Rickertsen. 2007. A meta-analysis of the impact of the inclusion and realism of human-like faces on user experiences in interfaces. </w:t>
      </w:r>
      <w:r w:rsidRPr="00E92B02">
        <w:rPr>
          <w:i/>
          <w:iCs/>
        </w:rPr>
        <w:t>Proceedings of the SIGCHI conference on Human factors in computing systems - CHI ’07</w:t>
      </w:r>
      <w:r w:rsidRPr="00E92B02">
        <w:t>: 1. http://doi.org/10.1145/1240624.1240626</w:t>
      </w:r>
    </w:p>
    <w:p w14:paraId="7F627005" w14:textId="7B62CEA3" w:rsidR="00285470" w:rsidRPr="003F70AB" w:rsidRDefault="00FA6C57" w:rsidP="006B1D53">
      <w:pPr>
        <w:pStyle w:val="ReferencesNonumber"/>
      </w:pPr>
      <w:r>
        <w:fldChar w:fldCharType="end"/>
      </w:r>
    </w:p>
    <w:sectPr w:rsidR="00285470" w:rsidRPr="003F70AB" w:rsidSect="006B1D5B">
      <w:headerReference w:type="even" r:id="rId18"/>
      <w:type w:val="continuous"/>
      <w:pgSz w:w="12240" w:h="15840" w:code="1"/>
      <w:pgMar w:top="1224" w:right="1080" w:bottom="1440" w:left="1080" w:header="720" w:footer="720" w:gutter="0"/>
      <w:cols w:num="2" w:space="432"/>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Matthew Kay" w:date="2015-12-27T13:56:00Z" w:initials="MK">
    <w:p w14:paraId="05081A44" w14:textId="748BA7A0" w:rsidR="00B702F9" w:rsidRDefault="00B702F9">
      <w:pPr>
        <w:pStyle w:val="CommentText"/>
      </w:pPr>
      <w:r w:rsidRPr="00466059">
        <w:rPr>
          <w:rStyle w:val="CommentReference"/>
          <w:b/>
        </w:rPr>
        <w:annotationRef/>
      </w:r>
      <w:r w:rsidRPr="00466059">
        <w:rPr>
          <w:b/>
        </w:rPr>
        <w:t>TODO</w:t>
      </w:r>
      <w:r>
        <w:t xml:space="preserve"> at end: sweep for orphans and widows</w:t>
      </w:r>
    </w:p>
  </w:comment>
  <w:comment w:id="29" w:author="Matthew Kay" w:date="2015-12-27T13:38:00Z" w:initials="MK">
    <w:p w14:paraId="225CE9FE" w14:textId="749BB408" w:rsidR="00B702F9" w:rsidRDefault="00B702F9">
      <w:pPr>
        <w:pStyle w:val="CommentText"/>
      </w:pPr>
      <w:r w:rsidRPr="003D67E6">
        <w:rPr>
          <w:rStyle w:val="CommentReference"/>
          <w:b/>
          <w:highlight w:val="yellow"/>
        </w:rPr>
        <w:annotationRef/>
      </w:r>
      <w:r w:rsidRPr="003D67E6">
        <w:rPr>
          <w:b/>
          <w:highlight w:val="yellow"/>
        </w:rPr>
        <w:t>Greg</w:t>
      </w:r>
      <w:r w:rsidRPr="003D67E6">
        <w:rPr>
          <w:highlight w:val="yellow"/>
        </w:rPr>
        <w:t>: insert your email here</w:t>
      </w:r>
    </w:p>
  </w:comment>
  <w:comment w:id="40" w:author="Eric Hekler" w:date="2015-12-30T10:20:00Z" w:initials="EH">
    <w:p w14:paraId="35AC6210" w14:textId="0F148310" w:rsidR="00B702F9" w:rsidRDefault="00B702F9">
      <w:pPr>
        <w:pStyle w:val="CommentText"/>
      </w:pPr>
      <w:r>
        <w:rPr>
          <w:rStyle w:val="CommentReference"/>
        </w:rPr>
        <w:annotationRef/>
      </w:r>
      <w:r>
        <w:t xml:space="preserve">If possible, can you check the meta-data and include my middle initial, if still possible? </w:t>
      </w:r>
    </w:p>
  </w:comment>
  <w:comment w:id="41" w:author="Matthew Kay" w:date="2016-01-04T15:53:00Z" w:initials="MK">
    <w:p w14:paraId="3A642D55" w14:textId="1F5925E0" w:rsidR="00B702F9" w:rsidRDefault="00B702F9">
      <w:pPr>
        <w:pStyle w:val="CommentText"/>
      </w:pPr>
      <w:r>
        <w:rPr>
          <w:rStyle w:val="CommentReference"/>
        </w:rPr>
        <w:annotationRef/>
      </w:r>
      <w:r>
        <w:t>Will do</w:t>
      </w:r>
    </w:p>
  </w:comment>
  <w:comment w:id="66" w:author="Matthew Kay" w:date="2015-12-27T13:59:00Z" w:initials="MK">
    <w:p w14:paraId="757DD52C" w14:textId="42BE84A8" w:rsidR="00B702F9" w:rsidRDefault="00B702F9">
      <w:pPr>
        <w:pStyle w:val="CommentText"/>
      </w:pPr>
      <w:r w:rsidRPr="00A42769">
        <w:rPr>
          <w:rStyle w:val="CommentReference"/>
          <w:b/>
          <w:highlight w:val="yellow"/>
        </w:rPr>
        <w:annotationRef/>
      </w:r>
      <w:r w:rsidRPr="00A42769">
        <w:rPr>
          <w:b/>
          <w:highlight w:val="yellow"/>
        </w:rPr>
        <w:t>Greg</w:t>
      </w:r>
      <w:r w:rsidRPr="00A42769">
        <w:rPr>
          <w:highlight w:val="yellow"/>
        </w:rPr>
        <w:t>: You could re-write / augment this sentence to state the evidence you found backing up this statement</w:t>
      </w:r>
    </w:p>
  </w:comment>
  <w:comment w:id="70" w:author="Gregory Nelson" w:date="2015-09-25T09:23:00Z" w:initials="">
    <w:p w14:paraId="3D873E23" w14:textId="77777777" w:rsidR="00B702F9" w:rsidRDefault="00B702F9" w:rsidP="0002541C">
      <w:pPr>
        <w:widowControl w:val="0"/>
      </w:pPr>
      <w:r>
        <w:rPr>
          <w:rFonts w:ascii="Arial" w:eastAsia="Arial" w:hAnsi="Arial" w:cs="Arial"/>
          <w:color w:val="000000"/>
          <w:sz w:val="22"/>
          <w:szCs w:val="22"/>
        </w:rPr>
        <w:t>We conduct a literature survey, showing x% included in meta-analysis, out of x thousands of papers.</w:t>
      </w:r>
    </w:p>
  </w:comment>
  <w:comment w:id="71" w:author="Matthew Kay" w:date="2015-12-27T13:41:00Z" w:initials="MK">
    <w:p w14:paraId="5C027756" w14:textId="671B4579" w:rsidR="00B702F9" w:rsidRDefault="00B702F9">
      <w:pPr>
        <w:pStyle w:val="CommentText"/>
      </w:pPr>
      <w:r>
        <w:rPr>
          <w:rStyle w:val="CommentReference"/>
        </w:rPr>
        <w:annotationRef/>
      </w:r>
      <w:r>
        <w:t xml:space="preserve">Agreed. I think a pithy single-sentence statement of the contribution of the meta-analysis section is important to have in the abstract. </w:t>
      </w:r>
      <w:r w:rsidRPr="003D67E6">
        <w:rPr>
          <w:b/>
          <w:highlight w:val="yellow"/>
        </w:rPr>
        <w:t>Greg</w:t>
      </w:r>
      <w:r w:rsidRPr="003D67E6">
        <w:rPr>
          <w:highlight w:val="yellow"/>
        </w:rPr>
        <w:t>, can you take a stab at one?</w:t>
      </w:r>
      <w:r>
        <w:t xml:space="preserve"> See my other comment above where that could fit</w:t>
      </w:r>
    </w:p>
  </w:comment>
  <w:comment w:id="82" w:author="Greg Nelson" w:date="2016-01-06T22:50:00Z" w:initials="GN">
    <w:p w14:paraId="4E07FDE2" w14:textId="63A942D7" w:rsidR="002248A9" w:rsidRDefault="002248A9">
      <w:pPr>
        <w:pStyle w:val="CommentText"/>
      </w:pPr>
      <w:r>
        <w:rPr>
          <w:rStyle w:val="CommentReference"/>
        </w:rPr>
        <w:annotationRef/>
      </w:r>
      <w:r>
        <w:t>Some of the cutting here could happen elsewhere in the paper, and I'll look for any such edits tomorrow AM.</w:t>
      </w:r>
    </w:p>
  </w:comment>
  <w:comment w:id="88" w:author="Matthew Kay" w:date="2015-12-27T13:46:00Z" w:initials="MK">
    <w:p w14:paraId="7F017411" w14:textId="5B26B173" w:rsidR="00B702F9" w:rsidRDefault="00B702F9">
      <w:pPr>
        <w:pStyle w:val="CommentText"/>
      </w:pPr>
      <w:r>
        <w:rPr>
          <w:rStyle w:val="CommentReference"/>
        </w:rPr>
        <w:annotationRef/>
      </w:r>
      <w:r>
        <w:t>Any other keywords we want?</w:t>
      </w:r>
    </w:p>
  </w:comment>
  <w:comment w:id="91" w:author="Matthew Kay" w:date="2015-12-27T13:46:00Z" w:initials="MK">
    <w:p w14:paraId="1BE7B376" w14:textId="38264D55" w:rsidR="00B702F9" w:rsidRDefault="00B702F9">
      <w:pPr>
        <w:pStyle w:val="CommentText"/>
      </w:pPr>
      <w:r>
        <w:rPr>
          <w:rStyle w:val="CommentReference"/>
        </w:rPr>
        <w:annotationRef/>
      </w:r>
      <w:r w:rsidRPr="0013374C">
        <w:rPr>
          <w:b/>
        </w:rPr>
        <w:t>TODO</w:t>
      </w:r>
      <w:r>
        <w:t xml:space="preserve"> for Matt: update copyright statement</w:t>
      </w:r>
    </w:p>
  </w:comment>
  <w:comment w:id="107" w:author="Eric Hekler" w:date="2016-01-06T13:48:00Z" w:initials="EH">
    <w:p w14:paraId="0793825A" w14:textId="4DD1C692" w:rsidR="00B702F9" w:rsidRDefault="00B702F9">
      <w:pPr>
        <w:pStyle w:val="CommentText"/>
      </w:pPr>
      <w:r>
        <w:rPr>
          <w:rStyle w:val="CommentReference"/>
        </w:rPr>
        <w:annotationRef/>
      </w:r>
      <w:r>
        <w:t xml:space="preserve">I think these references could be valuable for our readers both in terms of providing some increased credibility to our analyses and also to provide in more detailed discussions on the differences between Bayesian and NHST. </w:t>
      </w:r>
    </w:p>
    <w:p w14:paraId="303A761B" w14:textId="77777777" w:rsidR="00B702F9" w:rsidRDefault="00B702F9">
      <w:pPr>
        <w:pStyle w:val="CommentText"/>
      </w:pPr>
    </w:p>
    <w:p w14:paraId="4FE8CC06" w14:textId="31C5AB2A" w:rsidR="00B702F9" w:rsidRPr="001246FE" w:rsidRDefault="00B702F9" w:rsidP="001246FE">
      <w:pPr>
        <w:spacing w:after="0"/>
        <w:jc w:val="left"/>
        <w:rPr>
          <w:rFonts w:ascii="Arial" w:hAnsi="Arial" w:cs="Arial"/>
          <w:color w:val="222222"/>
          <w:shd w:val="clear" w:color="auto" w:fill="FFFFFF"/>
        </w:rPr>
      </w:pPr>
      <w:r w:rsidRPr="001246FE">
        <w:rPr>
          <w:rFonts w:ascii="Arial" w:hAnsi="Arial" w:cs="Arial"/>
          <w:color w:val="222222"/>
          <w:shd w:val="clear" w:color="auto" w:fill="FFFFFF"/>
        </w:rPr>
        <w:t>Howard, G. S., Maxwell, S. E., &amp; Fleming, K. J. (2000). The proof of the pudding: an illustration of the relative strengths of null hypothesis, meta-analysis, and Bayesian analysis. </w:t>
      </w:r>
      <w:r w:rsidRPr="001246FE">
        <w:rPr>
          <w:rFonts w:ascii="Arial" w:hAnsi="Arial" w:cs="Arial"/>
          <w:i/>
          <w:iCs/>
          <w:color w:val="222222"/>
          <w:shd w:val="clear" w:color="auto" w:fill="FFFFFF"/>
        </w:rPr>
        <w:t>Psychological Methods</w:t>
      </w:r>
      <w:r w:rsidRPr="001246FE">
        <w:rPr>
          <w:rFonts w:ascii="Arial" w:hAnsi="Arial" w:cs="Arial"/>
          <w:color w:val="222222"/>
          <w:shd w:val="clear" w:color="auto" w:fill="FFFFFF"/>
        </w:rPr>
        <w:t>, </w:t>
      </w:r>
      <w:r w:rsidRPr="001246FE">
        <w:rPr>
          <w:rFonts w:ascii="Arial" w:hAnsi="Arial" w:cs="Arial"/>
          <w:i/>
          <w:iCs/>
          <w:color w:val="222222"/>
          <w:shd w:val="clear" w:color="auto" w:fill="FFFFFF"/>
        </w:rPr>
        <w:t>5</w:t>
      </w:r>
      <w:r w:rsidRPr="001246FE">
        <w:rPr>
          <w:rFonts w:ascii="Arial" w:hAnsi="Arial" w:cs="Arial"/>
          <w:color w:val="222222"/>
          <w:shd w:val="clear" w:color="auto" w:fill="FFFFFF"/>
        </w:rPr>
        <w:t>(3), 315.</w:t>
      </w:r>
    </w:p>
    <w:p w14:paraId="03BBA3F0" w14:textId="77777777" w:rsidR="00B702F9" w:rsidRDefault="00B702F9">
      <w:pPr>
        <w:pStyle w:val="CommentText"/>
      </w:pPr>
    </w:p>
    <w:p w14:paraId="5FC2D4AC" w14:textId="77777777" w:rsidR="00B702F9" w:rsidRPr="001246FE" w:rsidRDefault="00B702F9" w:rsidP="001246FE">
      <w:pPr>
        <w:spacing w:after="0"/>
        <w:jc w:val="left"/>
        <w:rPr>
          <w:rFonts w:ascii="Times" w:hAnsi="Times"/>
        </w:rPr>
      </w:pPr>
      <w:r w:rsidRPr="001246FE">
        <w:rPr>
          <w:rFonts w:ascii="Arial" w:hAnsi="Arial" w:cs="Arial"/>
          <w:color w:val="222222"/>
          <w:shd w:val="clear" w:color="auto" w:fill="FFFFFF"/>
        </w:rPr>
        <w:t>Dienes, Z. (2011). Bayesian versus orthodox statistics: which side are you on</w:t>
      </w:r>
      <w:proofErr w:type="gramStart"/>
      <w:r w:rsidRPr="001246FE">
        <w:rPr>
          <w:rFonts w:ascii="Arial" w:hAnsi="Arial" w:cs="Arial"/>
          <w:color w:val="222222"/>
          <w:shd w:val="clear" w:color="auto" w:fill="FFFFFF"/>
        </w:rPr>
        <w:t>?.</w:t>
      </w:r>
      <w:proofErr w:type="gramEnd"/>
      <w:r w:rsidRPr="001246FE">
        <w:rPr>
          <w:rFonts w:ascii="Arial" w:hAnsi="Arial" w:cs="Arial"/>
          <w:color w:val="222222"/>
          <w:shd w:val="clear" w:color="auto" w:fill="FFFFFF"/>
        </w:rPr>
        <w:t> </w:t>
      </w:r>
      <w:r w:rsidRPr="001246FE">
        <w:rPr>
          <w:rFonts w:ascii="Arial" w:hAnsi="Arial" w:cs="Arial"/>
          <w:i/>
          <w:iCs/>
          <w:color w:val="222222"/>
          <w:shd w:val="clear" w:color="auto" w:fill="FFFFFF"/>
        </w:rPr>
        <w:t>Perspectives on Psychological Science</w:t>
      </w:r>
      <w:r w:rsidRPr="001246FE">
        <w:rPr>
          <w:rFonts w:ascii="Arial" w:hAnsi="Arial" w:cs="Arial"/>
          <w:color w:val="222222"/>
          <w:shd w:val="clear" w:color="auto" w:fill="FFFFFF"/>
        </w:rPr>
        <w:t>, </w:t>
      </w:r>
      <w:r w:rsidRPr="001246FE">
        <w:rPr>
          <w:rFonts w:ascii="Arial" w:hAnsi="Arial" w:cs="Arial"/>
          <w:i/>
          <w:iCs/>
          <w:color w:val="222222"/>
          <w:shd w:val="clear" w:color="auto" w:fill="FFFFFF"/>
        </w:rPr>
        <w:t>6</w:t>
      </w:r>
      <w:r w:rsidRPr="001246FE">
        <w:rPr>
          <w:rFonts w:ascii="Arial" w:hAnsi="Arial" w:cs="Arial"/>
          <w:color w:val="222222"/>
          <w:shd w:val="clear" w:color="auto" w:fill="FFFFFF"/>
        </w:rPr>
        <w:t>(3), 274-290.</w:t>
      </w:r>
    </w:p>
    <w:p w14:paraId="07442FB8" w14:textId="77777777" w:rsidR="00B702F9" w:rsidRDefault="00B702F9">
      <w:pPr>
        <w:pStyle w:val="CommentText"/>
      </w:pPr>
    </w:p>
  </w:comment>
  <w:comment w:id="116" w:author="Eric Hekler" w:date="2015-09-25T09:23:00Z" w:initials="EH">
    <w:p w14:paraId="5301EBEB" w14:textId="18ECF1FF" w:rsidR="00B702F9" w:rsidRDefault="00B702F9">
      <w:pPr>
        <w:pStyle w:val="CommentText"/>
      </w:pPr>
      <w:r>
        <w:rPr>
          <w:rStyle w:val="CommentReference"/>
        </w:rPr>
        <w:annotationRef/>
      </w:r>
      <w:r>
        <w:t xml:space="preserve">It doesn’t necessarily inherently do it in my view because it all depends on the quality of someone’s ability to set priors. </w:t>
      </w:r>
    </w:p>
  </w:comment>
  <w:comment w:id="117" w:author="Eric Hekler" w:date="2015-09-25T09:23:00Z" w:initials="EH">
    <w:p w14:paraId="37FF24B7" w14:textId="65B1B5FC" w:rsidR="00B702F9" w:rsidRDefault="00B702F9">
      <w:pPr>
        <w:pStyle w:val="CommentText"/>
      </w:pPr>
      <w:r>
        <w:rPr>
          <w:rStyle w:val="CommentReference"/>
        </w:rPr>
        <w:annotationRef/>
      </w:r>
      <w:r>
        <w:t xml:space="preserve">While you did introduce both terms, it’s probably good to stay consistent. </w:t>
      </w:r>
    </w:p>
  </w:comment>
  <w:comment w:id="118" w:author="Matthew Kay" w:date="2015-12-27T13:43:00Z" w:initials="MK">
    <w:p w14:paraId="221C7892" w14:textId="4BA7A3D9" w:rsidR="00B702F9" w:rsidRDefault="00B702F9">
      <w:pPr>
        <w:pStyle w:val="CommentText"/>
      </w:pPr>
      <w:r>
        <w:rPr>
          <w:rStyle w:val="CommentReference"/>
        </w:rPr>
        <w:annotationRef/>
      </w:r>
      <w:r>
        <w:t xml:space="preserve">Yeah. I am somewhat ambivalent about this. The thing I like about “frequentist” is that is sounds better when integrated into parallel structures when writing (since it is an adjective like “Bayesian”). </w:t>
      </w:r>
    </w:p>
  </w:comment>
  <w:comment w:id="138" w:author="Matthew Kay" w:date="2016-01-04T16:49:00Z" w:initials="MK">
    <w:p w14:paraId="02B850B5" w14:textId="7C331B5E" w:rsidR="00B702F9" w:rsidRDefault="00B702F9">
      <w:pPr>
        <w:pStyle w:val="CommentText"/>
      </w:pPr>
      <w:r>
        <w:rPr>
          <w:rStyle w:val="CommentReference"/>
        </w:rPr>
        <w:annotationRef/>
      </w:r>
      <w:r>
        <w:t>Changed “likelihood” to “probability” here. Even though colloquially it refers to probability, I try to avoid using “likelihood” in papers if I’m not using it to refer to the likelihood of model parameters to keep statisticians from getting annoyed.</w:t>
      </w:r>
    </w:p>
  </w:comment>
  <w:comment w:id="147" w:author="Matthew Kay" w:date="2016-01-04T17:01:00Z" w:initials="MK">
    <w:p w14:paraId="05FFBC4E" w14:textId="50D4F781" w:rsidR="00B702F9" w:rsidRDefault="00B702F9">
      <w:pPr>
        <w:pStyle w:val="CommentText"/>
      </w:pPr>
      <w:r>
        <w:rPr>
          <w:rStyle w:val="CommentReference"/>
        </w:rPr>
        <w:annotationRef/>
      </w:r>
      <w:r>
        <w:t>I dropped the “we do X then Y” sentence in this section as unnecessary. Easier to skip it, especially in a section with only two headings and where the sentence was basically just a repeat of the two headings</w:t>
      </w:r>
    </w:p>
  </w:comment>
  <w:comment w:id="184" w:author="Greg Nelson" w:date="2016-01-06T14:31:00Z" w:initials="GN">
    <w:p w14:paraId="2F02CF0C" w14:textId="6EAE30F9" w:rsidR="00B702F9" w:rsidRDefault="00B702F9">
      <w:pPr>
        <w:pStyle w:val="CommentText"/>
      </w:pPr>
      <w:r>
        <w:rPr>
          <w:rStyle w:val="CommentReference"/>
        </w:rPr>
        <w:annotationRef/>
      </w:r>
      <w:r>
        <w:t>Should we cite that study here?</w:t>
      </w:r>
    </w:p>
  </w:comment>
  <w:comment w:id="194" w:author="Gregory Nelson" w:date="2015-09-25T09:23:00Z" w:initials="">
    <w:p w14:paraId="0FE09FD5" w14:textId="77777777" w:rsidR="00B702F9" w:rsidRDefault="00B702F9" w:rsidP="0002541C">
      <w:pPr>
        <w:widowControl w:val="0"/>
        <w:rPr>
          <w:rFonts w:ascii="Arial" w:eastAsia="Arial" w:hAnsi="Arial" w:cs="Arial"/>
          <w:color w:val="000000"/>
          <w:sz w:val="22"/>
          <w:szCs w:val="22"/>
        </w:rPr>
      </w:pPr>
      <w:r>
        <w:rPr>
          <w:rFonts w:ascii="Arial" w:eastAsia="Arial" w:hAnsi="Arial" w:cs="Arial"/>
          <w:color w:val="000000"/>
          <w:sz w:val="22"/>
          <w:szCs w:val="22"/>
        </w:rPr>
        <w:t xml:space="preserve">I didn't label a detailed reason for why some were not </w:t>
      </w:r>
      <w:proofErr w:type="spellStart"/>
      <w:r>
        <w:rPr>
          <w:rFonts w:ascii="Arial" w:eastAsia="Arial" w:hAnsi="Arial" w:cs="Arial"/>
          <w:color w:val="000000"/>
          <w:sz w:val="22"/>
          <w:szCs w:val="22"/>
        </w:rPr>
        <w:t>metas</w:t>
      </w:r>
      <w:proofErr w:type="spellEnd"/>
      <w:r>
        <w:rPr>
          <w:rFonts w:ascii="Arial" w:eastAsia="Arial" w:hAnsi="Arial" w:cs="Arial"/>
          <w:color w:val="000000"/>
          <w:sz w:val="22"/>
          <w:szCs w:val="22"/>
        </w:rPr>
        <w:t xml:space="preserve"> so this is a lower bound here. Can I correct this in final paper or should I say about half? I'm bulletproof on the number that are meta-analyses but not on the numbers for each rejection criteria (they might be a little under).</w:t>
      </w:r>
    </w:p>
    <w:p w14:paraId="2F126167" w14:textId="77777777" w:rsidR="00B702F9" w:rsidRDefault="00B702F9" w:rsidP="0002541C">
      <w:pPr>
        <w:widowControl w:val="0"/>
        <w:rPr>
          <w:rFonts w:ascii="Arial" w:eastAsia="Arial" w:hAnsi="Arial" w:cs="Arial"/>
          <w:color w:val="000000"/>
          <w:sz w:val="22"/>
          <w:szCs w:val="22"/>
        </w:rPr>
      </w:pPr>
    </w:p>
    <w:p w14:paraId="6F2F8581" w14:textId="5C1D0EE4" w:rsidR="00B702F9" w:rsidRDefault="00B702F9" w:rsidP="0002541C">
      <w:pPr>
        <w:widowControl w:val="0"/>
      </w:pPr>
      <w:r>
        <w:rPr>
          <w:rFonts w:ascii="Arial" w:eastAsia="Arial" w:hAnsi="Arial" w:cs="Arial"/>
          <w:color w:val="000000"/>
          <w:sz w:val="22"/>
          <w:szCs w:val="22"/>
        </w:rPr>
        <w:t xml:space="preserve">EH- I think this is OK here; we’ll fix for the camera-ready. </w:t>
      </w:r>
    </w:p>
  </w:comment>
  <w:comment w:id="195" w:author="Matthew Kay" w:date="2015-12-29T22:21:00Z" w:initials="MK">
    <w:p w14:paraId="346F7F63" w14:textId="3476C22C" w:rsidR="00B702F9" w:rsidRPr="0013374C" w:rsidRDefault="00B702F9">
      <w:pPr>
        <w:pStyle w:val="CommentText"/>
        <w:rPr>
          <w:highlight w:val="yellow"/>
        </w:rPr>
      </w:pPr>
      <w:r w:rsidRPr="0013374C">
        <w:rPr>
          <w:b/>
          <w:highlight w:val="yellow"/>
        </w:rPr>
        <w:t>Greg</w:t>
      </w:r>
      <w:r w:rsidRPr="0013374C">
        <w:rPr>
          <w:highlight w:val="yellow"/>
        </w:rPr>
        <w:t xml:space="preserve">: </w:t>
      </w:r>
      <w:r w:rsidRPr="0013374C">
        <w:rPr>
          <w:rStyle w:val="CommentReference"/>
          <w:highlight w:val="yellow"/>
        </w:rPr>
        <w:annotationRef/>
      </w:r>
      <w:r w:rsidRPr="0013374C">
        <w:rPr>
          <w:highlight w:val="yellow"/>
        </w:rPr>
        <w:t>Now that we’re in camera-ready mode, is there something here that needs to be updated?</w:t>
      </w:r>
    </w:p>
  </w:comment>
  <w:comment w:id="196" w:author="Greg Nelson" w:date="2015-12-29T22:21:00Z" w:initials="GN">
    <w:p w14:paraId="4B03D738" w14:textId="24492FDB" w:rsidR="00B702F9" w:rsidRDefault="00B702F9">
      <w:pPr>
        <w:pStyle w:val="CommentText"/>
      </w:pPr>
      <w:r>
        <w:rPr>
          <w:rStyle w:val="CommentReference"/>
        </w:rPr>
        <w:annotationRef/>
      </w:r>
      <w:r>
        <w:t>I’ll look into this in detail tomorrow.</w:t>
      </w:r>
    </w:p>
  </w:comment>
  <w:comment w:id="198" w:author="Matthew Kay" w:date="2016-01-04T16:53:00Z" w:initials="MK">
    <w:p w14:paraId="449A00B8" w14:textId="2B004094" w:rsidR="00B702F9" w:rsidRDefault="00B702F9">
      <w:pPr>
        <w:pStyle w:val="CommentText"/>
      </w:pPr>
      <w:r>
        <w:rPr>
          <w:rStyle w:val="CommentReference"/>
        </w:rPr>
        <w:annotationRef/>
      </w:r>
      <w:r>
        <w:t>I changed this from “conducted” back to “rewarded”. Maybe people are conducting them, but they aren’t being published at the top conferences---thus I think we can’t say they aren’t being conducted, but can infer at least that they aren’t valued.</w:t>
      </w:r>
    </w:p>
  </w:comment>
  <w:comment w:id="205" w:author="Greg Nelson" w:date="2016-01-06T14:39:00Z" w:initials="GN">
    <w:p w14:paraId="7884D0B0" w14:textId="4ED5C72E" w:rsidR="00B702F9" w:rsidRDefault="00B702F9">
      <w:pPr>
        <w:pStyle w:val="CommentText"/>
      </w:pPr>
      <w:r>
        <w:rPr>
          <w:rStyle w:val="CommentReference"/>
        </w:rPr>
        <w:annotationRef/>
      </w:r>
      <w:r>
        <w:t>I think we’d need to make a more nuanced argument to provide evidence for this point, since we found many meta-analyses. Our field doesn’t prioritize them, and relative to it’s size the number seems small. There was some questioning of the weaker original sentence on this point by reviewers, and I think this edit strengthens our claim without adding more evidence for it. I would argue to leave it out or change to “or frequently even conducted in the field overall).</w:t>
      </w:r>
    </w:p>
  </w:comment>
  <w:comment w:id="211" w:author="Matthew Kay" w:date="2016-01-06T12:53:00Z" w:initials="MK">
    <w:p w14:paraId="58B88610" w14:textId="0841A3FB" w:rsidR="00B702F9" w:rsidRDefault="00B702F9">
      <w:pPr>
        <w:pStyle w:val="CommentText"/>
      </w:pPr>
      <w:r>
        <w:rPr>
          <w:rStyle w:val="CommentReference"/>
        </w:rPr>
        <w:annotationRef/>
      </w:r>
      <w:r>
        <w:t>I have mixed feelings about this revision. I liked the construction better before (“another way” / “that other way is”) but I understand the need to soften the language here…</w:t>
      </w:r>
    </w:p>
    <w:p w14:paraId="09238F23" w14:textId="77777777" w:rsidR="00B702F9" w:rsidRDefault="00B702F9">
      <w:pPr>
        <w:pStyle w:val="CommentText"/>
      </w:pPr>
    </w:p>
    <w:p w14:paraId="3436F274" w14:textId="43310B04" w:rsidR="00B702F9" w:rsidRDefault="00B702F9">
      <w:pPr>
        <w:pStyle w:val="CommentText"/>
      </w:pPr>
      <w:r>
        <w:t xml:space="preserve">EH- I hear </w:t>
      </w:r>
      <w:proofErr w:type="spellStart"/>
      <w:r>
        <w:t>ya</w:t>
      </w:r>
      <w:proofErr w:type="spellEnd"/>
      <w:r>
        <w:t xml:space="preserve"> on this.  My goal was to soften the language.  I think this is a softer and thus more defensible statement. </w:t>
      </w:r>
    </w:p>
  </w:comment>
  <w:comment w:id="218" w:author="Eric Hekler" w:date="2015-12-30T09:21:00Z" w:initials="EH">
    <w:p w14:paraId="5DFC4733" w14:textId="015AA5D7" w:rsidR="00B702F9" w:rsidRDefault="00B702F9">
      <w:pPr>
        <w:pStyle w:val="CommentText"/>
      </w:pPr>
      <w:r>
        <w:rPr>
          <w:rStyle w:val="CommentReference"/>
        </w:rPr>
        <w:annotationRef/>
      </w:r>
      <w:r>
        <w:t xml:space="preserve">Probably would be good to give confidence intervals here as well. </w:t>
      </w:r>
    </w:p>
  </w:comment>
  <w:comment w:id="219" w:author="Matthew Kay" w:date="2016-01-06T12:52:00Z" w:initials="MK">
    <w:p w14:paraId="48C1A9F6" w14:textId="180583F1" w:rsidR="00B702F9" w:rsidRDefault="00B702F9">
      <w:pPr>
        <w:pStyle w:val="CommentText"/>
      </w:pPr>
      <w:r>
        <w:rPr>
          <w:rStyle w:val="CommentReference"/>
        </w:rPr>
        <w:annotationRef/>
      </w:r>
      <w:r>
        <w:t>The meta analysis didn’t give Cis (except graphically). If I have time I might try to extract them, but I think it’s a minor point here.</w:t>
      </w:r>
    </w:p>
    <w:p w14:paraId="5DF5F81D" w14:textId="77777777" w:rsidR="00B702F9" w:rsidRDefault="00B702F9">
      <w:pPr>
        <w:pStyle w:val="CommentText"/>
      </w:pPr>
    </w:p>
    <w:p w14:paraId="403C5E88" w14:textId="67036AC2" w:rsidR="00B702F9" w:rsidRDefault="00B702F9">
      <w:pPr>
        <w:pStyle w:val="CommentText"/>
      </w:pPr>
      <w:r>
        <w:t xml:space="preserve">EH- Agreed.  It is minor. No worries. </w:t>
      </w:r>
    </w:p>
  </w:comment>
  <w:comment w:id="245" w:author="Eric Hekler" w:date="2016-01-06T13:00:00Z" w:initials="EH">
    <w:p w14:paraId="6A81A8D0" w14:textId="7BF159A8" w:rsidR="00B702F9" w:rsidRDefault="00B702F9">
      <w:pPr>
        <w:pStyle w:val="CommentText"/>
      </w:pPr>
      <w:r>
        <w:rPr>
          <w:rStyle w:val="CommentReference"/>
        </w:rPr>
        <w:annotationRef/>
      </w:r>
      <w:r>
        <w:t xml:space="preserve">I took out the “strong” word as I could imagine someone arguing with us about this.  Again… focused on softening here.  </w:t>
      </w:r>
    </w:p>
  </w:comment>
  <w:comment w:id="252" w:author="Greg Nelson" w:date="2016-01-06T15:30:00Z" w:initials="GN">
    <w:p w14:paraId="585E67D1" w14:textId="52E223C5" w:rsidR="00B702F9" w:rsidRDefault="00B702F9">
      <w:pPr>
        <w:pStyle w:val="CommentText"/>
      </w:pPr>
      <w:r>
        <w:rPr>
          <w:rStyle w:val="CommentReference"/>
        </w:rPr>
        <w:annotationRef/>
      </w:r>
      <w:r>
        <w:t>I added this for the tutorial framing of this section</w:t>
      </w:r>
    </w:p>
  </w:comment>
  <w:comment w:id="269" w:author="Matthew Kay" w:date="2016-01-06T13:03:00Z" w:initials="MK">
    <w:p w14:paraId="37163CFD" w14:textId="6F8C2F87" w:rsidR="00B702F9" w:rsidRDefault="00B702F9">
      <w:pPr>
        <w:pStyle w:val="CommentText"/>
      </w:pPr>
      <w:r>
        <w:rPr>
          <w:rStyle w:val="CommentReference"/>
        </w:rPr>
        <w:annotationRef/>
      </w:r>
      <w:r>
        <w:t>I dropped the parenthetical defining RMSE as a measure of accuracy here --- strictly speaking it is a measure of bias (accuracy) *and* variance (precision), and I’m trying to avoid the colloquial use of “accuracy”. I’m struggling to come up with a succinct and intuitive definition of RMSE that isn’t just “the error” and welcome suggestions.</w:t>
      </w:r>
    </w:p>
    <w:p w14:paraId="5CAD1013" w14:textId="77777777" w:rsidR="00B702F9" w:rsidRDefault="00B702F9">
      <w:pPr>
        <w:pStyle w:val="CommentText"/>
      </w:pPr>
    </w:p>
    <w:p w14:paraId="764E818B" w14:textId="03A6B798" w:rsidR="00B702F9" w:rsidRDefault="00B702F9">
      <w:pPr>
        <w:pStyle w:val="CommentText"/>
      </w:pPr>
      <w:r>
        <w:t xml:space="preserve">EH- This is a very good point.  As you picked up, I was trying to use the more colloquial phrasing but you are right. We probably don’t </w:t>
      </w:r>
      <w:proofErr w:type="spellStart"/>
      <w:r>
        <w:t>wnt</w:t>
      </w:r>
      <w:proofErr w:type="spellEnd"/>
      <w:r>
        <w:t xml:space="preserve"> to do that because we are really talking about the balance of accuracy and precision.   I’m not sure how to say this simply without some more detail and I don’t think we have the space. </w:t>
      </w:r>
    </w:p>
  </w:comment>
  <w:comment w:id="260" w:author="Greg Nelson" w:date="2015-09-25T09:23:00Z" w:initials="GN">
    <w:p w14:paraId="56876C32" w14:textId="3C98AF82" w:rsidR="00B702F9" w:rsidRDefault="00B702F9">
      <w:pPr>
        <w:pStyle w:val="CommentText"/>
      </w:pPr>
      <w:r w:rsidRPr="0013374C">
        <w:rPr>
          <w:rStyle w:val="CommentReference"/>
          <w:highlight w:val="yellow"/>
        </w:rPr>
        <w:annotationRef/>
      </w:r>
      <w:proofErr w:type="gramStart"/>
      <w:r>
        <w:t>add</w:t>
      </w:r>
      <w:proofErr w:type="gramEnd"/>
      <w:r>
        <w:t xml:space="preserve"> a way to explain what the scale of RMSE means </w:t>
      </w:r>
    </w:p>
  </w:comment>
  <w:comment w:id="261" w:author="Matthew Kay" w:date="2015-09-25T09:23:00Z" w:initials="MK">
    <w:p w14:paraId="1DB4F7F5" w14:textId="74843E36" w:rsidR="00B702F9" w:rsidRDefault="00B702F9">
      <w:pPr>
        <w:pStyle w:val="CommentText"/>
      </w:pPr>
      <w:r>
        <w:rPr>
          <w:rStyle w:val="CommentReference"/>
        </w:rPr>
        <w:annotationRef/>
      </w:r>
      <w:r>
        <w:t>RMSE is on the scale of the data, so I guess you could interpret this as a log-odds ratio. Will try to give an example if I have time.</w:t>
      </w:r>
    </w:p>
  </w:comment>
  <w:comment w:id="310" w:author="Eric Hekler" w:date="2015-12-30T09:38:00Z" w:initials="EH">
    <w:p w14:paraId="51242A05" w14:textId="00922D0A" w:rsidR="00B702F9" w:rsidRDefault="00B702F9">
      <w:pPr>
        <w:pStyle w:val="CommentText"/>
      </w:pPr>
      <w:r>
        <w:rPr>
          <w:rStyle w:val="CommentReference"/>
        </w:rPr>
        <w:annotationRef/>
      </w:r>
      <w:r>
        <w:t>I think Figure 3 might need a bit more labeling.  In particular</w:t>
      </w:r>
      <w:proofErr w:type="gramStart"/>
      <w:r>
        <w:t>,  the</w:t>
      </w:r>
      <w:proofErr w:type="gramEnd"/>
      <w:r>
        <w:t xml:space="preserve"> differences between Bayes and </w:t>
      </w:r>
      <w:proofErr w:type="spellStart"/>
      <w:r>
        <w:t>Frequintist</w:t>
      </w:r>
      <w:proofErr w:type="spellEnd"/>
      <w:r>
        <w:t xml:space="preserve"> are quite subtle here. I think you want to put circles around the slightly higher bars for all simulations between 0-1 and then also circle that with the Bayes analysis in one simulation, circle that the Bayes line passes 0 whereas the </w:t>
      </w:r>
      <w:proofErr w:type="spellStart"/>
      <w:r>
        <w:t>frequintist</w:t>
      </w:r>
      <w:proofErr w:type="spellEnd"/>
      <w:r>
        <w:t xml:space="preserve"> does not. </w:t>
      </w:r>
    </w:p>
  </w:comment>
  <w:comment w:id="314" w:author="Greg Nelson" w:date="2016-01-06T15:09:00Z" w:initials="GN">
    <w:p w14:paraId="2CC8B058" w14:textId="5332EB1E" w:rsidR="00B702F9" w:rsidRDefault="00B702F9">
      <w:pPr>
        <w:pStyle w:val="CommentText"/>
      </w:pPr>
      <w:r>
        <w:rPr>
          <w:rStyle w:val="CommentReference"/>
        </w:rPr>
        <w:annotationRef/>
      </w:r>
      <w:r>
        <w:t>Can we cut help here?</w:t>
      </w:r>
    </w:p>
  </w:comment>
  <w:comment w:id="641" w:author="Greg Nelson" w:date="2016-01-06T15:23:00Z" w:initials="GN">
    <w:p w14:paraId="74ECC5BC" w14:textId="48D011A4" w:rsidR="00B702F9" w:rsidRDefault="00B702F9">
      <w:pPr>
        <w:pStyle w:val="CommentText"/>
      </w:pPr>
      <w:r>
        <w:rPr>
          <w:rStyle w:val="CommentReference"/>
        </w:rPr>
        <w:annotationRef/>
      </w:r>
      <w:r>
        <w:t>I’ve added this line to the earlier RMSE result presentation</w:t>
      </w:r>
    </w:p>
  </w:comment>
  <w:comment w:id="632" w:author="Eric Hekler" w:date="2016-01-06T13:12:00Z" w:initials="EH">
    <w:p w14:paraId="35449510" w14:textId="35FC8CAE" w:rsidR="00B702F9" w:rsidRDefault="00B702F9">
      <w:pPr>
        <w:pStyle w:val="CommentText"/>
      </w:pPr>
      <w:r>
        <w:rPr>
          <w:rStyle w:val="CommentReference"/>
        </w:rPr>
        <w:annotationRef/>
      </w:r>
      <w:r>
        <w:t xml:space="preserve">Perhaps this is the way to say it. Basically say accurate and precise estimates and then label it as represented via the RMSE?  If you think this works, perhaps add above and then you can take it out here. </w:t>
      </w:r>
    </w:p>
  </w:comment>
  <w:comment w:id="766" w:author="Eric Hekler" w:date="2016-01-06T13:18:00Z" w:initials="EH">
    <w:p w14:paraId="01FF8901" w14:textId="1352AE29" w:rsidR="00B702F9" w:rsidRDefault="00B702F9">
      <w:pPr>
        <w:pStyle w:val="CommentText"/>
      </w:pPr>
      <w:r>
        <w:rPr>
          <w:rStyle w:val="CommentReference"/>
        </w:rPr>
        <w:annotationRef/>
      </w:r>
      <w:r>
        <w:t xml:space="preserve">We can let the citation number speak for itself on how “wide” the adoption is.  Again…. Softening as the reviewers were particularly skeptical about this claim. </w:t>
      </w:r>
    </w:p>
  </w:comment>
  <w:comment w:id="768" w:author="Eric Hekler" w:date="2016-01-06T13:19:00Z" w:initials="EH">
    <w:p w14:paraId="6191ED2C" w14:textId="3D083C0D" w:rsidR="00B702F9" w:rsidRDefault="00B702F9">
      <w:pPr>
        <w:pStyle w:val="CommentText"/>
      </w:pPr>
      <w:r>
        <w:rPr>
          <w:rStyle w:val="CommentReference"/>
        </w:rPr>
        <w:annotationRef/>
      </w:r>
      <w:r>
        <w:t xml:space="preserve">Since our reviewers were skeptical about how “wide” the adoption is, I don’t think we should use that to preface our discussion about bottom up adoption of Bayesian techniques. </w:t>
      </w:r>
    </w:p>
  </w:comment>
  <w:comment w:id="772" w:author="Eric Hekler" w:date="2015-09-25T09:23:00Z" w:initials="EH">
    <w:p w14:paraId="7DAB04F0" w14:textId="29A72EA1" w:rsidR="00B702F9" w:rsidRDefault="00B702F9">
      <w:pPr>
        <w:pStyle w:val="CommentText"/>
      </w:pPr>
      <w:r>
        <w:rPr>
          <w:rStyle w:val="CommentReference"/>
        </w:rPr>
        <w:annotationRef/>
      </w:r>
      <w:r>
        <w:rPr>
          <w:rFonts w:ascii="Arial" w:eastAsia="Times" w:hAnsi="Arial" w:cs="Arial"/>
          <w:sz w:val="24"/>
          <w:szCs w:val="24"/>
        </w:rPr>
        <w:t xml:space="preserve">Brandt J, </w:t>
      </w:r>
      <w:proofErr w:type="spellStart"/>
      <w:r>
        <w:rPr>
          <w:rFonts w:ascii="Arial" w:eastAsia="Times" w:hAnsi="Arial" w:cs="Arial"/>
          <w:sz w:val="24"/>
          <w:szCs w:val="24"/>
        </w:rPr>
        <w:t>Dontcheva</w:t>
      </w:r>
      <w:proofErr w:type="spellEnd"/>
      <w:r>
        <w:rPr>
          <w:rFonts w:ascii="Arial" w:eastAsia="Times" w:hAnsi="Arial" w:cs="Arial"/>
          <w:sz w:val="24"/>
          <w:szCs w:val="24"/>
        </w:rPr>
        <w:t xml:space="preserve"> M, </w:t>
      </w:r>
      <w:proofErr w:type="spellStart"/>
      <w:r>
        <w:rPr>
          <w:rFonts w:ascii="Arial" w:eastAsia="Times" w:hAnsi="Arial" w:cs="Arial"/>
          <w:sz w:val="24"/>
          <w:szCs w:val="24"/>
        </w:rPr>
        <w:t>Weskamp</w:t>
      </w:r>
      <w:proofErr w:type="spellEnd"/>
      <w:r>
        <w:rPr>
          <w:rFonts w:ascii="Arial" w:eastAsia="Times" w:hAnsi="Arial" w:cs="Arial"/>
          <w:sz w:val="24"/>
          <w:szCs w:val="24"/>
        </w:rPr>
        <w:t xml:space="preserve"> M, </w:t>
      </w:r>
      <w:proofErr w:type="spellStart"/>
      <w:r>
        <w:rPr>
          <w:rFonts w:ascii="Arial" w:eastAsia="Times" w:hAnsi="Arial" w:cs="Arial"/>
          <w:sz w:val="24"/>
          <w:szCs w:val="24"/>
        </w:rPr>
        <w:t>Klemmer</w:t>
      </w:r>
      <w:proofErr w:type="spellEnd"/>
      <w:r>
        <w:rPr>
          <w:rFonts w:ascii="Arial" w:eastAsia="Times" w:hAnsi="Arial" w:cs="Arial"/>
          <w:sz w:val="24"/>
          <w:szCs w:val="24"/>
        </w:rPr>
        <w:t xml:space="preserve"> SR, editors. Example-centric programming: integrating web search into the development environment. Proceedings of the SIGCHI Conference on Human Factors in Computing Systems; 2010: ACM.</w:t>
      </w:r>
    </w:p>
  </w:comment>
  <w:comment w:id="780" w:author="Greg Nelson" w:date="2016-01-06T15:41:00Z" w:initials="GN">
    <w:p w14:paraId="5C0B0BD3" w14:textId="2ED18F18" w:rsidR="00B702F9" w:rsidRDefault="00B702F9" w:rsidP="00CA6239">
      <w:r>
        <w:rPr>
          <w:rStyle w:val="CommentReference"/>
        </w:rPr>
        <w:annotationRef/>
      </w:r>
      <w:r>
        <w:t xml:space="preserve">Cite info for STAN is here </w:t>
      </w:r>
      <w:hyperlink r:id="rId1" w:history="1">
        <w:r w:rsidRPr="008012E3">
          <w:rPr>
            <w:rStyle w:val="Hyperlink"/>
          </w:rPr>
          <w:t>http://mc-stan.org/citations/</w:t>
        </w:r>
      </w:hyperlink>
      <w:r>
        <w:t xml:space="preserve"> it is unclear after poking around whether to cite the papers about techniques in STAN or the STAN project. I poked around on the mailing list and found what looks to be a better paper to cite that is not yet published but has been accepted "</w:t>
      </w:r>
      <w:r w:rsidRPr="00CA6239">
        <w:rPr>
          <w:rFonts w:ascii="Helvetica" w:hAnsi="Helvetica"/>
          <w:color w:val="222222"/>
          <w:sz w:val="27"/>
          <w:szCs w:val="27"/>
          <w:shd w:val="clear" w:color="auto" w:fill="FFFFFF"/>
        </w:rPr>
        <w:t xml:space="preserve"> </w:t>
      </w:r>
      <w:r>
        <w:rPr>
          <w:rFonts w:ascii="Helvetica" w:hAnsi="Helvetica"/>
          <w:color w:val="222222"/>
          <w:sz w:val="27"/>
          <w:szCs w:val="27"/>
          <w:shd w:val="clear" w:color="auto" w:fill="FFFFFF"/>
        </w:rPr>
        <w:t xml:space="preserve">Bob Carpenter, Andrew </w:t>
      </w:r>
      <w:proofErr w:type="spellStart"/>
      <w:r>
        <w:rPr>
          <w:rFonts w:ascii="Helvetica" w:hAnsi="Helvetica"/>
          <w:color w:val="222222"/>
          <w:sz w:val="27"/>
          <w:szCs w:val="27"/>
          <w:shd w:val="clear" w:color="auto" w:fill="FFFFFF"/>
        </w:rPr>
        <w:t>Gelman</w:t>
      </w:r>
      <w:proofErr w:type="spellEnd"/>
      <w:r>
        <w:rPr>
          <w:rFonts w:ascii="Helvetica" w:hAnsi="Helvetica"/>
          <w:color w:val="222222"/>
          <w:sz w:val="27"/>
          <w:szCs w:val="27"/>
          <w:shd w:val="clear" w:color="auto" w:fill="FFFFFF"/>
        </w:rPr>
        <w:t xml:space="preserve">, Matt Hoffman, Daniel Lee, Ben Goodrich, Michael Betancourt, Marcus A. Brubaker, </w:t>
      </w:r>
      <w:proofErr w:type="spellStart"/>
      <w:r>
        <w:rPr>
          <w:rFonts w:ascii="Helvetica" w:hAnsi="Helvetica"/>
          <w:color w:val="222222"/>
          <w:sz w:val="27"/>
          <w:szCs w:val="27"/>
          <w:shd w:val="clear" w:color="auto" w:fill="FFFFFF"/>
        </w:rPr>
        <w:t>Jiqiang</w:t>
      </w:r>
      <w:proofErr w:type="spellEnd"/>
      <w:r>
        <w:rPr>
          <w:rFonts w:ascii="Helvetica" w:hAnsi="Helvetica"/>
          <w:color w:val="222222"/>
          <w:sz w:val="27"/>
          <w:szCs w:val="27"/>
          <w:shd w:val="clear" w:color="auto" w:fill="FFFFFF"/>
        </w:rPr>
        <w:t xml:space="preserve"> </w:t>
      </w:r>
      <w:proofErr w:type="spellStart"/>
      <w:r>
        <w:rPr>
          <w:rFonts w:ascii="Helvetica" w:hAnsi="Helvetica"/>
          <w:color w:val="222222"/>
          <w:sz w:val="27"/>
          <w:szCs w:val="27"/>
          <w:shd w:val="clear" w:color="auto" w:fill="FFFFFF"/>
        </w:rPr>
        <w:t>Guo</w:t>
      </w:r>
      <w:proofErr w:type="spellEnd"/>
      <w:r>
        <w:rPr>
          <w:rFonts w:ascii="Helvetica" w:hAnsi="Helvetica"/>
          <w:color w:val="222222"/>
          <w:sz w:val="27"/>
          <w:szCs w:val="27"/>
          <w:shd w:val="clear" w:color="auto" w:fill="FFFFFF"/>
        </w:rPr>
        <w:t>, Peter Li, and Allen Riddell (2015) In press for</w:t>
      </w:r>
      <w:r>
        <w:rPr>
          <w:rStyle w:val="apple-converted-space"/>
          <w:rFonts w:ascii="Helvetica" w:hAnsi="Helvetica"/>
          <w:color w:val="222222"/>
          <w:sz w:val="27"/>
          <w:szCs w:val="27"/>
          <w:shd w:val="clear" w:color="auto" w:fill="FFFFFF"/>
        </w:rPr>
        <w:t> </w:t>
      </w:r>
      <w:r>
        <w:rPr>
          <w:rFonts w:ascii="Helvetica" w:hAnsi="Helvetica"/>
          <w:i/>
          <w:iCs/>
          <w:color w:val="222222"/>
          <w:sz w:val="27"/>
          <w:szCs w:val="27"/>
          <w:shd w:val="clear" w:color="auto" w:fill="FFFFFF"/>
        </w:rPr>
        <w:t>Journal of Statistical Software</w:t>
      </w:r>
      <w:r>
        <w:rPr>
          <w:rFonts w:ascii="Helvetica" w:hAnsi="Helvetica"/>
          <w:color w:val="222222"/>
          <w:sz w:val="27"/>
          <w:szCs w:val="27"/>
          <w:shd w:val="clear" w:color="auto" w:fill="FFFFFF"/>
        </w:rPr>
        <w:t>.</w:t>
      </w:r>
      <w:r>
        <w:rPr>
          <w:rStyle w:val="apple-converted-space"/>
          <w:rFonts w:ascii="Helvetica" w:hAnsi="Helvetica"/>
          <w:color w:val="222222"/>
          <w:sz w:val="27"/>
          <w:szCs w:val="27"/>
          <w:shd w:val="clear" w:color="auto" w:fill="FFFFFF"/>
        </w:rPr>
        <w:t> </w:t>
      </w:r>
      <w:hyperlink r:id="rId2" w:history="1">
        <w:r>
          <w:rPr>
            <w:rStyle w:val="Hyperlink"/>
            <w:rFonts w:ascii="Helvetica" w:hAnsi="Helvetica"/>
            <w:color w:val="555555"/>
            <w:sz w:val="27"/>
            <w:szCs w:val="27"/>
            <w:shd w:val="clear" w:color="auto" w:fill="FFFFFF"/>
          </w:rPr>
          <w:t>Stan: A Probabilistic Programming Language</w:t>
        </w:r>
      </w:hyperlink>
      <w:r>
        <w:rPr>
          <w:rFonts w:ascii="Helvetica" w:hAnsi="Helvetica"/>
          <w:color w:val="222222"/>
          <w:sz w:val="27"/>
          <w:szCs w:val="27"/>
          <w:shd w:val="clear" w:color="auto" w:fill="FFFFFF"/>
        </w:rPr>
        <w:t>.</w:t>
      </w:r>
    </w:p>
    <w:p w14:paraId="4E93DCB4" w14:textId="0750F732" w:rsidR="00B702F9" w:rsidRDefault="00B702F9">
      <w:pPr>
        <w:pStyle w:val="CommentText"/>
      </w:pPr>
      <w:r>
        <w:t xml:space="preserve">"  </w:t>
      </w:r>
      <w:r w:rsidRPr="00CA6239">
        <w:t>http://www.stat.columbia.edu/~gelman/research/published/stan-paper-revision-feb2015.pdf</w:t>
      </w:r>
    </w:p>
    <w:p w14:paraId="4827FC13" w14:textId="77777777" w:rsidR="00B702F9" w:rsidRDefault="00B702F9">
      <w:pPr>
        <w:pStyle w:val="CommentText"/>
      </w:pPr>
      <w:r>
        <w:t>Discussion on the site said the likely publication date is 2016</w:t>
      </w:r>
    </w:p>
  </w:comment>
  <w:comment w:id="781" w:author="Matthew Kay" w:date="2015-12-27T13:52:00Z" w:initials="MK">
    <w:p w14:paraId="4D31374E" w14:textId="7AE1A931" w:rsidR="00B702F9" w:rsidRDefault="00B702F9">
      <w:pPr>
        <w:pStyle w:val="CommentText"/>
      </w:pPr>
      <w:r w:rsidRPr="0013374C">
        <w:rPr>
          <w:b/>
        </w:rPr>
        <w:t>TODO</w:t>
      </w:r>
      <w:r>
        <w:t xml:space="preserve"> for Matt: </w:t>
      </w:r>
      <w:r>
        <w:rPr>
          <w:rStyle w:val="CommentReference"/>
        </w:rPr>
        <w:annotationRef/>
      </w:r>
      <w:r>
        <w:t xml:space="preserve">This and </w:t>
      </w:r>
      <w:proofErr w:type="spellStart"/>
      <w:r>
        <w:t>PyMC</w:t>
      </w:r>
      <w:proofErr w:type="spellEnd"/>
      <w:r>
        <w:t xml:space="preserve"> have papers to cite, cite them; also Stan and JAGS papers instead of manuals if possible</w:t>
      </w:r>
    </w:p>
  </w:comment>
  <w:comment w:id="782" w:author="Greg Nelson" w:date="2016-01-06T15:42:00Z" w:initials="GN">
    <w:p w14:paraId="5732FB19" w14:textId="09751F69" w:rsidR="00B702F9" w:rsidRDefault="00B702F9">
      <w:pPr>
        <w:pStyle w:val="CommentText"/>
      </w:pPr>
      <w:r>
        <w:rPr>
          <w:rStyle w:val="CommentReference"/>
        </w:rPr>
        <w:annotationRef/>
      </w:r>
      <w:r w:rsidRPr="00CA6239">
        <w:t>http://arxiv.org/abs/1202.3665</w:t>
      </w:r>
    </w:p>
  </w:comment>
  <w:comment w:id="783" w:author="Greg Nelson" w:date="2016-01-06T15:43:00Z" w:initials="GN">
    <w:p w14:paraId="0C9556B8" w14:textId="77777777" w:rsidR="00B702F9" w:rsidRDefault="00B702F9" w:rsidP="00CA6239">
      <w:pPr>
        <w:pStyle w:val="NormalWeb"/>
        <w:shd w:val="clear" w:color="auto" w:fill="FFFFFF"/>
        <w:spacing w:before="0" w:beforeAutospacing="0" w:after="0" w:afterAutospacing="0"/>
        <w:rPr>
          <w:rFonts w:ascii="Arial" w:hAnsi="Arial" w:cs="Arial"/>
          <w:color w:val="222222"/>
        </w:rPr>
      </w:pPr>
      <w:r>
        <w:rPr>
          <w:rStyle w:val="CommentReference"/>
        </w:rPr>
        <w:annotationRef/>
      </w:r>
      <w:proofErr w:type="gramStart"/>
      <w:r>
        <w:t>citation</w:t>
      </w:r>
      <w:proofErr w:type="gramEnd"/>
      <w:r>
        <w:t xml:space="preserve"> "w</w:t>
      </w:r>
      <w:r>
        <w:rPr>
          <w:rFonts w:ascii="Arial" w:hAnsi="Arial" w:cs="Arial"/>
          <w:color w:val="222222"/>
        </w:rPr>
        <w:t xml:space="preserve">e're very pleased and relieved to announce that the </w:t>
      </w:r>
      <w:proofErr w:type="spellStart"/>
      <w:r>
        <w:rPr>
          <w:rFonts w:ascii="Arial" w:hAnsi="Arial" w:cs="Arial"/>
          <w:color w:val="222222"/>
        </w:rPr>
        <w:t>PyMC</w:t>
      </w:r>
      <w:proofErr w:type="spellEnd"/>
      <w:r>
        <w:rPr>
          <w:rFonts w:ascii="Arial" w:hAnsi="Arial" w:cs="Arial"/>
          <w:color w:val="222222"/>
        </w:rPr>
        <w:t xml:space="preserve"> paper in</w:t>
      </w:r>
      <w:r>
        <w:rPr>
          <w:rFonts w:ascii="Arial" w:hAnsi="Arial" w:cs="Arial"/>
          <w:color w:val="222222"/>
        </w:rPr>
        <w:br/>
        <w:t>Journal of Statistical Software has been released:</w:t>
      </w:r>
      <w:r>
        <w:rPr>
          <w:rFonts w:ascii="Arial" w:hAnsi="Arial" w:cs="Arial"/>
          <w:color w:val="222222"/>
        </w:rPr>
        <w:br/>
      </w:r>
      <w:hyperlink r:id="rId3" w:tgtFrame="_blank" w:history="1">
        <w:r>
          <w:rPr>
            <w:rStyle w:val="Hyperlink"/>
            <w:rFonts w:ascii="Arial" w:hAnsi="Arial" w:cs="Arial"/>
            <w:color w:val="6611CC"/>
            <w:bdr w:val="none" w:sz="0" w:space="0" w:color="auto" w:frame="1"/>
          </w:rPr>
          <w:t>http://www.jstatsoft.org/v35/i04</w:t>
        </w:r>
      </w:hyperlink>
      <w:r>
        <w:rPr>
          <w:rStyle w:val="apple-converted-space"/>
          <w:rFonts w:ascii="Arial" w:hAnsi="Arial" w:cs="Arial"/>
          <w:color w:val="222222"/>
        </w:rPr>
        <w:t> </w:t>
      </w:r>
      <w:r>
        <w:rPr>
          <w:rFonts w:ascii="Arial" w:hAnsi="Arial" w:cs="Arial"/>
          <w:color w:val="222222"/>
        </w:rPr>
        <w:t>! The content of the paper is a</w:t>
      </w:r>
      <w:r>
        <w:rPr>
          <w:rFonts w:ascii="Arial" w:hAnsi="Arial" w:cs="Arial"/>
          <w:color w:val="222222"/>
        </w:rPr>
        <w:br/>
        <w:t>slightly more formal, slightly updated version of the user's guide.</w:t>
      </w:r>
    </w:p>
    <w:p w14:paraId="582C8298" w14:textId="77777777" w:rsidR="00B702F9" w:rsidRDefault="00B702F9" w:rsidP="00CA6239">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The citation is</w:t>
      </w:r>
    </w:p>
    <w:p w14:paraId="3E9AF270" w14:textId="77777777" w:rsidR="00B702F9" w:rsidRDefault="00B702F9" w:rsidP="00CA6239">
      <w:pPr>
        <w:pStyle w:val="NormalWeb"/>
        <w:shd w:val="clear" w:color="auto" w:fill="FFFFFF"/>
        <w:spacing w:before="240" w:beforeAutospacing="0" w:after="240" w:afterAutospacing="0"/>
        <w:rPr>
          <w:rFonts w:ascii="Arial" w:hAnsi="Arial" w:cs="Arial"/>
          <w:color w:val="222222"/>
        </w:rPr>
      </w:pPr>
      <w:proofErr w:type="spellStart"/>
      <w:r>
        <w:rPr>
          <w:rFonts w:ascii="Arial" w:hAnsi="Arial" w:cs="Arial"/>
          <w:color w:val="222222"/>
        </w:rPr>
        <w:t>Patil</w:t>
      </w:r>
      <w:proofErr w:type="spellEnd"/>
      <w:r>
        <w:rPr>
          <w:rFonts w:ascii="Arial" w:hAnsi="Arial" w:cs="Arial"/>
          <w:color w:val="222222"/>
        </w:rPr>
        <w:t xml:space="preserve">, A., D. Huard and C.J. </w:t>
      </w:r>
      <w:proofErr w:type="spellStart"/>
      <w:r>
        <w:rPr>
          <w:rFonts w:ascii="Arial" w:hAnsi="Arial" w:cs="Arial"/>
          <w:color w:val="222222"/>
        </w:rPr>
        <w:t>Fonnesbeck</w:t>
      </w:r>
      <w:proofErr w:type="spellEnd"/>
      <w:r>
        <w:rPr>
          <w:rFonts w:ascii="Arial" w:hAnsi="Arial" w:cs="Arial"/>
          <w:color w:val="222222"/>
        </w:rPr>
        <w:t xml:space="preserve">. 2010. </w:t>
      </w:r>
      <w:proofErr w:type="spellStart"/>
      <w:r>
        <w:rPr>
          <w:rFonts w:ascii="Arial" w:hAnsi="Arial" w:cs="Arial"/>
          <w:color w:val="222222"/>
        </w:rPr>
        <w:t>PyMC</w:t>
      </w:r>
      <w:proofErr w:type="spellEnd"/>
      <w:r>
        <w:rPr>
          <w:rFonts w:ascii="Arial" w:hAnsi="Arial" w:cs="Arial"/>
          <w:color w:val="222222"/>
        </w:rPr>
        <w:t>: Bayesian</w:t>
      </w:r>
      <w:r>
        <w:rPr>
          <w:rFonts w:ascii="Arial" w:hAnsi="Arial" w:cs="Arial"/>
          <w:color w:val="222222"/>
        </w:rPr>
        <w:br/>
        <w:t>Stochastic Modelling in Python. Journal of Statistical Software,</w:t>
      </w:r>
      <w:r>
        <w:rPr>
          <w:rFonts w:ascii="Arial" w:hAnsi="Arial" w:cs="Arial"/>
          <w:color w:val="222222"/>
        </w:rPr>
        <w:br/>
        <w:t>35(4), pp. 1-81</w:t>
      </w:r>
    </w:p>
    <w:p w14:paraId="595377C5" w14:textId="77777777" w:rsidR="00B702F9" w:rsidRDefault="00B702F9" w:rsidP="00CA6239">
      <w:pPr>
        <w:pStyle w:val="NormalWeb"/>
        <w:shd w:val="clear" w:color="auto" w:fill="FFFFFF"/>
        <w:spacing w:before="240" w:beforeAutospacing="0" w:after="240" w:afterAutospacing="0"/>
        <w:rPr>
          <w:rFonts w:ascii="Arial" w:hAnsi="Arial" w:cs="Arial"/>
          <w:color w:val="222222"/>
        </w:rPr>
      </w:pPr>
      <w:proofErr w:type="gramStart"/>
      <w:r>
        <w:rPr>
          <w:rFonts w:ascii="Arial" w:hAnsi="Arial" w:cs="Arial"/>
          <w:color w:val="222222"/>
        </w:rPr>
        <w:t>and</w:t>
      </w:r>
      <w:proofErr w:type="gramEnd"/>
      <w:r>
        <w:rPr>
          <w:rFonts w:ascii="Arial" w:hAnsi="Arial" w:cs="Arial"/>
          <w:color w:val="222222"/>
        </w:rPr>
        <w:t xml:space="preserve"> of course it would be a huge help to us if you could cite it</w:t>
      </w:r>
      <w:r>
        <w:rPr>
          <w:rFonts w:ascii="Arial" w:hAnsi="Arial" w:cs="Arial"/>
          <w:color w:val="222222"/>
        </w:rPr>
        <w:br/>
        <w:t xml:space="preserve">whenever you use </w:t>
      </w:r>
      <w:proofErr w:type="spellStart"/>
      <w:r>
        <w:rPr>
          <w:rFonts w:ascii="Arial" w:hAnsi="Arial" w:cs="Arial"/>
          <w:color w:val="222222"/>
        </w:rPr>
        <w:t>PyMC</w:t>
      </w:r>
      <w:proofErr w:type="spellEnd"/>
      <w:r>
        <w:rPr>
          <w:rFonts w:ascii="Arial" w:hAnsi="Arial" w:cs="Arial"/>
          <w:color w:val="222222"/>
        </w:rPr>
        <w:t xml:space="preserve"> in published research.</w:t>
      </w:r>
    </w:p>
    <w:p w14:paraId="7226AC89" w14:textId="77777777" w:rsidR="00B702F9" w:rsidRDefault="00B702F9" w:rsidP="00CA6239">
      <w:pPr>
        <w:rPr>
          <w:rFonts w:ascii="Times" w:hAnsi="Times"/>
        </w:rPr>
      </w:pPr>
    </w:p>
    <w:p w14:paraId="2EFFD5B1" w14:textId="0063AEEA" w:rsidR="00B702F9" w:rsidRDefault="00B702F9">
      <w:pPr>
        <w:pStyle w:val="CommentText"/>
      </w:pPr>
    </w:p>
  </w:comment>
  <w:comment w:id="845" w:author="Eric Hekler" w:date="2016-01-06T13:39:00Z" w:initials="EH">
    <w:p w14:paraId="54CD83DA" w14:textId="72D72CC7" w:rsidR="00B702F9" w:rsidRDefault="00B702F9">
      <w:pPr>
        <w:pStyle w:val="CommentText"/>
      </w:pPr>
      <w:r>
        <w:rPr>
          <w:rStyle w:val="CommentReference"/>
        </w:rPr>
        <w:annotationRef/>
      </w:r>
      <w:r>
        <w:t xml:space="preserve">I’d really like to reference my colleague Holly </w:t>
      </w:r>
      <w:proofErr w:type="spellStart"/>
      <w:r>
        <w:t>Jimison</w:t>
      </w:r>
      <w:proofErr w:type="spellEnd"/>
      <w:r>
        <w:t xml:space="preserve"> for this point.  This is something she’s really passionate about and has done some careful thinking.  I’ve emailed her for a suggested best paper to cite.  Will get back to you with it.</w:t>
      </w:r>
    </w:p>
    <w:p w14:paraId="7F4B9546" w14:textId="77777777" w:rsidR="00B702F9" w:rsidRDefault="00B702F9">
      <w:pPr>
        <w:pStyle w:val="CommentText"/>
      </w:pPr>
    </w:p>
    <w:p w14:paraId="11AA9D5D" w14:textId="31023350" w:rsidR="00B702F9" w:rsidRDefault="00B702F9">
      <w:pPr>
        <w:pStyle w:val="CommentText"/>
      </w:pPr>
      <w:r>
        <w:t xml:space="preserve">EH- Unfortunately, I haven’t heard from Holly and I dug through your google scholar page but didn’t see any paper that really hit this point. </w:t>
      </w:r>
    </w:p>
  </w:comment>
  <w:comment w:id="858" w:author="Eric Hekler" w:date="2015-12-30T12:05:00Z" w:initials="EH">
    <w:p w14:paraId="43DDCBCC" w14:textId="79B99FFE" w:rsidR="00B702F9" w:rsidRDefault="00B702F9">
      <w:pPr>
        <w:pStyle w:val="CommentText"/>
      </w:pPr>
      <w:r>
        <w:rPr>
          <w:rStyle w:val="CommentReference"/>
        </w:rPr>
        <w:annotationRef/>
      </w:r>
      <w:r>
        <w:t xml:space="preserve">I think we might want to frame this more broadly as the HCI community, not just CHI, so that we are acknowledging the other domains like CSCW or </w:t>
      </w:r>
      <w:proofErr w:type="spellStart"/>
      <w:r>
        <w:t>UbiComp</w:t>
      </w:r>
      <w:proofErr w:type="spellEnd"/>
      <w:r>
        <w:t xml:space="preserve">. I think this change should occur whenever we mention the CHI community (change to HCI community).  Thoughts? </w:t>
      </w:r>
    </w:p>
  </w:comment>
  <w:comment w:id="859" w:author="Matthew Kay" w:date="2016-01-04T17:27:00Z" w:initials="MK">
    <w:p w14:paraId="11333924" w14:textId="5784052C" w:rsidR="00B702F9" w:rsidRDefault="00B702F9">
      <w:pPr>
        <w:pStyle w:val="CommentText"/>
      </w:pPr>
      <w:r>
        <w:rPr>
          <w:rStyle w:val="CommentReference"/>
        </w:rPr>
        <w:annotationRef/>
      </w:r>
      <w:r>
        <w:t>Done. I left a few “CHI”s where it seemed more in reference to CHI specifically than HCI in general.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081A44" w15:done="0"/>
  <w15:commentEx w15:paraId="225CE9FE" w15:done="0"/>
  <w15:commentEx w15:paraId="35AC6210" w15:done="0"/>
  <w15:commentEx w15:paraId="3A642D55" w15:paraIdParent="35AC6210" w15:done="0"/>
  <w15:commentEx w15:paraId="757DD52C" w15:done="0"/>
  <w15:commentEx w15:paraId="3D873E23" w15:done="0"/>
  <w15:commentEx w15:paraId="5C027756" w15:paraIdParent="3D873E23" w15:done="0"/>
  <w15:commentEx w15:paraId="4E07FDE2" w15:done="0"/>
  <w15:commentEx w15:paraId="7F017411" w15:done="0"/>
  <w15:commentEx w15:paraId="1BE7B376" w15:done="0"/>
  <w15:commentEx w15:paraId="07442FB8" w15:done="0"/>
  <w15:commentEx w15:paraId="5301EBEB" w15:done="0"/>
  <w15:commentEx w15:paraId="37FF24B7" w15:done="0"/>
  <w15:commentEx w15:paraId="221C7892" w15:paraIdParent="37FF24B7" w15:done="0"/>
  <w15:commentEx w15:paraId="02B850B5" w15:done="0"/>
  <w15:commentEx w15:paraId="05FFBC4E" w15:done="0"/>
  <w15:commentEx w15:paraId="2F02CF0C" w15:done="0"/>
  <w15:commentEx w15:paraId="6F2F8581" w15:done="0"/>
  <w15:commentEx w15:paraId="346F7F63" w15:done="0"/>
  <w15:commentEx w15:paraId="4B03D738" w15:done="0"/>
  <w15:commentEx w15:paraId="449A00B8" w15:done="0"/>
  <w15:commentEx w15:paraId="7884D0B0" w15:done="0"/>
  <w15:commentEx w15:paraId="3436F274" w15:done="0"/>
  <w15:commentEx w15:paraId="5DFC4733" w15:done="0"/>
  <w15:commentEx w15:paraId="403C5E88" w15:done="0"/>
  <w15:commentEx w15:paraId="6A81A8D0" w15:done="0"/>
  <w15:commentEx w15:paraId="585E67D1" w15:done="0"/>
  <w15:commentEx w15:paraId="764E818B" w15:done="0"/>
  <w15:commentEx w15:paraId="56876C32" w15:done="0"/>
  <w15:commentEx w15:paraId="1DB4F7F5" w15:paraIdParent="56876C32" w15:done="0"/>
  <w15:commentEx w15:paraId="51242A05" w15:done="0"/>
  <w15:commentEx w15:paraId="2CC8B058" w15:done="0"/>
  <w15:commentEx w15:paraId="74ECC5BC" w15:done="0"/>
  <w15:commentEx w15:paraId="35449510" w15:done="0"/>
  <w15:commentEx w15:paraId="01FF8901" w15:done="0"/>
  <w15:commentEx w15:paraId="6191ED2C" w15:done="0"/>
  <w15:commentEx w15:paraId="7DAB04F0" w15:done="0"/>
  <w15:commentEx w15:paraId="4827FC13" w15:done="0"/>
  <w15:commentEx w15:paraId="4D31374E" w15:done="0"/>
  <w15:commentEx w15:paraId="5732FB19" w15:done="0"/>
  <w15:commentEx w15:paraId="2EFFD5B1" w15:done="0"/>
  <w15:commentEx w15:paraId="11AA9D5D" w15:done="0"/>
  <w15:commentEx w15:paraId="43DDCBCC" w15:done="0"/>
  <w15:commentEx w15:paraId="11333924" w15:paraIdParent="43DDCBC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A9DD7E" w14:textId="77777777" w:rsidR="0054080B" w:rsidRDefault="0054080B">
      <w:r>
        <w:separator/>
      </w:r>
    </w:p>
  </w:endnote>
  <w:endnote w:type="continuationSeparator" w:id="0">
    <w:p w14:paraId="17CBE07B" w14:textId="77777777" w:rsidR="0054080B" w:rsidRDefault="005408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NewRomanPSMT">
    <w:altName w:val="Times New Roman"/>
    <w:charset w:val="00"/>
    <w:family w:val="swiss"/>
    <w:pitch w:val="default"/>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7A79ED" w14:textId="77777777" w:rsidR="0054080B" w:rsidRDefault="0054080B" w:rsidP="00443E9F">
      <w:pPr>
        <w:spacing w:after="0"/>
      </w:pPr>
      <w:r>
        <w:separator/>
      </w:r>
    </w:p>
  </w:footnote>
  <w:footnote w:type="continuationSeparator" w:id="0">
    <w:p w14:paraId="58766539" w14:textId="77777777" w:rsidR="0054080B" w:rsidRDefault="0054080B" w:rsidP="00443E9F">
      <w:pPr>
        <w:spacing w:after="0"/>
      </w:pPr>
      <w:r>
        <w:continuationSeparator/>
      </w:r>
    </w:p>
  </w:footnote>
  <w:footnote w:id="1">
    <w:p w14:paraId="616B3D28" w14:textId="3CACD1CC" w:rsidR="00B702F9" w:rsidRDefault="00B702F9">
      <w:pPr>
        <w:pStyle w:val="FootnoteText"/>
      </w:pPr>
      <w:r>
        <w:rPr>
          <w:rStyle w:val="FootnoteReference"/>
        </w:rPr>
        <w:footnoteRef/>
      </w:r>
      <w:r>
        <w:t xml:space="preserve"> We will use frequentist and NHST interchangeably.</w:t>
      </w:r>
    </w:p>
  </w:footnote>
  <w:footnote w:id="2">
    <w:p w14:paraId="619514C5" w14:textId="73DC8314" w:rsidR="00B702F9" w:rsidRDefault="00B702F9" w:rsidP="0002541C">
      <w:r>
        <w:rPr>
          <w:vertAlign w:val="superscript"/>
        </w:rPr>
        <w:footnoteRef/>
      </w:r>
      <w:r>
        <w:t xml:space="preserve"> While there exist Bayesian formulations of NHST based on Bayes factors, we believe they share some problems with frequentist NHST, such as a focus on binary testing rather than precision of estimation and cost-benefit analysis; thus we do not consider them here.</w:t>
      </w:r>
    </w:p>
  </w:footnote>
  <w:footnote w:id="3">
    <w:p w14:paraId="462B43AB" w14:textId="77777777" w:rsidR="00B702F9" w:rsidRDefault="00B702F9" w:rsidP="0002541C">
      <w:r>
        <w:rPr>
          <w:vertAlign w:val="superscript"/>
        </w:rPr>
        <w:footnoteRef/>
      </w:r>
      <w:r>
        <w:t xml:space="preserve"> A log odds ratio of 0 indicates no difference between conditions. The log odds ratio is the log of the ratio of the odds of someone completing the survey in one condition compared to another condition. It is regularly used in comparing probabilities between two conditions because (unlike, say, differences of proportions), it is unbounded, which simplifies analysis. It is related to logistic regression in that coefficients of a logis</w:t>
      </w:r>
      <w:del w:id="217" w:author="Eric Hekler" w:date="2016-01-06T12:54:00Z">
        <w:r w:rsidDel="006E5ABB">
          <w:delText>i</w:delText>
        </w:r>
      </w:del>
      <w:r>
        <w:t>tic regression can be interpreted as log odds ratios.</w:t>
      </w:r>
    </w:p>
  </w:footnote>
  <w:footnote w:id="4">
    <w:p w14:paraId="04CFD41D" w14:textId="77777777" w:rsidR="00B702F9" w:rsidRDefault="00B702F9" w:rsidP="0002541C">
      <w:r>
        <w:rPr>
          <w:vertAlign w:val="superscript"/>
        </w:rPr>
        <w:footnoteRef/>
      </w:r>
      <w:r>
        <w:t xml:space="preserve"> While their results use probability of drop-out, we use probability of completion.</w:t>
      </w:r>
    </w:p>
  </w:footnote>
  <w:footnote w:id="5">
    <w:p w14:paraId="3409109D" w14:textId="68BCD74C" w:rsidR="00B702F9" w:rsidRDefault="00B702F9" w:rsidP="0002541C">
      <w:r>
        <w:rPr>
          <w:vertAlign w:val="superscript"/>
        </w:rPr>
        <w:footnoteRef/>
      </w:r>
      <w:r>
        <w:t xml:space="preserve"> It is worth noting that this effect may be larger than the true effect in the real world, since </w:t>
      </w:r>
      <w:proofErr w:type="spellStart"/>
      <w:r>
        <w:t>Villar</w:t>
      </w:r>
      <w:proofErr w:type="spellEnd"/>
      <w:r>
        <w:t xml:space="preserve"> et al. </w:t>
      </w:r>
      <w:r>
        <w:rPr>
          <w:i/>
        </w:rPr>
        <w:fldChar w:fldCharType="begin" w:fldLock="1"/>
      </w:r>
      <w:r>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"[17]" }, "properties" : { "noteIndex" : 0 }, "schema" : "https://github.com/citation-style-language/schema/raw/master/csl-citation.json" }</w:instrText>
      </w:r>
      <w:r>
        <w:rPr>
          <w:i/>
        </w:rPr>
        <w:fldChar w:fldCharType="separate"/>
      </w:r>
      <w:r w:rsidRPr="00525CD5">
        <w:rPr>
          <w:noProof/>
        </w:rPr>
        <w:t>[17]</w:t>
      </w:r>
      <w:r>
        <w:rPr>
          <w:i/>
        </w:rPr>
        <w:fldChar w:fldCharType="end"/>
      </w:r>
      <w:r>
        <w:t xml:space="preserve"> found the </w:t>
      </w:r>
      <w:r>
        <w:rPr>
          <w:i/>
        </w:rPr>
        <w:t>fast-to-slow</w:t>
      </w:r>
      <w:r>
        <w:t xml:space="preserve"> effect is likely closer to .3; but for our purposes it remains a realistic effect size based on the </w:t>
      </w:r>
      <w:r>
        <w:rPr>
          <w:i/>
        </w:rPr>
        <w:t xml:space="preserve">slow-to-fast </w:t>
      </w:r>
      <w:r>
        <w:t xml:space="preserve">results, and simplifies the example by mirroring </w:t>
      </w:r>
      <w:r>
        <w:rPr>
          <w:i/>
        </w:rPr>
        <w:t>slow-to-fast</w:t>
      </w:r>
      <w:r>
        <w:t>.</w:t>
      </w:r>
    </w:p>
  </w:footnote>
  <w:footnote w:id="6">
    <w:p w14:paraId="5ACF13BA" w14:textId="497A781A" w:rsidR="00B702F9" w:rsidRDefault="00B702F9" w:rsidP="0002541C">
      <w:r>
        <w:rPr>
          <w:vertAlign w:val="superscript"/>
        </w:rPr>
        <w:footnoteRef/>
      </w:r>
      <w:r>
        <w:t xml:space="preserve"> The Cauchy distribution is similar to the Normal distribution, but with fatter tails. </w:t>
      </w:r>
      <w:proofErr w:type="spellStart"/>
      <w:r>
        <w:t>Gelman</w:t>
      </w:r>
      <w:proofErr w:type="spellEnd"/>
      <w:r>
        <w:t xml:space="preserve"> recommends it for use as a weakly-informed prior because the fatter tails express less certainty in the location of the effect </w:t>
      </w:r>
      <w:r>
        <w:fldChar w:fldCharType="begin" w:fldLock="1"/>
      </w:r>
      <w:r>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fldChar w:fldCharType="separate"/>
      </w:r>
      <w:r w:rsidRPr="00D67EE2">
        <w:rPr>
          <w:noProof/>
        </w:rPr>
        <w:t>[3]</w:t>
      </w:r>
      <w:r>
        <w:fldChar w:fldCharType="end"/>
      </w:r>
      <w:r>
        <w:t>.</w:t>
      </w:r>
    </w:p>
  </w:footnote>
  <w:footnote w:id="7">
    <w:p w14:paraId="6AFA1899" w14:textId="7A5E54E2" w:rsidR="00B702F9" w:rsidRPr="00D456ED" w:rsidRDefault="00B702F9">
      <w:pPr>
        <w:pStyle w:val="FootnoteText"/>
      </w:pPr>
      <w:r>
        <w:rPr>
          <w:rStyle w:val="FootnoteReference"/>
        </w:rPr>
        <w:footnoteRef/>
      </w:r>
      <w:r>
        <w:t xml:space="preserve"> Roughly, a credibility interval is the Bayesian analog to a confidence interval. Unlike a confidence interval, however, a proper credibility interval </w:t>
      </w:r>
      <w:r>
        <w:rPr>
          <w:i/>
        </w:rPr>
        <w:t>is</w:t>
      </w:r>
      <w:r>
        <w:t xml:space="preserve"> an expression of the probability of the location of a parameter (the confidence interval is not, despite its common misinterpretation </w:t>
      </w:r>
      <w:r w:rsidRPr="00137B62">
        <w:fldChar w:fldCharType="begin" w:fldLock="1"/>
      </w:r>
      <w:r>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"[8]", "plainTextFormattedCitation" : "[8]", "previouslyFormattedCitation" : "[8]" }, "properties" : { "noteIndex" : 0 }, "schema" : "https://github.com/citation-style-language/schema/raw/master/csl-citation.json" }</w:instrText>
      </w:r>
      <w:r w:rsidRPr="00137B62">
        <w:fldChar w:fldCharType="separate"/>
      </w:r>
      <w:r w:rsidRPr="00515362">
        <w:rPr>
          <w:noProof/>
        </w:rPr>
        <w:t>[8]</w:t>
      </w:r>
      <w:r w:rsidRPr="00137B62">
        <w:fldChar w:fldCharType="end"/>
      </w:r>
      <w:r>
        <w:t>; again a reason frequentist statistics are not user-friendly).</w:t>
      </w:r>
    </w:p>
  </w:footnote>
  <w:footnote w:id="8">
    <w:p w14:paraId="538876BA" w14:textId="77777777" w:rsidR="00B702F9" w:rsidRDefault="00B702F9" w:rsidP="0002541C">
      <w:r>
        <w:rPr>
          <w:vertAlign w:val="superscript"/>
        </w:rPr>
        <w:footnoteRef/>
      </w:r>
      <w:r>
        <w:t xml:space="preserve"> According to Google Scholar, accessed 2015-09-23: </w:t>
      </w:r>
      <w:hyperlink r:id="rId1">
        <w:r>
          <w:rPr>
            <w:color w:val="1155CC"/>
            <w:u w:val="single"/>
          </w:rPr>
          <w:t>https://scholar.google.com/scholar?cites=16254127723353600671&amp;as_sdt=5,48&amp;sciodt=0,48&amp;hl=en</w:t>
        </w:r>
      </w:hyperlink>
    </w:p>
  </w:footnote>
  <w:footnote w:id="9">
    <w:p w14:paraId="353F9098" w14:textId="77777777" w:rsidR="00B702F9" w:rsidRDefault="00B702F9" w:rsidP="0002541C">
      <w:r>
        <w:rPr>
          <w:vertAlign w:val="superscript"/>
        </w:rPr>
        <w:footnoteRef/>
      </w:r>
      <w:r>
        <w:t xml:space="preserve"> Somewhat glibly, BEST stands for </w:t>
      </w:r>
      <w:r>
        <w:rPr>
          <w:i/>
        </w:rPr>
        <w:t>Bayesian estimation supersedes the t-test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B702F9" w:rsidRDefault="00B702F9"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361E62D5"/>
    <w:multiLevelType w:val="multilevel"/>
    <w:tmpl w:val="B7E08C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15:restartNumberingAfterBreak="0">
    <w:nsid w:val="499A66E6"/>
    <w:multiLevelType w:val="hybridMultilevel"/>
    <w:tmpl w:val="BD888176"/>
    <w:lvl w:ilvl="0" w:tplc="F10A8FB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CE3367"/>
    <w:multiLevelType w:val="multilevel"/>
    <w:tmpl w:val="4D74E7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30"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3"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4"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5" w15:restartNumberingAfterBreak="0">
    <w:nsid w:val="6A285828"/>
    <w:multiLevelType w:val="multilevel"/>
    <w:tmpl w:val="5E1010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7"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3"/>
  </w:num>
  <w:num w:numId="23">
    <w:abstractNumId w:val="23"/>
  </w:num>
  <w:num w:numId="24">
    <w:abstractNumId w:val="11"/>
  </w:num>
  <w:num w:numId="25">
    <w:abstractNumId w:val="26"/>
  </w:num>
  <w:num w:numId="26">
    <w:abstractNumId w:val="22"/>
  </w:num>
  <w:num w:numId="27">
    <w:abstractNumId w:val="29"/>
  </w:num>
  <w:num w:numId="28">
    <w:abstractNumId w:val="30"/>
  </w:num>
  <w:num w:numId="29">
    <w:abstractNumId w:val="17"/>
  </w:num>
  <w:num w:numId="30">
    <w:abstractNumId w:val="32"/>
  </w:num>
  <w:num w:numId="31">
    <w:abstractNumId w:val="15"/>
  </w:num>
  <w:num w:numId="32">
    <w:abstractNumId w:val="37"/>
  </w:num>
  <w:num w:numId="33">
    <w:abstractNumId w:val="0"/>
  </w:num>
  <w:num w:numId="34">
    <w:abstractNumId w:val="31"/>
  </w:num>
  <w:num w:numId="35">
    <w:abstractNumId w:val="16"/>
  </w:num>
  <w:num w:numId="36">
    <w:abstractNumId w:val="25"/>
  </w:num>
  <w:num w:numId="37">
    <w:abstractNumId w:val="13"/>
  </w:num>
  <w:num w:numId="38">
    <w:abstractNumId w:val="18"/>
  </w:num>
  <w:num w:numId="39">
    <w:abstractNumId w:val="21"/>
  </w:num>
  <w:num w:numId="40">
    <w:abstractNumId w:val="19"/>
  </w:num>
  <w:num w:numId="41">
    <w:abstractNumId w:val="36"/>
  </w:num>
  <w:num w:numId="42">
    <w:abstractNumId w:val="14"/>
  </w:num>
  <w:num w:numId="43">
    <w:abstractNumId w:val="20"/>
  </w:num>
  <w:num w:numId="44">
    <w:abstractNumId w:val="27"/>
  </w:num>
  <w:num w:numId="45">
    <w:abstractNumId w:val="34"/>
  </w:num>
  <w:num w:numId="46">
    <w:abstractNumId w:val="38"/>
  </w:num>
  <w:num w:numId="47">
    <w:abstractNumId w:val="35"/>
  </w:num>
  <w:num w:numId="48">
    <w:abstractNumId w:val="28"/>
  </w:num>
  <w:num w:numId="49">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Kay">
    <w15:presenceInfo w15:providerId="Windows Live" w15:userId="609ec04686029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2541C"/>
    <w:rsid w:val="000262EA"/>
    <w:rsid w:val="000305CA"/>
    <w:rsid w:val="000333DE"/>
    <w:rsid w:val="0003450C"/>
    <w:rsid w:val="00040794"/>
    <w:rsid w:val="00045A57"/>
    <w:rsid w:val="00055598"/>
    <w:rsid w:val="00061D6B"/>
    <w:rsid w:val="000728F3"/>
    <w:rsid w:val="00072B3A"/>
    <w:rsid w:val="00072D6D"/>
    <w:rsid w:val="00073DCD"/>
    <w:rsid w:val="00074CA3"/>
    <w:rsid w:val="00075787"/>
    <w:rsid w:val="00083CA3"/>
    <w:rsid w:val="000A04DF"/>
    <w:rsid w:val="000A3852"/>
    <w:rsid w:val="000A6C14"/>
    <w:rsid w:val="000B0365"/>
    <w:rsid w:val="000B6A11"/>
    <w:rsid w:val="000B72DA"/>
    <w:rsid w:val="000E4445"/>
    <w:rsid w:val="000E4C69"/>
    <w:rsid w:val="000E5328"/>
    <w:rsid w:val="000F19BD"/>
    <w:rsid w:val="000F4B8F"/>
    <w:rsid w:val="0010082E"/>
    <w:rsid w:val="0010210D"/>
    <w:rsid w:val="00103A63"/>
    <w:rsid w:val="001105CA"/>
    <w:rsid w:val="00114577"/>
    <w:rsid w:val="0011786A"/>
    <w:rsid w:val="00121EE5"/>
    <w:rsid w:val="00123CFD"/>
    <w:rsid w:val="001246FE"/>
    <w:rsid w:val="0013374C"/>
    <w:rsid w:val="00137145"/>
    <w:rsid w:val="00137B62"/>
    <w:rsid w:val="001465AB"/>
    <w:rsid w:val="00147D65"/>
    <w:rsid w:val="00151FAA"/>
    <w:rsid w:val="00152A80"/>
    <w:rsid w:val="00161911"/>
    <w:rsid w:val="00162CDE"/>
    <w:rsid w:val="0017799B"/>
    <w:rsid w:val="00181B64"/>
    <w:rsid w:val="00186236"/>
    <w:rsid w:val="00191462"/>
    <w:rsid w:val="00197B90"/>
    <w:rsid w:val="001C2A81"/>
    <w:rsid w:val="001D29E1"/>
    <w:rsid w:val="001E255D"/>
    <w:rsid w:val="001E5C50"/>
    <w:rsid w:val="001E634B"/>
    <w:rsid w:val="001E6B33"/>
    <w:rsid w:val="001F042A"/>
    <w:rsid w:val="001F062E"/>
    <w:rsid w:val="001F40BF"/>
    <w:rsid w:val="001F4B3C"/>
    <w:rsid w:val="00200F71"/>
    <w:rsid w:val="0020192F"/>
    <w:rsid w:val="00201ABD"/>
    <w:rsid w:val="002022E4"/>
    <w:rsid w:val="002028D3"/>
    <w:rsid w:val="002060AF"/>
    <w:rsid w:val="00210191"/>
    <w:rsid w:val="00214551"/>
    <w:rsid w:val="0021485B"/>
    <w:rsid w:val="002248A9"/>
    <w:rsid w:val="00227741"/>
    <w:rsid w:val="00234397"/>
    <w:rsid w:val="0024113A"/>
    <w:rsid w:val="00251B3D"/>
    <w:rsid w:val="0025707B"/>
    <w:rsid w:val="00263558"/>
    <w:rsid w:val="002639F6"/>
    <w:rsid w:val="002727A0"/>
    <w:rsid w:val="00272DB6"/>
    <w:rsid w:val="00285470"/>
    <w:rsid w:val="002862A4"/>
    <w:rsid w:val="002C3318"/>
    <w:rsid w:val="002D41E8"/>
    <w:rsid w:val="002E55B4"/>
    <w:rsid w:val="002F61EC"/>
    <w:rsid w:val="002F7A09"/>
    <w:rsid w:val="00310376"/>
    <w:rsid w:val="00311723"/>
    <w:rsid w:val="003123C3"/>
    <w:rsid w:val="003230AF"/>
    <w:rsid w:val="00331AFF"/>
    <w:rsid w:val="00332E19"/>
    <w:rsid w:val="0033584A"/>
    <w:rsid w:val="00340493"/>
    <w:rsid w:val="00347431"/>
    <w:rsid w:val="003500C6"/>
    <w:rsid w:val="003521DC"/>
    <w:rsid w:val="00354AC8"/>
    <w:rsid w:val="00354D90"/>
    <w:rsid w:val="00355923"/>
    <w:rsid w:val="00362821"/>
    <w:rsid w:val="003644E7"/>
    <w:rsid w:val="00367A5B"/>
    <w:rsid w:val="00373F8D"/>
    <w:rsid w:val="0039156C"/>
    <w:rsid w:val="003948CB"/>
    <w:rsid w:val="00396BBA"/>
    <w:rsid w:val="003A4BEA"/>
    <w:rsid w:val="003A7DC7"/>
    <w:rsid w:val="003B07DF"/>
    <w:rsid w:val="003B1F3C"/>
    <w:rsid w:val="003B4851"/>
    <w:rsid w:val="003B4EB4"/>
    <w:rsid w:val="003D5402"/>
    <w:rsid w:val="003D67E6"/>
    <w:rsid w:val="003D7F56"/>
    <w:rsid w:val="003E1FB5"/>
    <w:rsid w:val="003E3C69"/>
    <w:rsid w:val="003F70AB"/>
    <w:rsid w:val="003F749D"/>
    <w:rsid w:val="004110D7"/>
    <w:rsid w:val="0041136C"/>
    <w:rsid w:val="0041270E"/>
    <w:rsid w:val="00431B38"/>
    <w:rsid w:val="00443E9F"/>
    <w:rsid w:val="00454A5E"/>
    <w:rsid w:val="0046080D"/>
    <w:rsid w:val="00466059"/>
    <w:rsid w:val="0046771C"/>
    <w:rsid w:val="00480565"/>
    <w:rsid w:val="0048068E"/>
    <w:rsid w:val="00480F98"/>
    <w:rsid w:val="004870B5"/>
    <w:rsid w:val="00493EDB"/>
    <w:rsid w:val="004B2328"/>
    <w:rsid w:val="004B241B"/>
    <w:rsid w:val="004B35DA"/>
    <w:rsid w:val="004B4E2C"/>
    <w:rsid w:val="004B5AF6"/>
    <w:rsid w:val="004C3AB4"/>
    <w:rsid w:val="004E423F"/>
    <w:rsid w:val="004E55EC"/>
    <w:rsid w:val="004E6530"/>
    <w:rsid w:val="004F0FC6"/>
    <w:rsid w:val="004F5754"/>
    <w:rsid w:val="004F7602"/>
    <w:rsid w:val="004F7A15"/>
    <w:rsid w:val="005004D4"/>
    <w:rsid w:val="00505DFC"/>
    <w:rsid w:val="00505E1B"/>
    <w:rsid w:val="00507848"/>
    <w:rsid w:val="00515362"/>
    <w:rsid w:val="00522CC0"/>
    <w:rsid w:val="00525CD5"/>
    <w:rsid w:val="00526FB1"/>
    <w:rsid w:val="005327F1"/>
    <w:rsid w:val="0054080B"/>
    <w:rsid w:val="00541E5C"/>
    <w:rsid w:val="00547E53"/>
    <w:rsid w:val="00551456"/>
    <w:rsid w:val="00552C72"/>
    <w:rsid w:val="00553092"/>
    <w:rsid w:val="00560E90"/>
    <w:rsid w:val="0058001A"/>
    <w:rsid w:val="00583589"/>
    <w:rsid w:val="00586FE5"/>
    <w:rsid w:val="00587B87"/>
    <w:rsid w:val="00590F35"/>
    <w:rsid w:val="00591C69"/>
    <w:rsid w:val="00593534"/>
    <w:rsid w:val="00597AEF"/>
    <w:rsid w:val="005A1DB7"/>
    <w:rsid w:val="005A2C27"/>
    <w:rsid w:val="005B118E"/>
    <w:rsid w:val="005B1642"/>
    <w:rsid w:val="005B1C73"/>
    <w:rsid w:val="005B4601"/>
    <w:rsid w:val="005B4AFB"/>
    <w:rsid w:val="005C0FDD"/>
    <w:rsid w:val="005C216A"/>
    <w:rsid w:val="005C632C"/>
    <w:rsid w:val="005D144D"/>
    <w:rsid w:val="005D4A32"/>
    <w:rsid w:val="005E3A00"/>
    <w:rsid w:val="005E4BEB"/>
    <w:rsid w:val="006048E3"/>
    <w:rsid w:val="0060660C"/>
    <w:rsid w:val="0061007B"/>
    <w:rsid w:val="006127F1"/>
    <w:rsid w:val="00613D18"/>
    <w:rsid w:val="006269FF"/>
    <w:rsid w:val="00626F42"/>
    <w:rsid w:val="00627420"/>
    <w:rsid w:val="00632F1C"/>
    <w:rsid w:val="0065371A"/>
    <w:rsid w:val="006619D3"/>
    <w:rsid w:val="00663446"/>
    <w:rsid w:val="00663A28"/>
    <w:rsid w:val="00663D15"/>
    <w:rsid w:val="00672138"/>
    <w:rsid w:val="0067248E"/>
    <w:rsid w:val="00684747"/>
    <w:rsid w:val="0069261B"/>
    <w:rsid w:val="00695F7C"/>
    <w:rsid w:val="006973A2"/>
    <w:rsid w:val="006A0290"/>
    <w:rsid w:val="006A620B"/>
    <w:rsid w:val="006B0C82"/>
    <w:rsid w:val="006B1D53"/>
    <w:rsid w:val="006B1D5B"/>
    <w:rsid w:val="006B30D8"/>
    <w:rsid w:val="006B3F1F"/>
    <w:rsid w:val="006B79DE"/>
    <w:rsid w:val="006C6E3F"/>
    <w:rsid w:val="006D66C6"/>
    <w:rsid w:val="006D6F59"/>
    <w:rsid w:val="006E401D"/>
    <w:rsid w:val="006E5ABB"/>
    <w:rsid w:val="006F61A5"/>
    <w:rsid w:val="006F7E70"/>
    <w:rsid w:val="007031CC"/>
    <w:rsid w:val="007078B9"/>
    <w:rsid w:val="00725786"/>
    <w:rsid w:val="00734875"/>
    <w:rsid w:val="007476E9"/>
    <w:rsid w:val="00752A83"/>
    <w:rsid w:val="00761FD3"/>
    <w:rsid w:val="00763420"/>
    <w:rsid w:val="00764F75"/>
    <w:rsid w:val="00770435"/>
    <w:rsid w:val="00782280"/>
    <w:rsid w:val="007A43F0"/>
    <w:rsid w:val="007C67B0"/>
    <w:rsid w:val="007C7E48"/>
    <w:rsid w:val="007D1966"/>
    <w:rsid w:val="007D23A2"/>
    <w:rsid w:val="007E174B"/>
    <w:rsid w:val="007E587A"/>
    <w:rsid w:val="007F61EF"/>
    <w:rsid w:val="007F645F"/>
    <w:rsid w:val="008134A2"/>
    <w:rsid w:val="00820B49"/>
    <w:rsid w:val="00824531"/>
    <w:rsid w:val="00833332"/>
    <w:rsid w:val="00842AC9"/>
    <w:rsid w:val="00853A06"/>
    <w:rsid w:val="00854312"/>
    <w:rsid w:val="00855456"/>
    <w:rsid w:val="008639E0"/>
    <w:rsid w:val="00864489"/>
    <w:rsid w:val="00870F01"/>
    <w:rsid w:val="00872DAE"/>
    <w:rsid w:val="00876EAD"/>
    <w:rsid w:val="00877DCF"/>
    <w:rsid w:val="0088145B"/>
    <w:rsid w:val="00890225"/>
    <w:rsid w:val="00890771"/>
    <w:rsid w:val="008A7CBD"/>
    <w:rsid w:val="008B1725"/>
    <w:rsid w:val="008B3FB4"/>
    <w:rsid w:val="008C3181"/>
    <w:rsid w:val="008C41ED"/>
    <w:rsid w:val="008D07FD"/>
    <w:rsid w:val="008D7218"/>
    <w:rsid w:val="008E0CAD"/>
    <w:rsid w:val="008F3ED5"/>
    <w:rsid w:val="008F531B"/>
    <w:rsid w:val="00901095"/>
    <w:rsid w:val="0090145C"/>
    <w:rsid w:val="00904A50"/>
    <w:rsid w:val="00911EBF"/>
    <w:rsid w:val="00912676"/>
    <w:rsid w:val="00916282"/>
    <w:rsid w:val="00923416"/>
    <w:rsid w:val="009375E5"/>
    <w:rsid w:val="009402CA"/>
    <w:rsid w:val="00954859"/>
    <w:rsid w:val="00957F47"/>
    <w:rsid w:val="00974AC6"/>
    <w:rsid w:val="009863CF"/>
    <w:rsid w:val="009902C7"/>
    <w:rsid w:val="00992D8D"/>
    <w:rsid w:val="009A2467"/>
    <w:rsid w:val="009A62ED"/>
    <w:rsid w:val="009C5B94"/>
    <w:rsid w:val="009D0E6F"/>
    <w:rsid w:val="009E3B95"/>
    <w:rsid w:val="009E54F4"/>
    <w:rsid w:val="009F2B73"/>
    <w:rsid w:val="00A01622"/>
    <w:rsid w:val="00A03CDD"/>
    <w:rsid w:val="00A1173C"/>
    <w:rsid w:val="00A150C9"/>
    <w:rsid w:val="00A30EC8"/>
    <w:rsid w:val="00A3272B"/>
    <w:rsid w:val="00A42769"/>
    <w:rsid w:val="00A45CEE"/>
    <w:rsid w:val="00A554C5"/>
    <w:rsid w:val="00A56217"/>
    <w:rsid w:val="00A5780C"/>
    <w:rsid w:val="00A616AC"/>
    <w:rsid w:val="00A62A70"/>
    <w:rsid w:val="00A631A3"/>
    <w:rsid w:val="00A65DC6"/>
    <w:rsid w:val="00A6678D"/>
    <w:rsid w:val="00A71425"/>
    <w:rsid w:val="00A71EF6"/>
    <w:rsid w:val="00A72455"/>
    <w:rsid w:val="00A7286E"/>
    <w:rsid w:val="00A729A3"/>
    <w:rsid w:val="00A8132E"/>
    <w:rsid w:val="00AA7718"/>
    <w:rsid w:val="00AB2711"/>
    <w:rsid w:val="00AB6E70"/>
    <w:rsid w:val="00AB7A37"/>
    <w:rsid w:val="00AC192D"/>
    <w:rsid w:val="00AC2B33"/>
    <w:rsid w:val="00AC313D"/>
    <w:rsid w:val="00AC7B51"/>
    <w:rsid w:val="00AC7BE6"/>
    <w:rsid w:val="00AD09DB"/>
    <w:rsid w:val="00AD2DB8"/>
    <w:rsid w:val="00AD3AF6"/>
    <w:rsid w:val="00AD6731"/>
    <w:rsid w:val="00AE1980"/>
    <w:rsid w:val="00AE281B"/>
    <w:rsid w:val="00AF347A"/>
    <w:rsid w:val="00B124DB"/>
    <w:rsid w:val="00B26FEF"/>
    <w:rsid w:val="00B309B2"/>
    <w:rsid w:val="00B333C0"/>
    <w:rsid w:val="00B702F9"/>
    <w:rsid w:val="00B82F58"/>
    <w:rsid w:val="00B85EBD"/>
    <w:rsid w:val="00BA0753"/>
    <w:rsid w:val="00BA38F2"/>
    <w:rsid w:val="00BA57F0"/>
    <w:rsid w:val="00BA714B"/>
    <w:rsid w:val="00BB348C"/>
    <w:rsid w:val="00BC5713"/>
    <w:rsid w:val="00BD2529"/>
    <w:rsid w:val="00BD56F5"/>
    <w:rsid w:val="00BE132C"/>
    <w:rsid w:val="00C012B5"/>
    <w:rsid w:val="00C06485"/>
    <w:rsid w:val="00C07EC8"/>
    <w:rsid w:val="00C16DC2"/>
    <w:rsid w:val="00C42DF6"/>
    <w:rsid w:val="00C434DD"/>
    <w:rsid w:val="00C522AF"/>
    <w:rsid w:val="00C54B4A"/>
    <w:rsid w:val="00C61C18"/>
    <w:rsid w:val="00C63669"/>
    <w:rsid w:val="00C668FF"/>
    <w:rsid w:val="00C755E5"/>
    <w:rsid w:val="00C83F7C"/>
    <w:rsid w:val="00C8503B"/>
    <w:rsid w:val="00C852D4"/>
    <w:rsid w:val="00C94279"/>
    <w:rsid w:val="00CA14C1"/>
    <w:rsid w:val="00CA1F35"/>
    <w:rsid w:val="00CA5766"/>
    <w:rsid w:val="00CA6239"/>
    <w:rsid w:val="00CB1DB1"/>
    <w:rsid w:val="00CD63F9"/>
    <w:rsid w:val="00CE28F2"/>
    <w:rsid w:val="00CE7D73"/>
    <w:rsid w:val="00CF2A42"/>
    <w:rsid w:val="00D10462"/>
    <w:rsid w:val="00D12810"/>
    <w:rsid w:val="00D155A0"/>
    <w:rsid w:val="00D170CB"/>
    <w:rsid w:val="00D17BE2"/>
    <w:rsid w:val="00D20161"/>
    <w:rsid w:val="00D233F1"/>
    <w:rsid w:val="00D32315"/>
    <w:rsid w:val="00D32E62"/>
    <w:rsid w:val="00D3324C"/>
    <w:rsid w:val="00D44708"/>
    <w:rsid w:val="00D45340"/>
    <w:rsid w:val="00D456ED"/>
    <w:rsid w:val="00D547AD"/>
    <w:rsid w:val="00D60FA7"/>
    <w:rsid w:val="00D65617"/>
    <w:rsid w:val="00D67EE2"/>
    <w:rsid w:val="00D84763"/>
    <w:rsid w:val="00D90F52"/>
    <w:rsid w:val="00D93431"/>
    <w:rsid w:val="00DA0CD9"/>
    <w:rsid w:val="00DA4383"/>
    <w:rsid w:val="00DB7B90"/>
    <w:rsid w:val="00DE1746"/>
    <w:rsid w:val="00DE3B36"/>
    <w:rsid w:val="00DE4BFC"/>
    <w:rsid w:val="00E020A4"/>
    <w:rsid w:val="00E21718"/>
    <w:rsid w:val="00E245C8"/>
    <w:rsid w:val="00E24FCD"/>
    <w:rsid w:val="00E309BC"/>
    <w:rsid w:val="00E31A7A"/>
    <w:rsid w:val="00E343AD"/>
    <w:rsid w:val="00E35232"/>
    <w:rsid w:val="00E35A4C"/>
    <w:rsid w:val="00E5148B"/>
    <w:rsid w:val="00E60D1D"/>
    <w:rsid w:val="00E63A36"/>
    <w:rsid w:val="00E64DDD"/>
    <w:rsid w:val="00E65B32"/>
    <w:rsid w:val="00E66CCF"/>
    <w:rsid w:val="00E833F8"/>
    <w:rsid w:val="00E83C9D"/>
    <w:rsid w:val="00E92B02"/>
    <w:rsid w:val="00EA2FD2"/>
    <w:rsid w:val="00EA52A6"/>
    <w:rsid w:val="00EB3CF4"/>
    <w:rsid w:val="00EB5AA2"/>
    <w:rsid w:val="00EC0AB7"/>
    <w:rsid w:val="00EC2391"/>
    <w:rsid w:val="00EC54AB"/>
    <w:rsid w:val="00ED2D34"/>
    <w:rsid w:val="00ED3D60"/>
    <w:rsid w:val="00EE16AA"/>
    <w:rsid w:val="00EE4078"/>
    <w:rsid w:val="00EE4CD1"/>
    <w:rsid w:val="00EE6FF4"/>
    <w:rsid w:val="00EF53FE"/>
    <w:rsid w:val="00EF561D"/>
    <w:rsid w:val="00F01986"/>
    <w:rsid w:val="00F100EF"/>
    <w:rsid w:val="00F16DF0"/>
    <w:rsid w:val="00F311C1"/>
    <w:rsid w:val="00F369CB"/>
    <w:rsid w:val="00F41687"/>
    <w:rsid w:val="00F5437C"/>
    <w:rsid w:val="00F56305"/>
    <w:rsid w:val="00F63119"/>
    <w:rsid w:val="00F650A0"/>
    <w:rsid w:val="00F70FB2"/>
    <w:rsid w:val="00F71803"/>
    <w:rsid w:val="00F80394"/>
    <w:rsid w:val="00F82DC3"/>
    <w:rsid w:val="00F90E70"/>
    <w:rsid w:val="00FA1B14"/>
    <w:rsid w:val="00FA519E"/>
    <w:rsid w:val="00FA6C57"/>
    <w:rsid w:val="00FB07D8"/>
    <w:rsid w:val="00FB5FFE"/>
    <w:rsid w:val="00FC3F3B"/>
    <w:rsid w:val="00FC5A94"/>
    <w:rsid w:val="00FC5AB6"/>
    <w:rsid w:val="00FC7F89"/>
    <w:rsid w:val="00FD08E5"/>
    <w:rsid w:val="00FD3E2C"/>
    <w:rsid w:val="00FD4B4B"/>
    <w:rsid w:val="00FD690D"/>
    <w:rsid w:val="00FF0AB0"/>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B48B7F46-F46D-438B-90F7-C1F36F147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rsid w:val="005E4BEB"/>
    <w:pPr>
      <w:keepNext/>
      <w:keepLines/>
      <w:suppressAutoHyphens/>
      <w:spacing w:before="120" w:after="0"/>
      <w:jc w:val="left"/>
      <w:outlineLvl w:val="0"/>
    </w:pPr>
    <w:rPr>
      <w:rFonts w:ascii="Arial" w:hAnsi="Arial"/>
      <w:b/>
      <w:caps/>
      <w:kern w:val="32"/>
      <w:sz w:val="18"/>
    </w:rPr>
  </w:style>
  <w:style w:type="paragraph" w:styleId="Heading2">
    <w:name w:val="heading 2"/>
    <w:basedOn w:val="Heading1"/>
    <w:next w:val="Normal"/>
    <w:qFormat/>
    <w:rsid w:val="005E4BEB"/>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rsid w:val="006B1D53"/>
    <w:pPr>
      <w:numPr>
        <w:numId w:val="16"/>
      </w:numPr>
      <w:ind w:left="187" w:hanging="187"/>
      <w:pPrChange w:id="0" w:author="Matthew Kay" w:date="2016-01-04T17:07:00Z">
        <w:pPr>
          <w:numPr>
            <w:numId w:val="16"/>
          </w:numPr>
          <w:tabs>
            <w:tab w:val="num" w:pos="360"/>
          </w:tabs>
          <w:spacing w:after="120"/>
          <w:ind w:left="360" w:hanging="360"/>
          <w:jc w:val="both"/>
        </w:pPr>
      </w:pPrChange>
    </w:pPr>
    <w:rPr>
      <w:rPrChange w:id="0" w:author="Matthew Kay" w:date="2016-01-04T17:07:00Z">
        <w:rPr>
          <w:lang w:val="en-US" w:eastAsia="en-US" w:bidi="ar-SA"/>
        </w:rPr>
      </w:rPrChange>
    </w:r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paragraph" w:styleId="NormalWeb">
    <w:name w:val="Normal (Web)"/>
    <w:basedOn w:val="Normal"/>
    <w:uiPriority w:val="99"/>
    <w:unhideWhenUsed/>
    <w:rsid w:val="00285470"/>
    <w:pPr>
      <w:spacing w:before="100" w:beforeAutospacing="1" w:after="100" w:afterAutospacing="1"/>
      <w:jc w:val="left"/>
    </w:pPr>
    <w:rPr>
      <w:rFonts w:eastAsiaTheme="minorEastAsia"/>
      <w:sz w:val="24"/>
      <w:szCs w:val="24"/>
    </w:rPr>
  </w:style>
  <w:style w:type="table" w:styleId="TableGrid">
    <w:name w:val="Table Grid"/>
    <w:basedOn w:val="TableNormal"/>
    <w:uiPriority w:val="59"/>
    <w:rsid w:val="00E60D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99"/>
    <w:rsid w:val="00E60D1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ReferencesNonumber">
    <w:name w:val="References (No number)"/>
    <w:basedOn w:val="References"/>
    <w:qFormat/>
    <w:rsid w:val="00152A80"/>
    <w:pPr>
      <w:numPr>
        <w:numId w:val="0"/>
      </w:numPr>
      <w:ind w:left="360" w:hanging="360"/>
    </w:pPr>
    <w:rPr>
      <w:noProof/>
    </w:rPr>
  </w:style>
  <w:style w:type="paragraph" w:styleId="Revision">
    <w:name w:val="Revision"/>
    <w:hidden/>
    <w:uiPriority w:val="99"/>
    <w:semiHidden/>
    <w:rsid w:val="00D20161"/>
    <w:rPr>
      <w:rFonts w:ascii="Times New Roman" w:eastAsia="Times New Roman" w:hAnsi="Times New Roman"/>
    </w:rPr>
  </w:style>
  <w:style w:type="character" w:styleId="PlaceholderText">
    <w:name w:val="Placeholder Text"/>
    <w:basedOn w:val="DefaultParagraphFont"/>
    <w:uiPriority w:val="99"/>
    <w:semiHidden/>
    <w:rsid w:val="006C6E3F"/>
    <w:rPr>
      <w:color w:val="808080"/>
    </w:rPr>
  </w:style>
  <w:style w:type="character" w:customStyle="1" w:styleId="apple-converted-space">
    <w:name w:val="apple-converted-space"/>
    <w:basedOn w:val="DefaultParagraphFont"/>
    <w:rsid w:val="001246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106045088">
      <w:bodyDiv w:val="1"/>
      <w:marLeft w:val="0"/>
      <w:marRight w:val="0"/>
      <w:marTop w:val="0"/>
      <w:marBottom w:val="0"/>
      <w:divBdr>
        <w:top w:val="none" w:sz="0" w:space="0" w:color="auto"/>
        <w:left w:val="none" w:sz="0" w:space="0" w:color="auto"/>
        <w:bottom w:val="none" w:sz="0" w:space="0" w:color="auto"/>
        <w:right w:val="none" w:sz="0" w:space="0" w:color="auto"/>
      </w:divBdr>
    </w:div>
    <w:div w:id="354041287">
      <w:bodyDiv w:val="1"/>
      <w:marLeft w:val="0"/>
      <w:marRight w:val="0"/>
      <w:marTop w:val="0"/>
      <w:marBottom w:val="0"/>
      <w:divBdr>
        <w:top w:val="none" w:sz="0" w:space="0" w:color="auto"/>
        <w:left w:val="none" w:sz="0" w:space="0" w:color="auto"/>
        <w:bottom w:val="none" w:sz="0" w:space="0" w:color="auto"/>
        <w:right w:val="none" w:sz="0" w:space="0" w:color="auto"/>
      </w:divBdr>
    </w:div>
    <w:div w:id="412091797">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56876849">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92190259">
      <w:bodyDiv w:val="1"/>
      <w:marLeft w:val="0"/>
      <w:marRight w:val="0"/>
      <w:marTop w:val="0"/>
      <w:marBottom w:val="0"/>
      <w:divBdr>
        <w:top w:val="none" w:sz="0" w:space="0" w:color="auto"/>
        <w:left w:val="none" w:sz="0" w:space="0" w:color="auto"/>
        <w:bottom w:val="none" w:sz="0" w:space="0" w:color="auto"/>
        <w:right w:val="none" w:sz="0" w:space="0" w:color="auto"/>
      </w:divBdr>
    </w:div>
    <w:div w:id="1521578734">
      <w:bodyDiv w:val="1"/>
      <w:marLeft w:val="0"/>
      <w:marRight w:val="0"/>
      <w:marTop w:val="0"/>
      <w:marBottom w:val="0"/>
      <w:divBdr>
        <w:top w:val="none" w:sz="0" w:space="0" w:color="auto"/>
        <w:left w:val="none" w:sz="0" w:space="0" w:color="auto"/>
        <w:bottom w:val="none" w:sz="0" w:space="0" w:color="auto"/>
        <w:right w:val="none" w:sz="0" w:space="0" w:color="auto"/>
      </w:divBdr>
    </w:div>
    <w:div w:id="1607039488">
      <w:bodyDiv w:val="1"/>
      <w:marLeft w:val="0"/>
      <w:marRight w:val="0"/>
      <w:marTop w:val="0"/>
      <w:marBottom w:val="0"/>
      <w:divBdr>
        <w:top w:val="none" w:sz="0" w:space="0" w:color="auto"/>
        <w:left w:val="none" w:sz="0" w:space="0" w:color="auto"/>
        <w:bottom w:val="none" w:sz="0" w:space="0" w:color="auto"/>
        <w:right w:val="none" w:sz="0" w:space="0" w:color="auto"/>
      </w:divBdr>
      <w:divsChild>
        <w:div w:id="1429734011">
          <w:marLeft w:val="0"/>
          <w:marRight w:val="0"/>
          <w:marTop w:val="0"/>
          <w:marBottom w:val="0"/>
          <w:divBdr>
            <w:top w:val="none" w:sz="0" w:space="0" w:color="auto"/>
            <w:left w:val="none" w:sz="0" w:space="0" w:color="auto"/>
            <w:bottom w:val="none" w:sz="0" w:space="0" w:color="auto"/>
            <w:right w:val="none" w:sz="0" w:space="0" w:color="auto"/>
          </w:divBdr>
          <w:divsChild>
            <w:div w:id="595555461">
              <w:marLeft w:val="0"/>
              <w:marRight w:val="0"/>
              <w:marTop w:val="0"/>
              <w:marBottom w:val="0"/>
              <w:divBdr>
                <w:top w:val="none" w:sz="0" w:space="0" w:color="auto"/>
                <w:left w:val="none" w:sz="0" w:space="0" w:color="auto"/>
                <w:bottom w:val="none" w:sz="0" w:space="0" w:color="auto"/>
                <w:right w:val="none" w:sz="0" w:space="0" w:color="auto"/>
              </w:divBdr>
              <w:divsChild>
                <w:div w:id="3211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54012836">
      <w:bodyDiv w:val="1"/>
      <w:marLeft w:val="0"/>
      <w:marRight w:val="0"/>
      <w:marTop w:val="0"/>
      <w:marBottom w:val="0"/>
      <w:divBdr>
        <w:top w:val="none" w:sz="0" w:space="0" w:color="auto"/>
        <w:left w:val="none" w:sz="0" w:space="0" w:color="auto"/>
        <w:bottom w:val="none" w:sz="0" w:space="0" w:color="auto"/>
        <w:right w:val="none" w:sz="0" w:space="0" w:color="auto"/>
      </w:divBdr>
    </w:div>
    <w:div w:id="1787190969">
      <w:bodyDiv w:val="1"/>
      <w:marLeft w:val="0"/>
      <w:marRight w:val="0"/>
      <w:marTop w:val="0"/>
      <w:marBottom w:val="0"/>
      <w:divBdr>
        <w:top w:val="none" w:sz="0" w:space="0" w:color="auto"/>
        <w:left w:val="none" w:sz="0" w:space="0" w:color="auto"/>
        <w:bottom w:val="none" w:sz="0" w:space="0" w:color="auto"/>
        <w:right w:val="none" w:sz="0" w:space="0" w:color="auto"/>
      </w:divBdr>
      <w:divsChild>
        <w:div w:id="1811291020">
          <w:marLeft w:val="0"/>
          <w:marRight w:val="0"/>
          <w:marTop w:val="0"/>
          <w:marBottom w:val="0"/>
          <w:divBdr>
            <w:top w:val="none" w:sz="0" w:space="0" w:color="auto"/>
            <w:left w:val="none" w:sz="0" w:space="0" w:color="auto"/>
            <w:bottom w:val="none" w:sz="0" w:space="0" w:color="auto"/>
            <w:right w:val="none" w:sz="0" w:space="0" w:color="auto"/>
          </w:divBdr>
          <w:divsChild>
            <w:div w:id="2146316801">
              <w:marLeft w:val="0"/>
              <w:marRight w:val="0"/>
              <w:marTop w:val="0"/>
              <w:marBottom w:val="0"/>
              <w:divBdr>
                <w:top w:val="none" w:sz="0" w:space="0" w:color="auto"/>
                <w:left w:val="none" w:sz="0" w:space="0" w:color="auto"/>
                <w:bottom w:val="none" w:sz="0" w:space="0" w:color="auto"/>
                <w:right w:val="none" w:sz="0" w:space="0" w:color="auto"/>
              </w:divBdr>
              <w:divsChild>
                <w:div w:id="73279606">
                  <w:marLeft w:val="0"/>
                  <w:marRight w:val="0"/>
                  <w:marTop w:val="0"/>
                  <w:marBottom w:val="0"/>
                  <w:divBdr>
                    <w:top w:val="none" w:sz="0" w:space="0" w:color="auto"/>
                    <w:left w:val="none" w:sz="0" w:space="0" w:color="auto"/>
                    <w:bottom w:val="none" w:sz="0" w:space="0" w:color="auto"/>
                    <w:right w:val="none" w:sz="0" w:space="0" w:color="auto"/>
                  </w:divBdr>
                  <w:divsChild>
                    <w:div w:id="1841192106">
                      <w:marLeft w:val="0"/>
                      <w:marRight w:val="0"/>
                      <w:marTop w:val="0"/>
                      <w:marBottom w:val="0"/>
                      <w:divBdr>
                        <w:top w:val="none" w:sz="0" w:space="0" w:color="auto"/>
                        <w:left w:val="none" w:sz="0" w:space="0" w:color="auto"/>
                        <w:bottom w:val="none" w:sz="0" w:space="0" w:color="auto"/>
                        <w:right w:val="none" w:sz="0" w:space="0" w:color="auto"/>
                      </w:divBdr>
                      <w:divsChild>
                        <w:div w:id="1269002589">
                          <w:marLeft w:val="0"/>
                          <w:marRight w:val="0"/>
                          <w:marTop w:val="0"/>
                          <w:marBottom w:val="0"/>
                          <w:divBdr>
                            <w:top w:val="none" w:sz="0" w:space="0" w:color="auto"/>
                            <w:left w:val="none" w:sz="0" w:space="0" w:color="auto"/>
                            <w:bottom w:val="none" w:sz="0" w:space="0" w:color="auto"/>
                            <w:right w:val="none" w:sz="0" w:space="0" w:color="auto"/>
                          </w:divBdr>
                          <w:divsChild>
                            <w:div w:id="2096972345">
                              <w:marLeft w:val="0"/>
                              <w:marRight w:val="0"/>
                              <w:marTop w:val="0"/>
                              <w:marBottom w:val="0"/>
                              <w:divBdr>
                                <w:top w:val="none" w:sz="0" w:space="0" w:color="auto"/>
                                <w:left w:val="none" w:sz="0" w:space="0" w:color="auto"/>
                                <w:bottom w:val="none" w:sz="0" w:space="0" w:color="auto"/>
                                <w:right w:val="none" w:sz="0" w:space="0" w:color="auto"/>
                              </w:divBdr>
                              <w:divsChild>
                                <w:div w:id="685714848">
                                  <w:marLeft w:val="0"/>
                                  <w:marRight w:val="0"/>
                                  <w:marTop w:val="0"/>
                                  <w:marBottom w:val="0"/>
                                  <w:divBdr>
                                    <w:top w:val="none" w:sz="0" w:space="0" w:color="auto"/>
                                    <w:left w:val="none" w:sz="0" w:space="0" w:color="auto"/>
                                    <w:bottom w:val="none" w:sz="0" w:space="0" w:color="auto"/>
                                    <w:right w:val="none" w:sz="0" w:space="0" w:color="auto"/>
                                  </w:divBdr>
                                  <w:divsChild>
                                    <w:div w:id="791873057">
                                      <w:marLeft w:val="0"/>
                                      <w:marRight w:val="0"/>
                                      <w:marTop w:val="0"/>
                                      <w:marBottom w:val="0"/>
                                      <w:divBdr>
                                        <w:top w:val="none" w:sz="0" w:space="0" w:color="auto"/>
                                        <w:left w:val="none" w:sz="0" w:space="0" w:color="auto"/>
                                        <w:bottom w:val="none" w:sz="0" w:space="0" w:color="auto"/>
                                        <w:right w:val="none" w:sz="0" w:space="0" w:color="auto"/>
                                      </w:divBdr>
                                      <w:divsChild>
                                        <w:div w:id="1980576624">
                                          <w:marLeft w:val="0"/>
                                          <w:marRight w:val="0"/>
                                          <w:marTop w:val="0"/>
                                          <w:marBottom w:val="0"/>
                                          <w:divBdr>
                                            <w:top w:val="none" w:sz="0" w:space="0" w:color="auto"/>
                                            <w:left w:val="none" w:sz="0" w:space="0" w:color="auto"/>
                                            <w:bottom w:val="none" w:sz="0" w:space="0" w:color="auto"/>
                                            <w:right w:val="none" w:sz="0" w:space="0" w:color="auto"/>
                                          </w:divBdr>
                                          <w:divsChild>
                                            <w:div w:id="511186733">
                                              <w:marLeft w:val="0"/>
                                              <w:marRight w:val="0"/>
                                              <w:marTop w:val="0"/>
                                              <w:marBottom w:val="0"/>
                                              <w:divBdr>
                                                <w:top w:val="none" w:sz="0" w:space="0" w:color="auto"/>
                                                <w:left w:val="none" w:sz="0" w:space="0" w:color="auto"/>
                                                <w:bottom w:val="none" w:sz="0" w:space="0" w:color="auto"/>
                                                <w:right w:val="none" w:sz="0" w:space="0" w:color="auto"/>
                                              </w:divBdr>
                                              <w:divsChild>
                                                <w:div w:id="435684095">
                                                  <w:marLeft w:val="0"/>
                                                  <w:marRight w:val="0"/>
                                                  <w:marTop w:val="0"/>
                                                  <w:marBottom w:val="0"/>
                                                  <w:divBdr>
                                                    <w:top w:val="none" w:sz="0" w:space="0" w:color="auto"/>
                                                    <w:left w:val="none" w:sz="0" w:space="0" w:color="auto"/>
                                                    <w:bottom w:val="none" w:sz="0" w:space="0" w:color="auto"/>
                                                    <w:right w:val="none" w:sz="0" w:space="0" w:color="auto"/>
                                                  </w:divBdr>
                                                  <w:divsChild>
                                                    <w:div w:id="1473907218">
                                                      <w:marLeft w:val="0"/>
                                                      <w:marRight w:val="0"/>
                                                      <w:marTop w:val="0"/>
                                                      <w:marBottom w:val="0"/>
                                                      <w:divBdr>
                                                        <w:top w:val="none" w:sz="0" w:space="0" w:color="auto"/>
                                                        <w:left w:val="none" w:sz="0" w:space="0" w:color="auto"/>
                                                        <w:bottom w:val="none" w:sz="0" w:space="0" w:color="auto"/>
                                                        <w:right w:val="none" w:sz="0" w:space="0" w:color="auto"/>
                                                      </w:divBdr>
                                                      <w:divsChild>
                                                        <w:div w:id="2060931639">
                                                          <w:marLeft w:val="0"/>
                                                          <w:marRight w:val="0"/>
                                                          <w:marTop w:val="0"/>
                                                          <w:marBottom w:val="0"/>
                                                          <w:divBdr>
                                                            <w:top w:val="none" w:sz="0" w:space="0" w:color="auto"/>
                                                            <w:left w:val="none" w:sz="0" w:space="0" w:color="auto"/>
                                                            <w:bottom w:val="none" w:sz="0" w:space="0" w:color="auto"/>
                                                            <w:right w:val="none" w:sz="0" w:space="0" w:color="auto"/>
                                                          </w:divBdr>
                                                          <w:divsChild>
                                                            <w:div w:id="1800371586">
                                                              <w:marLeft w:val="0"/>
                                                              <w:marRight w:val="0"/>
                                                              <w:marTop w:val="0"/>
                                                              <w:marBottom w:val="0"/>
                                                              <w:divBdr>
                                                                <w:top w:val="none" w:sz="0" w:space="0" w:color="auto"/>
                                                                <w:left w:val="none" w:sz="0" w:space="0" w:color="auto"/>
                                                                <w:bottom w:val="none" w:sz="0" w:space="0" w:color="auto"/>
                                                                <w:right w:val="none" w:sz="0" w:space="0" w:color="auto"/>
                                                              </w:divBdr>
                                                              <w:divsChild>
                                                                <w:div w:id="440684285">
                                                                  <w:marLeft w:val="0"/>
                                                                  <w:marRight w:val="0"/>
                                                                  <w:marTop w:val="0"/>
                                                                  <w:marBottom w:val="0"/>
                                                                  <w:divBdr>
                                                                    <w:top w:val="none" w:sz="0" w:space="0" w:color="auto"/>
                                                                    <w:left w:val="none" w:sz="0" w:space="0" w:color="auto"/>
                                                                    <w:bottom w:val="none" w:sz="0" w:space="0" w:color="auto"/>
                                                                    <w:right w:val="none" w:sz="0" w:space="0" w:color="auto"/>
                                                                  </w:divBdr>
                                                                  <w:divsChild>
                                                                    <w:div w:id="691539907">
                                                                      <w:marLeft w:val="0"/>
                                                                      <w:marRight w:val="0"/>
                                                                      <w:marTop w:val="0"/>
                                                                      <w:marBottom w:val="0"/>
                                                                      <w:divBdr>
                                                                        <w:top w:val="none" w:sz="0" w:space="0" w:color="auto"/>
                                                                        <w:left w:val="none" w:sz="0" w:space="0" w:color="auto"/>
                                                                        <w:bottom w:val="none" w:sz="0" w:space="0" w:color="auto"/>
                                                                        <w:right w:val="none" w:sz="0" w:space="0" w:color="auto"/>
                                                                      </w:divBdr>
                                                                      <w:divsChild>
                                                                        <w:div w:id="477303008">
                                                                          <w:marLeft w:val="0"/>
                                                                          <w:marRight w:val="0"/>
                                                                          <w:marTop w:val="0"/>
                                                                          <w:marBottom w:val="0"/>
                                                                          <w:divBdr>
                                                                            <w:top w:val="none" w:sz="0" w:space="0" w:color="auto"/>
                                                                            <w:left w:val="none" w:sz="0" w:space="0" w:color="auto"/>
                                                                            <w:bottom w:val="none" w:sz="0" w:space="0" w:color="auto"/>
                                                                            <w:right w:val="none" w:sz="0" w:space="0" w:color="auto"/>
                                                                          </w:divBdr>
                                                                          <w:divsChild>
                                                                            <w:div w:id="1415783888">
                                                                              <w:marLeft w:val="0"/>
                                                                              <w:marRight w:val="0"/>
                                                                              <w:marTop w:val="0"/>
                                                                              <w:marBottom w:val="0"/>
                                                                              <w:divBdr>
                                                                                <w:top w:val="none" w:sz="0" w:space="0" w:color="auto"/>
                                                                                <w:left w:val="none" w:sz="0" w:space="0" w:color="auto"/>
                                                                                <w:bottom w:val="none" w:sz="0" w:space="0" w:color="auto"/>
                                                                                <w:right w:val="none" w:sz="0" w:space="0" w:color="auto"/>
                                                                              </w:divBdr>
                                                                              <w:divsChild>
                                                                                <w:div w:id="455100741">
                                                                                  <w:marLeft w:val="0"/>
                                                                                  <w:marRight w:val="0"/>
                                                                                  <w:marTop w:val="0"/>
                                                                                  <w:marBottom w:val="0"/>
                                                                                  <w:divBdr>
                                                                                    <w:top w:val="none" w:sz="0" w:space="0" w:color="auto"/>
                                                                                    <w:left w:val="none" w:sz="0" w:space="0" w:color="auto"/>
                                                                                    <w:bottom w:val="none" w:sz="0" w:space="0" w:color="auto"/>
                                                                                    <w:right w:val="none" w:sz="0" w:space="0" w:color="auto"/>
                                                                                  </w:divBdr>
                                                                                  <w:divsChild>
                                                                                    <w:div w:id="1100563239">
                                                                                      <w:marLeft w:val="0"/>
                                                                                      <w:marRight w:val="0"/>
                                                                                      <w:marTop w:val="0"/>
                                                                                      <w:marBottom w:val="0"/>
                                                                                      <w:divBdr>
                                                                                        <w:top w:val="none" w:sz="0" w:space="0" w:color="auto"/>
                                                                                        <w:left w:val="none" w:sz="0" w:space="0" w:color="auto"/>
                                                                                        <w:bottom w:val="none" w:sz="0" w:space="0" w:color="auto"/>
                                                                                        <w:right w:val="none" w:sz="0" w:space="0" w:color="auto"/>
                                                                                      </w:divBdr>
                                                                                      <w:divsChild>
                                                                                        <w:div w:id="1986351594">
                                                                                          <w:marLeft w:val="0"/>
                                                                                          <w:marRight w:val="0"/>
                                                                                          <w:marTop w:val="0"/>
                                                                                          <w:marBottom w:val="0"/>
                                                                                          <w:divBdr>
                                                                                            <w:top w:val="none" w:sz="0" w:space="0" w:color="auto"/>
                                                                                            <w:left w:val="none" w:sz="0" w:space="0" w:color="auto"/>
                                                                                            <w:bottom w:val="none" w:sz="0" w:space="0" w:color="auto"/>
                                                                                            <w:right w:val="none" w:sz="0" w:space="0" w:color="auto"/>
                                                                                          </w:divBdr>
                                                                                          <w:divsChild>
                                                                                            <w:div w:id="576944004">
                                                                                              <w:marLeft w:val="0"/>
                                                                                              <w:marRight w:val="0"/>
                                                                                              <w:marTop w:val="0"/>
                                                                                              <w:marBottom w:val="0"/>
                                                                                              <w:divBdr>
                                                                                                <w:top w:val="none" w:sz="0" w:space="0" w:color="auto"/>
                                                                                                <w:left w:val="none" w:sz="0" w:space="0" w:color="auto"/>
                                                                                                <w:bottom w:val="none" w:sz="0" w:space="0" w:color="auto"/>
                                                                                                <w:right w:val="none" w:sz="0" w:space="0" w:color="auto"/>
                                                                                              </w:divBdr>
                                                                                              <w:divsChild>
                                                                                                <w:div w:id="515116188">
                                                                                                  <w:marLeft w:val="0"/>
                                                                                                  <w:marRight w:val="0"/>
                                                                                                  <w:marTop w:val="0"/>
                                                                                                  <w:marBottom w:val="0"/>
                                                                                                  <w:divBdr>
                                                                                                    <w:top w:val="none" w:sz="0" w:space="0" w:color="auto"/>
                                                                                                    <w:left w:val="none" w:sz="0" w:space="0" w:color="auto"/>
                                                                                                    <w:bottom w:val="none" w:sz="0" w:space="0" w:color="auto"/>
                                                                                                    <w:right w:val="none" w:sz="0" w:space="0" w:color="auto"/>
                                                                                                  </w:divBdr>
                                                                                                  <w:divsChild>
                                                                                                    <w:div w:id="1104498208">
                                                                                                      <w:marLeft w:val="0"/>
                                                                                                      <w:marRight w:val="0"/>
                                                                                                      <w:marTop w:val="0"/>
                                                                                                      <w:marBottom w:val="0"/>
                                                                                                      <w:divBdr>
                                                                                                        <w:top w:val="none" w:sz="0" w:space="0" w:color="auto"/>
                                                                                                        <w:left w:val="none" w:sz="0" w:space="0" w:color="auto"/>
                                                                                                        <w:bottom w:val="none" w:sz="0" w:space="0" w:color="auto"/>
                                                                                                        <w:right w:val="none" w:sz="0" w:space="0" w:color="auto"/>
                                                                                                      </w:divBdr>
                                                                                                      <w:divsChild>
                                                                                                        <w:div w:id="55169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7350452">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www.jstatsoft.org/v35/i04" TargetMode="External"/><Relationship Id="rId2" Type="http://schemas.openxmlformats.org/officeDocument/2006/relationships/hyperlink" Target="http://www.stat.columbia.edu/~gelman/research/published/stan-paper-revision-feb2015.pdf" TargetMode="External"/><Relationship Id="rId1" Type="http://schemas.openxmlformats.org/officeDocument/2006/relationships/hyperlink" Target="http://mc-stan.org/citation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w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hyperlink" Target="https://pymc-devs.github.io/pymc/" TargetMode="External"/><Relationship Id="rId2" Type="http://schemas.openxmlformats.org/officeDocument/2006/relationships/numbering" Target="numbering.xml"/><Relationship Id="rId16" Type="http://schemas.openxmlformats.org/officeDocument/2006/relationships/hyperlink" Target="http://dan.iel.fm/emcee/current/"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5" Type="http://schemas.openxmlformats.org/officeDocument/2006/relationships/webSettings" Target="webSettings.xml"/><Relationship Id="rId15" Type="http://schemas.openxmlformats.org/officeDocument/2006/relationships/image" Target="media/image6.wmf"/><Relationship Id="rId10" Type="http://schemas.openxmlformats.org/officeDocument/2006/relationships/image" Target="media/image1.wmf"/><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wmf"/></Relationships>
</file>

<file path=word/_rels/footnotes.xml.rels><?xml version="1.0" encoding="UTF-8" standalone="yes"?>
<Relationships xmlns="http://schemas.openxmlformats.org/package/2006/relationships"><Relationship Id="rId1" Type="http://schemas.openxmlformats.org/officeDocument/2006/relationships/hyperlink" Target="https://scholar.google.com/scholar?cites=16254127723353600671&amp;as_sdt=5,48&amp;sciodt=0,48&amp;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4A9F4-8042-419E-B0CB-14EBCB82F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15483</Words>
  <Characters>88254</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103530</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cp:lastModifiedBy>Matthew Kay</cp:lastModifiedBy>
  <cp:revision>2</cp:revision>
  <cp:lastPrinted>2015-12-27T18:30:00Z</cp:lastPrinted>
  <dcterms:created xsi:type="dcterms:W3CDTF">2016-01-07T07:16:00Z</dcterms:created>
  <dcterms:modified xsi:type="dcterms:W3CDTF">2016-01-07T07:16:00Z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Mendeley Document_1">
    <vt:lpwstr>True</vt:lpwstr>
  </property>
  <property fmtid="{D5CDD505-2E9C-101B-9397-08002B2CF9AE}" pid="5" name="Mendeley User Name_1">
    <vt:lpwstr>matthew.kay@gmail.com@www.mendeley.com</vt:lpwstr>
  </property>
  <property fmtid="{D5CDD505-2E9C-101B-9397-08002B2CF9AE}" pid="6" name="Mendeley Citation Style_1">
    <vt:lpwstr>http://www.zotero.org/styles/acm-sigchi-proceedings</vt:lpwstr>
  </property>
  <property fmtid="{D5CDD505-2E9C-101B-9397-08002B2CF9AE}" pid="7" name="Mendeley Recent Style Id 0_1">
    <vt:lpwstr>http://www.zotero.org/styles/acm-sigchi-proceedings</vt:lpwstr>
  </property>
  <property fmtid="{D5CDD505-2E9C-101B-9397-08002B2CF9AE}" pid="8" name="Mendeley Recent Style Name 0_1">
    <vt:lpwstr>ACM SIGCHI Proceedings (2016)</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7th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