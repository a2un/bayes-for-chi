
<file path=[Content_Types].xml><?xml version="1.0" encoding="utf-8"?>
<Types xmlns="http://schemas.openxmlformats.org/package/2006/content-types">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E096C0" w14:textId="2207A52F" w:rsidR="006B3F1F" w:rsidRDefault="00200F71" w:rsidP="00137B62">
      <w:pPr>
        <w:pStyle w:val="Title"/>
        <w:spacing w:before="240" w:beforeAutospacing="0" w:after="180"/>
      </w:pPr>
      <w:bookmarkStart w:id="1" w:name="h.8fmxin9tusbe" w:colFirst="0" w:colLast="0"/>
      <w:bookmarkEnd w:id="1"/>
      <w:commentRangeStart w:id="2"/>
      <w:r>
        <w:t>Researcher</w:t>
      </w:r>
      <w:commentRangeEnd w:id="2"/>
      <w:r w:rsidR="00466059">
        <w:rPr>
          <w:rStyle w:val="CommentReference"/>
          <w:rFonts w:ascii="Times New Roman" w:hAnsi="Times New Roman"/>
          <w:b w:val="0"/>
          <w:kern w:val="0"/>
        </w:rPr>
        <w:commentReference w:id="2"/>
      </w:r>
      <w:r>
        <w:t>-Centered Design of Statistics: Why Bayesian Statistics Better Fit the Culture</w:t>
      </w:r>
      <w:r w:rsidR="005E4BEB">
        <w:t xml:space="preserve"> </w:t>
      </w:r>
      <w:r>
        <w:t xml:space="preserve">and Incentives of </w:t>
      </w:r>
      <w:del w:id="3" w:author="Matthew Kay" w:date="2016-01-06T23:48:00Z">
        <w:r w:rsidDel="001D440A">
          <w:delText>C</w:delText>
        </w:r>
      </w:del>
      <w:r>
        <w:t>H</w:t>
      </w:r>
      <w:ins w:id="4" w:author="Matthew Kay" w:date="2016-01-06T23:48:00Z">
        <w:r w:rsidR="001D440A">
          <w:t>C</w:t>
        </w:r>
      </w:ins>
      <w:r>
        <w:t>I</w:t>
      </w:r>
    </w:p>
    <w:tbl>
      <w:tblPr>
        <w:tblW w:w="10080" w:type="dxa"/>
        <w:jc w:val="center"/>
        <w:tblLayout w:type="fixed"/>
        <w:tblLook w:val="0000" w:firstRow="0" w:lastRow="0" w:firstColumn="0" w:lastColumn="0" w:noHBand="0" w:noVBand="0"/>
      </w:tblPr>
      <w:tblGrid>
        <w:gridCol w:w="3360"/>
        <w:gridCol w:w="3360"/>
        <w:gridCol w:w="3360"/>
      </w:tblGrid>
      <w:tr w:rsidR="007031CC" w14:paraId="2A071708" w14:textId="77777777" w:rsidTr="00197B90">
        <w:trPr>
          <w:tblHeader/>
          <w:jc w:val="center"/>
        </w:trPr>
        <w:tc>
          <w:tcPr>
            <w:tcW w:w="5148" w:type="dxa"/>
            <w:tcBorders>
              <w:top w:val="nil"/>
              <w:left w:val="nil"/>
              <w:bottom w:val="nil"/>
              <w:right w:val="nil"/>
            </w:tcBorders>
          </w:tcPr>
          <w:p w14:paraId="187C9E04" w14:textId="1D1DF471" w:rsidR="007031CC" w:rsidRDefault="00820B49">
            <w:pPr>
              <w:pStyle w:val="AuthorName"/>
              <w:rPr>
                <w:ins w:id="5" w:author="Matthew Kay" w:date="2015-12-27T13:33:00Z"/>
              </w:rPr>
              <w:pPrChange w:id="6" w:author="Matthew Kay" w:date="2015-12-27T13:34:00Z">
                <w:pPr>
                  <w:pStyle w:val="AuthorAffiliation"/>
                </w:pPr>
              </w:pPrChange>
            </w:pPr>
            <w:ins w:id="7" w:author="Matthew Kay" w:date="2015-12-27T13:33:00Z">
              <w:r>
                <w:t>Matthew Kay</w:t>
              </w:r>
            </w:ins>
          </w:p>
          <w:p w14:paraId="041B0F13" w14:textId="2F381D75" w:rsidR="00820B49" w:rsidRDefault="00820B49" w:rsidP="005A2C27">
            <w:pPr>
              <w:pStyle w:val="AuthorAffiliation"/>
              <w:rPr>
                <w:ins w:id="8" w:author="Matthew Kay" w:date="2015-12-27T13:35:00Z"/>
              </w:rPr>
            </w:pPr>
            <w:ins w:id="9" w:author="Matthew Kay" w:date="2015-12-27T13:34:00Z">
              <w:r>
                <w:t xml:space="preserve">Computer Science </w:t>
              </w:r>
            </w:ins>
            <w:ins w:id="10" w:author="Matthew Kay" w:date="2015-12-27T13:36:00Z">
              <w:r>
                <w:br/>
              </w:r>
            </w:ins>
            <w:ins w:id="11" w:author="Matthew Kay" w:date="2015-12-27T13:34:00Z">
              <w:r>
                <w:t>&amp; Engineering</w:t>
              </w:r>
            </w:ins>
            <w:ins w:id="12" w:author="Matthew Kay" w:date="2015-12-27T13:35:00Z">
              <w:r>
                <w:t xml:space="preserve"> | dub</w:t>
              </w:r>
            </w:ins>
            <w:ins w:id="13" w:author="Matthew Kay" w:date="2015-12-27T13:37:00Z">
              <w:r w:rsidR="003D67E6">
                <w:t>,</w:t>
              </w:r>
            </w:ins>
          </w:p>
          <w:p w14:paraId="622348FF" w14:textId="77777777" w:rsidR="00820B49" w:rsidRDefault="00820B49" w:rsidP="005A2C27">
            <w:pPr>
              <w:pStyle w:val="AuthorAffiliation"/>
              <w:rPr>
                <w:ins w:id="14" w:author="Matthew Kay" w:date="2015-12-27T13:36:00Z"/>
              </w:rPr>
            </w:pPr>
            <w:ins w:id="15" w:author="Matthew Kay" w:date="2015-12-27T13:35:00Z">
              <w:r>
                <w:t>University</w:t>
              </w:r>
            </w:ins>
            <w:ins w:id="16" w:author="Matthew Kay" w:date="2015-12-27T13:36:00Z">
              <w:r>
                <w:t xml:space="preserve"> of Washington</w:t>
              </w:r>
            </w:ins>
          </w:p>
          <w:p w14:paraId="70623E7D" w14:textId="0E1FF949" w:rsidR="00820B49" w:rsidRPr="00D62A4A" w:rsidRDefault="00820B49" w:rsidP="003D67E6">
            <w:pPr>
              <w:pStyle w:val="AuthorAffiliation"/>
            </w:pPr>
            <w:ins w:id="17" w:author="Matthew Kay" w:date="2015-12-27T13:37:00Z">
              <w:r>
                <w:fldChar w:fldCharType="begin"/>
              </w:r>
              <w:r>
                <w:instrText xml:space="preserve"> HYPERLINK "mailto:</w:instrText>
              </w:r>
            </w:ins>
            <w:ins w:id="18" w:author="Matthew Kay" w:date="2015-12-27T13:36:00Z">
              <w:r>
                <w:instrText>mjskay@uw.edu</w:instrText>
              </w:r>
            </w:ins>
            <w:ins w:id="19" w:author="Matthew Kay" w:date="2015-12-27T13:37:00Z">
              <w:r>
                <w:instrText xml:space="preserve">" </w:instrText>
              </w:r>
              <w:r>
                <w:fldChar w:fldCharType="separate"/>
              </w:r>
            </w:ins>
            <w:ins w:id="20" w:author="Matthew Kay" w:date="2015-12-27T13:36:00Z">
              <w:r w:rsidRPr="004A1CC5">
                <w:rPr>
                  <w:rStyle w:val="Hyperlink"/>
                  <w:sz w:val="24"/>
                </w:rPr>
                <w:t>mjskay@uw.edu</w:t>
              </w:r>
            </w:ins>
            <w:ins w:id="21" w:author="Matthew Kay" w:date="2015-12-27T13:37:00Z">
              <w:r>
                <w:fldChar w:fldCharType="end"/>
              </w:r>
            </w:ins>
          </w:p>
        </w:tc>
        <w:tc>
          <w:tcPr>
            <w:tcW w:w="5148" w:type="dxa"/>
            <w:tcBorders>
              <w:top w:val="nil"/>
              <w:left w:val="nil"/>
              <w:bottom w:val="nil"/>
              <w:right w:val="nil"/>
            </w:tcBorders>
          </w:tcPr>
          <w:p w14:paraId="74CDB5A3" w14:textId="07E74151" w:rsidR="007031CC" w:rsidRDefault="00820B49">
            <w:pPr>
              <w:pStyle w:val="AuthorName"/>
              <w:rPr>
                <w:ins w:id="22" w:author="Matthew Kay" w:date="2015-12-27T13:34:00Z"/>
              </w:rPr>
              <w:pPrChange w:id="23" w:author="Matthew Kay" w:date="2015-12-27T13:37:00Z">
                <w:pPr>
                  <w:pStyle w:val="AuthorAffiliation"/>
                </w:pPr>
              </w:pPrChange>
            </w:pPr>
            <w:ins w:id="24" w:author="Matthew Kay" w:date="2015-12-27T13:34:00Z">
              <w:r>
                <w:t>Gregory</w:t>
              </w:r>
            </w:ins>
            <w:ins w:id="25" w:author="Greg Nelson" w:date="2016-01-06T13:09:00Z">
              <w:r w:rsidR="00FC7F89">
                <w:t xml:space="preserve"> L.</w:t>
              </w:r>
            </w:ins>
            <w:ins w:id="26" w:author="Matthew Kay" w:date="2015-12-27T13:34:00Z">
              <w:r>
                <w:t xml:space="preserve"> Nelson</w:t>
              </w:r>
            </w:ins>
          </w:p>
          <w:p w14:paraId="16CEEF18" w14:textId="77777777" w:rsidR="00820B49" w:rsidRDefault="003D67E6" w:rsidP="005A2C27">
            <w:pPr>
              <w:pStyle w:val="AuthorAffiliation"/>
              <w:rPr>
                <w:ins w:id="27" w:author="Matthew Kay" w:date="2015-12-27T13:37:00Z"/>
              </w:rPr>
            </w:pPr>
            <w:ins w:id="28" w:author="Matthew Kay" w:date="2015-12-27T13:37:00Z">
              <w:r>
                <w:t>Computer Science &amp;</w:t>
              </w:r>
              <w:r>
                <w:br/>
                <w:t>Engineering | dub,</w:t>
              </w:r>
            </w:ins>
          </w:p>
          <w:p w14:paraId="1BB71A2D" w14:textId="77777777" w:rsidR="003D67E6" w:rsidRDefault="003D67E6" w:rsidP="005A2C27">
            <w:pPr>
              <w:pStyle w:val="AuthorAffiliation"/>
              <w:rPr>
                <w:ins w:id="29" w:author="Matthew Kay" w:date="2015-12-27T13:37:00Z"/>
              </w:rPr>
            </w:pPr>
            <w:ins w:id="30" w:author="Matthew Kay" w:date="2015-12-27T13:37:00Z">
              <w:r>
                <w:t>University of Washington</w:t>
              </w:r>
            </w:ins>
          </w:p>
          <w:p w14:paraId="1841A2BB" w14:textId="53086444" w:rsidR="005B1C73" w:rsidRPr="00D62A4A" w:rsidRDefault="003D67E6" w:rsidP="005B1C73">
            <w:pPr>
              <w:pStyle w:val="AuthorAffiliation"/>
            </w:pPr>
            <w:commentRangeStart w:id="31"/>
            <w:ins w:id="32" w:author="Matthew Kay" w:date="2015-12-27T13:38:00Z">
              <w:del w:id="33" w:author="Greg Nelson" w:date="2015-12-29T22:18:00Z">
                <w:r w:rsidRPr="003D67E6" w:rsidDel="003B4851">
                  <w:rPr>
                    <w:highlight w:val="yellow"/>
                    <w:rPrChange w:id="34" w:author="Matthew Kay" w:date="2015-12-27T13:43:00Z">
                      <w:rPr/>
                    </w:rPrChange>
                  </w:rPr>
                  <w:delText>TBD</w:delText>
                </w:r>
                <w:commentRangeEnd w:id="31"/>
                <w:r w:rsidRPr="003D67E6" w:rsidDel="003B4851">
                  <w:rPr>
                    <w:rStyle w:val="CommentReference"/>
                    <w:color w:val="auto"/>
                    <w:highlight w:val="yellow"/>
                    <w:rPrChange w:id="35" w:author="Matthew Kay" w:date="2015-12-27T13:43:00Z">
                      <w:rPr>
                        <w:rStyle w:val="CommentReference"/>
                        <w:color w:val="auto"/>
                      </w:rPr>
                    </w:rPrChange>
                  </w:rPr>
                  <w:commentReference w:id="31"/>
                </w:r>
              </w:del>
            </w:ins>
            <w:ins w:id="36" w:author="Matthew Kay" w:date="2016-01-04T16:48:00Z">
              <w:r w:rsidR="005B1C73">
                <w:fldChar w:fldCharType="begin"/>
              </w:r>
              <w:r w:rsidR="005B1C73">
                <w:instrText xml:space="preserve"> HYPERLINK "mailto:</w:instrText>
              </w:r>
            </w:ins>
            <w:ins w:id="37" w:author="Greg Nelson" w:date="2015-12-29T22:18:00Z">
              <w:r w:rsidR="005B1C73">
                <w:instrText>glnelson@uw.edu</w:instrText>
              </w:r>
            </w:ins>
            <w:ins w:id="38" w:author="Matthew Kay" w:date="2016-01-04T16:48:00Z">
              <w:r w:rsidR="005B1C73">
                <w:instrText xml:space="preserve">" </w:instrText>
              </w:r>
              <w:r w:rsidR="005B1C73">
                <w:fldChar w:fldCharType="separate"/>
              </w:r>
            </w:ins>
            <w:ins w:id="39" w:author="Greg Nelson" w:date="2015-12-29T22:18:00Z">
              <w:r w:rsidR="005B1C73" w:rsidRPr="001B2C8C">
                <w:rPr>
                  <w:rStyle w:val="Hyperlink"/>
                  <w:sz w:val="24"/>
                </w:rPr>
                <w:t>glnelson@uw.edu</w:t>
              </w:r>
            </w:ins>
            <w:ins w:id="40" w:author="Matthew Kay" w:date="2016-01-04T16:48:00Z">
              <w:r w:rsidR="005B1C73">
                <w:fldChar w:fldCharType="end"/>
              </w:r>
            </w:ins>
          </w:p>
        </w:tc>
        <w:tc>
          <w:tcPr>
            <w:tcW w:w="5148" w:type="dxa"/>
            <w:tcBorders>
              <w:top w:val="nil"/>
              <w:left w:val="nil"/>
              <w:bottom w:val="nil"/>
              <w:right w:val="nil"/>
            </w:tcBorders>
          </w:tcPr>
          <w:p w14:paraId="5952DADC" w14:textId="50B11CD8" w:rsidR="007031CC" w:rsidRDefault="003D67E6">
            <w:pPr>
              <w:pStyle w:val="AuthorName"/>
              <w:pPrChange w:id="41" w:author="Matthew Kay" w:date="2015-12-27T13:38:00Z">
                <w:pPr>
                  <w:pStyle w:val="AuthorAffiliation"/>
                </w:pPr>
              </w:pPrChange>
            </w:pPr>
            <w:commentRangeStart w:id="42"/>
            <w:commentRangeStart w:id="43"/>
            <w:ins w:id="44" w:author="Matthew Kay" w:date="2015-12-27T13:38:00Z">
              <w:r>
                <w:t xml:space="preserve">Eric </w:t>
              </w:r>
            </w:ins>
            <w:ins w:id="45" w:author="Eric Hekler" w:date="2015-12-30T10:20:00Z">
              <w:r w:rsidR="00C434DD">
                <w:t xml:space="preserve">B. </w:t>
              </w:r>
            </w:ins>
            <w:proofErr w:type="spellStart"/>
            <w:ins w:id="46" w:author="Matthew Kay" w:date="2015-12-27T13:38:00Z">
              <w:r>
                <w:t>Hekler</w:t>
              </w:r>
            </w:ins>
            <w:commentRangeEnd w:id="42"/>
            <w:proofErr w:type="spellEnd"/>
            <w:r w:rsidR="00C434DD">
              <w:rPr>
                <w:rStyle w:val="CommentReference"/>
                <w:b w:val="0"/>
                <w:color w:val="auto"/>
              </w:rPr>
              <w:commentReference w:id="42"/>
            </w:r>
            <w:commentRangeEnd w:id="43"/>
            <w:r w:rsidR="00367A5B">
              <w:rPr>
                <w:rStyle w:val="CommentReference"/>
                <w:b w:val="0"/>
                <w:color w:val="auto"/>
              </w:rPr>
              <w:commentReference w:id="43"/>
            </w:r>
          </w:p>
          <w:p w14:paraId="5AA30B2D" w14:textId="72B9750F" w:rsidR="0002541C" w:rsidRDefault="003D67E6" w:rsidP="005A2C27">
            <w:pPr>
              <w:pStyle w:val="AuthorAffiliation"/>
              <w:rPr>
                <w:ins w:id="47" w:author="Eric Hekler" w:date="2015-12-30T08:56:00Z"/>
              </w:rPr>
            </w:pPr>
            <w:ins w:id="48" w:author="Matthew Kay" w:date="2015-12-27T13:38:00Z">
              <w:del w:id="49" w:author="Eric Hekler" w:date="2015-12-30T08:56:00Z">
                <w:r w:rsidRPr="003D67E6" w:rsidDel="00147D65">
                  <w:rPr>
                    <w:highlight w:val="yellow"/>
                    <w:rPrChange w:id="50" w:author="Matthew Kay" w:date="2015-12-27T13:42:00Z">
                      <w:rPr/>
                    </w:rPrChange>
                  </w:rPr>
                  <w:delText>TBD</w:delText>
                </w:r>
              </w:del>
            </w:ins>
            <w:ins w:id="51" w:author="Eric Hekler" w:date="2015-12-30T08:56:00Z">
              <w:r w:rsidR="00147D65">
                <w:t xml:space="preserve">School of Nutrition &amp; </w:t>
              </w:r>
            </w:ins>
            <w:ins w:id="52" w:author="Matthew Kay" w:date="2016-01-04T16:48:00Z">
              <w:r w:rsidR="005B1C73">
                <w:br/>
              </w:r>
            </w:ins>
            <w:ins w:id="53" w:author="Eric Hekler" w:date="2015-12-30T08:56:00Z">
              <w:r w:rsidR="00147D65">
                <w:t>Health Promotion</w:t>
              </w:r>
            </w:ins>
          </w:p>
          <w:p w14:paraId="3D33940D" w14:textId="3028EF01" w:rsidR="00147D65" w:rsidDel="00147D65" w:rsidRDefault="00147D65">
            <w:pPr>
              <w:pStyle w:val="AuthorAffiliation"/>
              <w:jc w:val="both"/>
              <w:rPr>
                <w:del w:id="54" w:author="Eric Hekler" w:date="2015-12-30T08:56:00Z"/>
              </w:rPr>
              <w:pPrChange w:id="55" w:author="Eric Hekler" w:date="2015-12-30T08:56:00Z">
                <w:pPr>
                  <w:pStyle w:val="AuthorAffiliation"/>
                </w:pPr>
              </w:pPrChange>
            </w:pPr>
            <w:ins w:id="56" w:author="Eric Hekler" w:date="2015-12-30T08:56:00Z">
              <w:r>
                <w:t>Arizona State University</w:t>
              </w:r>
            </w:ins>
          </w:p>
          <w:p w14:paraId="2D65B409" w14:textId="77777777" w:rsidR="00147D65" w:rsidRDefault="00147D65" w:rsidP="00147D65">
            <w:pPr>
              <w:pStyle w:val="AuthorAffiliation"/>
              <w:rPr>
                <w:ins w:id="57" w:author="Eric Hekler" w:date="2015-12-30T08:56:00Z"/>
              </w:rPr>
            </w:pPr>
          </w:p>
          <w:p w14:paraId="31B8795D" w14:textId="27F37E2F" w:rsidR="00147D65" w:rsidRDefault="00147D65" w:rsidP="00147D65">
            <w:pPr>
              <w:pStyle w:val="AuthorAffiliation"/>
              <w:rPr>
                <w:ins w:id="58" w:author="Eric Hekler" w:date="2015-12-30T08:56:00Z"/>
              </w:rPr>
            </w:pPr>
            <w:ins w:id="59" w:author="Eric Hekler" w:date="2015-12-30T08:57:00Z">
              <w:r>
                <w:fldChar w:fldCharType="begin"/>
              </w:r>
              <w:r>
                <w:instrText xml:space="preserve"> HYPERLINK "mailto:</w:instrText>
              </w:r>
            </w:ins>
            <w:ins w:id="60" w:author="Eric Hekler" w:date="2015-12-30T08:56:00Z">
              <w:r>
                <w:instrText>ehekler@asu.edu</w:instrText>
              </w:r>
            </w:ins>
            <w:ins w:id="61" w:author="Eric Hekler" w:date="2015-12-30T08:57:00Z">
              <w:r>
                <w:instrText xml:space="preserve">" </w:instrText>
              </w:r>
              <w:r>
                <w:fldChar w:fldCharType="separate"/>
              </w:r>
            </w:ins>
            <w:ins w:id="62" w:author="Eric Hekler" w:date="2015-12-30T08:56:00Z">
              <w:r w:rsidRPr="00C87B66">
                <w:rPr>
                  <w:rStyle w:val="Hyperlink"/>
                  <w:sz w:val="24"/>
                </w:rPr>
                <w:t>ehekler@asu.edu</w:t>
              </w:r>
            </w:ins>
            <w:ins w:id="63" w:author="Eric Hekler" w:date="2015-12-30T08:57:00Z">
              <w:r>
                <w:fldChar w:fldCharType="end"/>
              </w:r>
            </w:ins>
            <w:ins w:id="64" w:author="Eric Hekler" w:date="2015-12-30T08:56:00Z">
              <w:r>
                <w:t xml:space="preserve"> </w:t>
              </w:r>
            </w:ins>
          </w:p>
          <w:p w14:paraId="4D149BBE" w14:textId="77777777" w:rsidR="00A30EC8" w:rsidDel="00147D65" w:rsidRDefault="00A30EC8" w:rsidP="005A2C27">
            <w:pPr>
              <w:pStyle w:val="AuthorAffiliation"/>
              <w:rPr>
                <w:del w:id="65" w:author="Eric Hekler" w:date="2015-12-30T08:56:00Z"/>
              </w:rPr>
            </w:pPr>
          </w:p>
          <w:p w14:paraId="6180ECBE" w14:textId="1E590CF5" w:rsidR="0002541C" w:rsidRPr="00F100EF" w:rsidRDefault="0002541C">
            <w:pPr>
              <w:pStyle w:val="AuthorAffiliation"/>
              <w:jc w:val="both"/>
              <w:pPrChange w:id="66" w:author="Eric Hekler" w:date="2015-12-30T08:56:00Z">
                <w:pPr>
                  <w:pStyle w:val="AuthorAffiliation"/>
                  <w:tabs>
                    <w:tab w:val="center" w:pos="4320"/>
                    <w:tab w:val="right" w:pos="8640"/>
                  </w:tabs>
                </w:pPr>
              </w:pPrChange>
            </w:pPr>
          </w:p>
        </w:tc>
      </w:tr>
    </w:tbl>
    <w:p w14:paraId="6D0B57DC" w14:textId="7EC3949B" w:rsidR="006B3F1F" w:rsidDel="00147D65" w:rsidRDefault="006B3F1F">
      <w:pPr>
        <w:pStyle w:val="Author"/>
        <w:rPr>
          <w:del w:id="67" w:author="Eric Hekler" w:date="2015-12-30T08:57:00Z"/>
          <w:sz w:val="20"/>
        </w:rPr>
      </w:pPr>
    </w:p>
    <w:p w14:paraId="67367779" w14:textId="77777777" w:rsidR="006B3F1F" w:rsidRDefault="006B3F1F" w:rsidP="00F100EF">
      <w:pPr>
        <w:pStyle w:val="Author"/>
        <w:jc w:val="both"/>
        <w:rPr>
          <w:sz w:val="20"/>
        </w:rPr>
        <w:sectPr w:rsidR="006B3F1F" w:rsidSect="006B1D5B">
          <w:pgSz w:w="12240" w:h="15840" w:code="1"/>
          <w:pgMar w:top="1224" w:right="1080" w:bottom="1440" w:left="1080" w:header="720" w:footer="720" w:gutter="0"/>
          <w:cols w:space="720"/>
          <w:docGrid w:linePitch="360"/>
        </w:sectPr>
      </w:pPr>
    </w:p>
    <w:p w14:paraId="2F92542B" w14:textId="77777777" w:rsidR="006B3F1F" w:rsidRDefault="0088145B">
      <w:pPr>
        <w:pStyle w:val="Heading1"/>
        <w:spacing w:before="0"/>
      </w:pPr>
      <w:r>
        <w:rPr>
          <w:noProof/>
        </w:rPr>
        <w:lastRenderedPageBreak/>
        <mc:AlternateContent>
          <mc:Choice Requires="wps">
            <w:drawing>
              <wp:anchor distT="0" distB="0" distL="114300" distR="114300" simplePos="0" relativeHeight="251654656" behindDoc="0" locked="1" layoutInCell="1" allowOverlap="0" wp14:anchorId="5E6106D7" wp14:editId="5DE1EC2E">
                <wp:simplePos x="0" y="0"/>
                <wp:positionH relativeFrom="margin">
                  <wp:posOffset>0</wp:posOffset>
                </wp:positionH>
                <wp:positionV relativeFrom="margin">
                  <wp:posOffset>6842760</wp:posOffset>
                </wp:positionV>
                <wp:extent cx="3044825" cy="1504950"/>
                <wp:effectExtent l="0" t="0" r="3175"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825" cy="150495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02DF2C7" w14:textId="48C12588" w:rsidR="00CE7743" w:rsidRDefault="00CE7743"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Paste the appropriate copyright/license statement here. ACM now supports three different publication options:</w:t>
                            </w:r>
                          </w:p>
                          <w:p w14:paraId="4DC7790F" w14:textId="370188A6" w:rsidR="00CE7743" w:rsidRDefault="00CE7743"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ACM copyright: ACM holds the copyright on the work. This is the historical approach.</w:t>
                            </w:r>
                          </w:p>
                          <w:p w14:paraId="787C1A33" w14:textId="77777777" w:rsidR="00CE7743" w:rsidRDefault="00CE7743"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License: The author(s) retain copyright, but ACM receives an exclusive publication license.</w:t>
                            </w:r>
                          </w:p>
                          <w:p w14:paraId="4C0609FE" w14:textId="575B6104" w:rsidR="00CE7743" w:rsidRDefault="00CE7743"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Open Access: The author(s) wish to pay for the work to be open access. The additional fee must be paid to ACM.</w:t>
                            </w:r>
                          </w:p>
                          <w:p w14:paraId="1EBA2BAB" w14:textId="115C87B2" w:rsidR="00CE7743" w:rsidRDefault="00CE7743"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This text field is large enough to hold the appropriate release statement assuming it is single-spaced in Times New Roman 8-point font. Please do not change or modify the size of this text box.</w:t>
                            </w:r>
                          </w:p>
                          <w:p w14:paraId="672A0327" w14:textId="3C3C801D" w:rsidR="00CE7743" w:rsidRPr="00D3324C" w:rsidRDefault="00CE7743" w:rsidP="0090145C">
                            <w:pPr>
                              <w:pStyle w:val="Copyright"/>
                              <w:rPr>
                                <w:szCs w:val="16"/>
                              </w:rPr>
                            </w:pPr>
                            <w:r w:rsidRPr="00D3324C">
                              <w:rPr>
                                <w:szCs w:val="16"/>
                              </w:rPr>
                              <w:t>Each submission will be assigned a DOI string to be included here.</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106D7" id="_x0000_t202" coordsize="21600,21600" o:spt="202" path="m,l,21600r21600,l21600,xe">
                <v:stroke joinstyle="miter"/>
                <v:path gradientshapeok="t" o:connecttype="rect"/>
              </v:shapetype>
              <v:shape id="Text Box 2" o:spid="_x0000_s1026" type="#_x0000_t202" style="position:absolute;margin-left:0;margin-top:538.8pt;width:239.75pt;height:118.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" o:allowoverlap="f" stroked="f">
                <v:textbox inset="0,,0">
                  <w:txbxContent>
                    <w:p w14:paraId="102DF2C7" w14:textId="48C12588" w:rsidR="00CE7743" w:rsidRDefault="00CE7743"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Paste the appropriate copyright/license statement here. ACM now supports three different publication options:</w:t>
                      </w:r>
                    </w:p>
                    <w:p w14:paraId="4DC7790F" w14:textId="370188A6" w:rsidR="00CE7743" w:rsidRDefault="00CE7743"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ACM copyright: ACM holds the copyright on the work. This is the historical approach.</w:t>
                      </w:r>
                    </w:p>
                    <w:p w14:paraId="787C1A33" w14:textId="77777777" w:rsidR="00CE7743" w:rsidRDefault="00CE7743"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License: The author(s) retain copyright, but ACM receives an exclusive publication license.</w:t>
                      </w:r>
                    </w:p>
                    <w:p w14:paraId="4C0609FE" w14:textId="575B6104" w:rsidR="00CE7743" w:rsidRDefault="00CE7743"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Open Access: The author(s) wish to pay for the work to be open access. The additional fee must be paid to ACM.</w:t>
                      </w:r>
                    </w:p>
                    <w:p w14:paraId="1EBA2BAB" w14:textId="115C87B2" w:rsidR="00CE7743" w:rsidRDefault="00CE7743"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This text field is large enough to hold the appropriate release statement assuming it is single-spaced in Times New Roman 8-point font. Please do not change or modify the size of this text box.</w:t>
                      </w:r>
                    </w:p>
                    <w:p w14:paraId="672A0327" w14:textId="3C3C801D" w:rsidR="00CE7743" w:rsidRPr="00D3324C" w:rsidRDefault="00CE7743" w:rsidP="0090145C">
                      <w:pPr>
                        <w:pStyle w:val="Copyright"/>
                        <w:rPr>
                          <w:szCs w:val="16"/>
                        </w:rPr>
                      </w:pPr>
                      <w:r w:rsidRPr="00D3324C">
                        <w:rPr>
                          <w:szCs w:val="16"/>
                        </w:rPr>
                        <w:t>Each submission will be assigned a DOI string to be included here.</w:t>
                      </w:r>
                    </w:p>
                  </w:txbxContent>
                </v:textbox>
                <w10:wrap type="square" anchorx="margin" anchory="margin"/>
                <w10:anchorlock/>
              </v:shape>
            </w:pict>
          </mc:Fallback>
        </mc:AlternateContent>
      </w:r>
      <w:r w:rsidR="006B3F1F">
        <w:t>ABSTRACT</w:t>
      </w:r>
    </w:p>
    <w:p w14:paraId="2081E03D" w14:textId="44B0A71E"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A core tradition of HCI lies in the experimental evaluation of the effects of techniques and interfaces</w:t>
      </w:r>
      <w:r w:rsidR="00201ABD">
        <w:t xml:space="preserve"> to determine if they are useful for achieving their purpose</w:t>
      </w:r>
      <w:r>
        <w:t>.</w:t>
      </w:r>
      <w:ins w:id="68" w:author="Matthew Kay" w:date="2016-01-06T23:39:00Z">
        <w:r w:rsidR="00D2511E">
          <w:t xml:space="preserve"> </w:t>
        </w:r>
      </w:ins>
      <w:ins w:id="69" w:author="Matthew Kay" w:date="2016-01-06T23:43:00Z">
        <w:r w:rsidR="00D2511E">
          <w:t>However, our i</w:t>
        </w:r>
      </w:ins>
      <w:ins w:id="70" w:author="Matthew Kay" w:date="2016-01-06T23:39:00Z">
        <w:r w:rsidR="00D2511E">
          <w:t xml:space="preserve">ndividual analyses tend to stand alone, and </w:t>
        </w:r>
        <w:r w:rsidR="00F22328">
          <w:t>study results</w:t>
        </w:r>
        <w:r w:rsidR="00D2511E">
          <w:t xml:space="preserve"> </w:t>
        </w:r>
      </w:ins>
      <w:ins w:id="71" w:author="Matthew Kay" w:date="2016-01-06T23:50:00Z">
        <w:r w:rsidR="00F22328">
          <w:t xml:space="preserve">rarely </w:t>
        </w:r>
      </w:ins>
      <w:ins w:id="72" w:author="Matthew Kay" w:date="2016-01-06T23:39:00Z">
        <w:r w:rsidR="00D2511E">
          <w:t xml:space="preserve">accrue </w:t>
        </w:r>
        <w:r w:rsidR="00F22328">
          <w:t>in</w:t>
        </w:r>
        <w:r w:rsidR="00D2511E">
          <w:t xml:space="preserve"> more precise estimates via meta-analysis</w:t>
        </w:r>
      </w:ins>
      <w:del w:id="73" w:author="Matthew Kay" w:date="2016-01-06T23:38:00Z">
        <w:r w:rsidDel="00D2511E">
          <w:delText xml:space="preserve"> </w:delText>
        </w:r>
        <w:r w:rsidR="005B118E" w:rsidDel="00D2511E">
          <w:delText>A</w:delText>
        </w:r>
        <w:r w:rsidR="007D23A2" w:rsidDel="00D2511E">
          <w:delText xml:space="preserve">s a community we are </w:delText>
        </w:r>
        <w:r w:rsidDel="00D2511E">
          <w:delText xml:space="preserve">inconsistent </w:delText>
        </w:r>
        <w:r w:rsidR="007D23A2" w:rsidDel="00D2511E">
          <w:delText xml:space="preserve">in </w:delText>
        </w:r>
        <w:r w:rsidDel="00D2511E">
          <w:delText>publi</w:delText>
        </w:r>
        <w:r w:rsidR="007D23A2" w:rsidDel="00D2511E">
          <w:delText>shing</w:delText>
        </w:r>
        <w:r w:rsidDel="00D2511E">
          <w:delText xml:space="preserve"> replication studies or statistical meta-analyses that more robustly demonstrate studied effects</w:delText>
        </w:r>
      </w:del>
      <w:ins w:id="74" w:author="Matthew Kay" w:date="2016-01-06T23:39:00Z">
        <w:r w:rsidR="00D2511E">
          <w:t>:</w:t>
        </w:r>
      </w:ins>
      <w:ins w:id="75" w:author="Greg Nelson" w:date="2016-01-06T22:09:00Z">
        <w:del w:id="76" w:author="Matthew Kay" w:date="2016-01-06T23:39:00Z">
          <w:r w:rsidR="00EC2391" w:rsidDel="00D2511E">
            <w:delText>;</w:delText>
          </w:r>
        </w:del>
        <w:r w:rsidR="00EC2391">
          <w:t xml:space="preserve"> </w:t>
        </w:r>
      </w:ins>
      <w:ins w:id="77" w:author="Matthew Kay" w:date="2016-01-06T23:44:00Z">
        <w:r w:rsidR="00D2511E">
          <w:t>in a</w:t>
        </w:r>
      </w:ins>
      <w:ins w:id="78" w:author="Greg Nelson" w:date="2016-01-06T22:31:00Z">
        <w:del w:id="79" w:author="Matthew Kay" w:date="2016-01-06T23:44:00Z">
          <w:r w:rsidR="00C63669" w:rsidDel="00D2511E">
            <w:delText>our</w:delText>
          </w:r>
        </w:del>
        <w:r w:rsidR="00C63669">
          <w:t xml:space="preserve"> literature search</w:t>
        </w:r>
      </w:ins>
      <w:ins w:id="80" w:author="Matthew Kay" w:date="2016-01-06T23:44:00Z">
        <w:r w:rsidR="00F22328">
          <w:t>,</w:t>
        </w:r>
        <w:r w:rsidR="00D2511E">
          <w:t xml:space="preserve"> we</w:t>
        </w:r>
      </w:ins>
      <w:ins w:id="81" w:author="Greg Nelson" w:date="2016-01-06T22:09:00Z">
        <w:r w:rsidR="00EC2391">
          <w:t xml:space="preserve"> found </w:t>
        </w:r>
      </w:ins>
      <w:ins w:id="82" w:author="Matthew Kay" w:date="2016-01-06T23:44:00Z">
        <w:r w:rsidR="00D2511E">
          <w:t xml:space="preserve">only </w:t>
        </w:r>
      </w:ins>
      <w:ins w:id="83" w:author="Greg Nelson" w:date="2016-01-06T22:09:00Z">
        <w:r w:rsidR="00EC2391">
          <w:t>56 meta-analyses in HCI in the ACM Digital Library</w:t>
        </w:r>
      </w:ins>
      <w:ins w:id="84" w:author="Matthew Kay" w:date="2016-01-06T23:36:00Z">
        <w:r w:rsidR="00D2511E">
          <w:t>, 3 of which were published at CHI</w:t>
        </w:r>
      </w:ins>
      <w:ins w:id="85" w:author="Matthew Kay" w:date="2016-01-06T23:39:00Z">
        <w:r w:rsidR="00D2511E">
          <w:t xml:space="preserve"> (often </w:t>
        </w:r>
      </w:ins>
      <w:ins w:id="86" w:author="Matthew Kay" w:date="2016-01-06T23:51:00Z">
        <w:r w:rsidR="00F22328">
          <w:t xml:space="preserve">called </w:t>
        </w:r>
      </w:ins>
      <w:ins w:id="87" w:author="Matthew Kay" w:date="2016-01-06T23:39:00Z">
        <w:r w:rsidR="00D2511E">
          <w:t>the top HCI venue)</w:t>
        </w:r>
      </w:ins>
      <w:del w:id="88" w:author="Matthew Kay" w:date="2016-01-06T23:40:00Z">
        <w:r w:rsidDel="00D2511E">
          <w:delText xml:space="preserve">. </w:delText>
        </w:r>
      </w:del>
      <w:del w:id="89" w:author="Matthew Kay" w:date="2016-01-06T23:39:00Z">
        <w:r w:rsidR="007D23A2" w:rsidDel="00D2511E">
          <w:delText>I</w:delText>
        </w:r>
        <w:r w:rsidDel="00D2511E">
          <w:delText>ndividual analyses tend to stand alone</w:delText>
        </w:r>
        <w:r w:rsidR="0046080D" w:rsidDel="00D2511E">
          <w:delText>,</w:delText>
        </w:r>
        <w:r w:rsidDel="00D2511E">
          <w:delText xml:space="preserve"> and the quantitative knowledge from those studies does not accrue </w:delText>
        </w:r>
        <w:r w:rsidR="00593534" w:rsidDel="00D2511E">
          <w:delText>to more precise estimates via</w:delText>
        </w:r>
        <w:r w:rsidDel="00D2511E">
          <w:delText xml:space="preserve"> meta-analysis</w:delText>
        </w:r>
      </w:del>
      <w:r>
        <w:t xml:space="preserve">. </w:t>
      </w:r>
      <w:ins w:id="90" w:author="Matthew Kay" w:date="2016-01-06T23:40:00Z">
        <w:r w:rsidR="00D2511E">
          <w:t xml:space="preserve">Yet meta-analysis is the gold standard for demonstrating robust quantitative </w:t>
        </w:r>
      </w:ins>
      <w:ins w:id="91" w:author="Matthew Kay" w:date="2016-01-06T23:41:00Z">
        <w:r w:rsidR="00D2511E">
          <w:t>knowledge</w:t>
        </w:r>
      </w:ins>
      <w:ins w:id="92" w:author="Matthew Kay" w:date="2016-01-06T23:40:00Z">
        <w:r w:rsidR="00D2511E">
          <w:t xml:space="preserve">. </w:t>
        </w:r>
      </w:ins>
      <w:r>
        <w:t>We treat this as a user-centered design problem</w:t>
      </w:r>
      <w:r w:rsidR="00EB5AA2">
        <w:t>:</w:t>
      </w:r>
      <w:r>
        <w:t xml:space="preserve"> the failure to accrue quantitative knowledge </w:t>
      </w:r>
      <w:r w:rsidR="00EB5AA2">
        <w:t xml:space="preserve">is </w:t>
      </w:r>
      <w:r>
        <w:t xml:space="preserve">not the users’ (i.e. researchers’) failure, but a failure to consider those users’ needs </w:t>
      </w:r>
      <w:del w:id="93" w:author="Matthew Kay" w:date="2016-01-06T23:52:00Z">
        <w:r w:rsidDel="00F22328">
          <w:delText xml:space="preserve">when </w:delText>
        </w:r>
      </w:del>
      <w:ins w:id="94" w:author="Matthew Kay" w:date="2016-01-06T23:52:00Z">
        <w:r w:rsidR="00046321">
          <w:t>when</w:t>
        </w:r>
        <w:r w:rsidR="00F22328">
          <w:t xml:space="preserve"> </w:t>
        </w:r>
      </w:ins>
      <w:r>
        <w:t xml:space="preserve">designing statistical practice. </w:t>
      </w:r>
      <w:del w:id="95" w:author="Matthew Kay" w:date="2016-01-06T23:45:00Z">
        <w:r w:rsidDel="00D2511E">
          <w:delText>We u</w:delText>
        </w:r>
      </w:del>
      <w:ins w:id="96" w:author="Matthew Kay" w:date="2016-01-06T23:45:00Z">
        <w:r w:rsidR="00D2511E">
          <w:t>U</w:t>
        </w:r>
      </w:ins>
      <w:r>
        <w:t>s</w:t>
      </w:r>
      <w:ins w:id="97" w:author="Matthew Kay" w:date="2016-01-06T23:45:00Z">
        <w:r w:rsidR="00D2511E">
          <w:t>ing</w:t>
        </w:r>
      </w:ins>
      <w:del w:id="98" w:author="Matthew Kay" w:date="2016-01-06T23:45:00Z">
        <w:r w:rsidDel="00D2511E">
          <w:delText>e</w:delText>
        </w:r>
      </w:del>
      <w:r>
        <w:t xml:space="preserve"> simulation</w:t>
      </w:r>
      <w:ins w:id="99" w:author="Matthew Kay" w:date="2016-01-06T23:45:00Z">
        <w:r w:rsidR="00D2511E">
          <w:t>, we</w:t>
        </w:r>
      </w:ins>
      <w:del w:id="100" w:author="Matthew Kay" w:date="2016-01-06T23:45:00Z">
        <w:r w:rsidDel="00D2511E">
          <w:delText>s</w:delText>
        </w:r>
      </w:del>
      <w:r>
        <w:t xml:space="preserve"> to compare hypothetical publication worlds following existing frequentist</w:t>
      </w:r>
      <w:r w:rsidR="00593534">
        <w:t xml:space="preserve"> </w:t>
      </w:r>
      <w:r>
        <w:t xml:space="preserve">against Bayesian practice. We show that Bayesian analysis </w:t>
      </w:r>
      <w:del w:id="101" w:author="Matthew Kay" w:date="2016-01-06T23:53:00Z">
        <w:r w:rsidDel="00F22328">
          <w:delText xml:space="preserve">allows us to estimate </w:delText>
        </w:r>
      </w:del>
      <w:ins w:id="102" w:author="Matthew Kay" w:date="2016-01-06T23:53:00Z">
        <w:r w:rsidR="00F22328">
          <w:t xml:space="preserve">yields </w:t>
        </w:r>
      </w:ins>
      <w:r>
        <w:t>more precise effects with each new study</w:t>
      </w:r>
      <w:r w:rsidR="005B118E">
        <w:t xml:space="preserve">, </w:t>
      </w:r>
      <w:del w:id="103" w:author="Matthew Kay" w:date="2016-01-06T23:41:00Z">
        <w:r w:rsidR="005B118E" w:rsidDel="00D2511E">
          <w:delText xml:space="preserve">which </w:delText>
        </w:r>
      </w:del>
      <w:del w:id="104" w:author="Eric Hekler" w:date="2016-01-06T12:37:00Z">
        <w:r w:rsidR="005B118E" w:rsidDel="00842AC9">
          <w:delText xml:space="preserve">supports </w:delText>
        </w:r>
      </w:del>
      <w:ins w:id="105" w:author="Eric Hekler" w:date="2016-01-06T12:37:00Z">
        <w:r w:rsidR="00842AC9">
          <w:t>facilitat</w:t>
        </w:r>
      </w:ins>
      <w:ins w:id="106" w:author="Matthew Kay" w:date="2016-01-06T23:41:00Z">
        <w:r w:rsidR="00D2511E">
          <w:t>ing</w:t>
        </w:r>
      </w:ins>
      <w:ins w:id="107" w:author="Eric Hekler" w:date="2016-01-06T12:37:00Z">
        <w:del w:id="108" w:author="Matthew Kay" w:date="2016-01-06T23:41:00Z">
          <w:r w:rsidR="00842AC9" w:rsidDel="00D2511E">
            <w:delText>es</w:delText>
          </w:r>
        </w:del>
        <w:r w:rsidR="00842AC9">
          <w:t xml:space="preserve"> </w:t>
        </w:r>
      </w:ins>
      <w:r w:rsidR="005B118E">
        <w:t xml:space="preserve">knowledge </w:t>
      </w:r>
      <w:r>
        <w:t>accru</w:t>
      </w:r>
      <w:r w:rsidR="005B118E">
        <w:t>al</w:t>
      </w:r>
      <w:r>
        <w:t xml:space="preserve"> without traditional meta-analyses</w:t>
      </w:r>
      <w:r w:rsidR="005B118E">
        <w:t xml:space="preserve">. </w:t>
      </w:r>
      <w:r w:rsidR="00593534">
        <w:t>B</w:t>
      </w:r>
      <w:r w:rsidR="005B118E">
        <w:t xml:space="preserve">ayesian practices </w:t>
      </w:r>
      <w:r w:rsidR="00593534">
        <w:t xml:space="preserve">also </w:t>
      </w:r>
      <w:r w:rsidR="005B118E">
        <w:t xml:space="preserve">allow </w:t>
      </w:r>
      <w:r w:rsidR="007D23A2">
        <w:t>more principled conclusions from small-</w:t>
      </w:r>
      <w:r w:rsidR="007D23A2">
        <w:rPr>
          <w:i/>
        </w:rPr>
        <w:t>n</w:t>
      </w:r>
      <w:r w:rsidR="007D23A2">
        <w:t xml:space="preserve"> studies of novel techniques</w:t>
      </w:r>
      <w:r w:rsidR="0046080D">
        <w:t>.</w:t>
      </w:r>
      <w:r w:rsidR="005B118E">
        <w:t xml:space="preserve"> </w:t>
      </w:r>
      <w:r w:rsidR="00593534">
        <w:t>T</w:t>
      </w:r>
      <w:r w:rsidR="005B118E">
        <w:t xml:space="preserve">hese advantages make Bayesian practices </w:t>
      </w:r>
      <w:del w:id="109" w:author="Greg Nelson" w:date="2016-01-06T13:50:00Z">
        <w:r w:rsidR="005B118E" w:rsidDel="00C012B5">
          <w:delText xml:space="preserve">a </w:delText>
        </w:r>
      </w:del>
      <w:ins w:id="110" w:author="Eric Hekler" w:date="2016-01-06T12:37:00Z">
        <w:r w:rsidR="00842AC9">
          <w:t xml:space="preserve">a </w:t>
        </w:r>
      </w:ins>
      <w:ins w:id="111" w:author="Eric Hekler" w:date="2016-01-06T12:38:00Z">
        <w:r w:rsidR="00842AC9">
          <w:t>likely</w:t>
        </w:r>
      </w:ins>
      <w:ins w:id="112" w:author="Eric Hekler" w:date="2016-01-06T12:37:00Z">
        <w:r w:rsidR="00842AC9">
          <w:t xml:space="preserve"> </w:t>
        </w:r>
      </w:ins>
      <w:r w:rsidR="005B118E">
        <w:t>better fit for th</w:t>
      </w:r>
      <w:r>
        <w:t xml:space="preserve">e </w:t>
      </w:r>
      <w:r w:rsidR="007D23A2">
        <w:t xml:space="preserve">culture and </w:t>
      </w:r>
      <w:r>
        <w:t>incentives of the field</w:t>
      </w:r>
      <w:r w:rsidR="00593534">
        <w:t xml:space="preserve">. </w:t>
      </w:r>
      <w:r>
        <w:t xml:space="preserve">Instead of admonishing </w:t>
      </w:r>
      <w:r w:rsidR="00593534">
        <w:t>ourselves</w:t>
      </w:r>
      <w:r>
        <w:t xml:space="preserve"> to spend resources </w:t>
      </w:r>
      <w:del w:id="113" w:author="Greg Nelson" w:date="2016-01-06T22:43:00Z">
        <w:r w:rsidDel="00B702F9">
          <w:delText xml:space="preserve">running </w:delText>
        </w:r>
      </w:del>
      <w:ins w:id="114" w:author="Greg Nelson" w:date="2016-01-06T22:43:00Z">
        <w:r w:rsidR="00B702F9">
          <w:t xml:space="preserve">on </w:t>
        </w:r>
      </w:ins>
      <w:r>
        <w:t xml:space="preserve">larger studies, we propose </w:t>
      </w:r>
      <w:r w:rsidR="0046080D">
        <w:t>usin</w:t>
      </w:r>
      <w:bookmarkStart w:id="115" w:name="_GoBack"/>
      <w:bookmarkEnd w:id="115"/>
      <w:r w:rsidR="0046080D">
        <w:t>g</w:t>
      </w:r>
      <w:r>
        <w:t xml:space="preserve"> tools t</w:t>
      </w:r>
      <w:r w:rsidR="0046080D">
        <w:t>hat</w:t>
      </w:r>
      <w:r>
        <w:t xml:space="preserve"> more appropriately analyze small studies</w:t>
      </w:r>
      <w:r w:rsidR="00201ABD">
        <w:t xml:space="preserve"> </w:t>
      </w:r>
      <w:r w:rsidR="00593534">
        <w:t xml:space="preserve">and </w:t>
      </w:r>
      <w:r w:rsidR="0046080D">
        <w:t xml:space="preserve">encourage </w:t>
      </w:r>
      <w:del w:id="116" w:author="Greg Nelson" w:date="2016-01-06T22:43:00Z">
        <w:r w:rsidR="00593534" w:rsidDel="00B702F9">
          <w:delText xml:space="preserve">effective </w:delText>
        </w:r>
      </w:del>
      <w:r w:rsidR="00593534">
        <w:t>knowledge accrual from one study to the next</w:t>
      </w:r>
      <w:del w:id="117" w:author="Eric Hekler" w:date="2016-01-06T12:38:00Z">
        <w:r w:rsidR="00593534" w:rsidDel="00842AC9">
          <w:delText xml:space="preserve"> without meta-analysis</w:delText>
        </w:r>
      </w:del>
      <w:r w:rsidR="00593534">
        <w:t>.</w:t>
      </w:r>
      <w:r w:rsidR="00201ABD">
        <w:t xml:space="preserve"> </w:t>
      </w:r>
      <w:ins w:id="118" w:author="Matthew Kay" w:date="2016-01-06T23:54:00Z">
        <w:r w:rsidR="00F22328">
          <w:t xml:space="preserve">We also believe </w:t>
        </w:r>
      </w:ins>
      <w:r>
        <w:t xml:space="preserve">Bayesian methods can be adopted from the bottom up without the need for </w:t>
      </w:r>
      <w:del w:id="119" w:author="Matthew Kay" w:date="2016-01-06T23:54:00Z">
        <w:r w:rsidDel="00F22328">
          <w:delText xml:space="preserve">top-down </w:delText>
        </w:r>
      </w:del>
      <w:ins w:id="120" w:author="Matthew Kay" w:date="2016-01-06T23:54:00Z">
        <w:r w:rsidR="00F22328">
          <w:t xml:space="preserve">new </w:t>
        </w:r>
      </w:ins>
      <w:r>
        <w:t>incentives for replication or meta-analysis</w:t>
      </w:r>
      <w:del w:id="121" w:author="Greg Nelson" w:date="2016-01-06T22:44:00Z">
        <w:r w:rsidR="00593534" w:rsidDel="00B702F9">
          <w:delText>, which suggests</w:delText>
        </w:r>
        <w:r w:rsidDel="00B702F9">
          <w:delText xml:space="preserve"> t</w:delText>
        </w:r>
      </w:del>
      <w:ins w:id="122" w:author="Greg Nelson" w:date="2016-01-06T22:44:00Z">
        <w:r w:rsidR="00B702F9">
          <w:t>. T</w:t>
        </w:r>
      </w:ins>
      <w:r>
        <w:t xml:space="preserve">hese techniques </w:t>
      </w:r>
      <w:del w:id="123" w:author="Greg Nelson" w:date="2016-01-06T22:44:00Z">
        <w:r w:rsidR="00593534" w:rsidDel="00B702F9">
          <w:delText xml:space="preserve">are </w:delText>
        </w:r>
      </w:del>
      <w:ins w:id="124" w:author="Greg Nelson" w:date="2016-01-06T22:44:00Z">
        <w:del w:id="125" w:author="Matthew Kay" w:date="2016-01-06T23:47:00Z">
          <w:r w:rsidR="00B702F9" w:rsidDel="001D440A">
            <w:delText>may be</w:delText>
          </w:r>
        </w:del>
      </w:ins>
      <w:ins w:id="126" w:author="Matthew Kay" w:date="2016-01-06T23:47:00Z">
        <w:r w:rsidR="001D440A">
          <w:t>offer the potential for</w:t>
        </w:r>
      </w:ins>
      <w:ins w:id="127" w:author="Greg Nelson" w:date="2016-01-06T22:44:00Z">
        <w:r w:rsidR="00B702F9">
          <w:t xml:space="preserve"> </w:t>
        </w:r>
      </w:ins>
      <w:r>
        <w:t>a more user- (i.e. researcher-) centered approach to statistical analysis</w:t>
      </w:r>
      <w:ins w:id="128" w:author="Greg Nelson" w:date="2016-01-06T22:45:00Z">
        <w:r w:rsidR="00B702F9">
          <w:t xml:space="preserve"> </w:t>
        </w:r>
      </w:ins>
      <w:ins w:id="129" w:author="Matthew Kay" w:date="2016-01-06T23:47:00Z">
        <w:r w:rsidR="001D440A">
          <w:t>in</w:t>
        </w:r>
      </w:ins>
      <w:ins w:id="130" w:author="Greg Nelson" w:date="2016-01-06T22:45:00Z">
        <w:del w:id="131" w:author="Matthew Kay" w:date="2016-01-06T23:47:00Z">
          <w:r w:rsidR="00B702F9" w:rsidDel="001D440A">
            <w:delText>for</w:delText>
          </w:r>
        </w:del>
        <w:r w:rsidR="00B702F9">
          <w:t xml:space="preserve"> HCI</w:t>
        </w:r>
      </w:ins>
      <w:r>
        <w:t>.</w:t>
      </w:r>
    </w:p>
    <w:p w14:paraId="5C1C542F" w14:textId="77777777" w:rsidR="006B3F1F" w:rsidRDefault="006B3F1F">
      <w:pPr>
        <w:pStyle w:val="Heading2"/>
      </w:pPr>
      <w:r>
        <w:t>Author Keywords</w:t>
      </w:r>
    </w:p>
    <w:p w14:paraId="45D67D12" w14:textId="6F251A39" w:rsidR="006B3F1F" w:rsidRDefault="002060AF" w:rsidP="00D3324C">
      <w:commentRangeStart w:id="132"/>
      <w:r>
        <w:t>Replication</w:t>
      </w:r>
      <w:commentRangeEnd w:id="132"/>
      <w:r w:rsidR="0013374C">
        <w:rPr>
          <w:rStyle w:val="CommentReference"/>
        </w:rPr>
        <w:commentReference w:id="132"/>
      </w:r>
      <w:r>
        <w:t>; meta-analysis; Bayesian statistics; small studies</w:t>
      </w:r>
      <w:ins w:id="133" w:author="Matthew Kay" w:date="2015-12-27T13:54:00Z">
        <w:r w:rsidR="00466059">
          <w:t>; effect size; estimation.</w:t>
        </w:r>
      </w:ins>
      <w:del w:id="134" w:author="Matthew Kay" w:date="2015-12-27T13:54:00Z">
        <w:r w:rsidR="00A72455" w:rsidRPr="00A72455" w:rsidDel="00466059">
          <w:delText xml:space="preserve">. </w:delText>
        </w:r>
      </w:del>
    </w:p>
    <w:p w14:paraId="36F51FF6" w14:textId="77777777" w:rsidR="00D3324C" w:rsidRDefault="00D3324C" w:rsidP="00D3324C">
      <w:pPr>
        <w:pStyle w:val="Heading2"/>
        <w:spacing w:before="0"/>
      </w:pPr>
      <w:commentRangeStart w:id="135"/>
      <w:r>
        <w:lastRenderedPageBreak/>
        <w:t>ACM</w:t>
      </w:r>
      <w:commentRangeEnd w:id="135"/>
      <w:r w:rsidR="0013374C">
        <w:rPr>
          <w:rStyle w:val="CommentReference"/>
          <w:rFonts w:ascii="Times New Roman" w:hAnsi="Times New Roman"/>
          <w:b w:val="0"/>
          <w:kern w:val="0"/>
        </w:rPr>
        <w:commentReference w:id="135"/>
      </w:r>
      <w:r>
        <w:t xml:space="preserve"> Classification Keywords</w:t>
      </w:r>
    </w:p>
    <w:p w14:paraId="1D625EB8" w14:textId="6F492D00" w:rsidR="006B3F1F" w:rsidRDefault="00D3324C" w:rsidP="00D3324C">
      <w:r w:rsidRPr="00137B62">
        <w:t>H.5.m. Information interfaces and presenta</w:t>
      </w:r>
      <w:r w:rsidR="0017799B" w:rsidRPr="00137B62">
        <w:t>tion (e.g., HCI): Miscellaneous;</w:t>
      </w:r>
      <w:r w:rsidR="00A72455" w:rsidRPr="00137B62">
        <w:t xml:space="preserve"> </w:t>
      </w:r>
    </w:p>
    <w:p w14:paraId="75F2236D"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Introduction</w:t>
      </w:r>
    </w:p>
    <w:p w14:paraId="4AD62CAF" w14:textId="202F3804"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A core focus of the </w:t>
      </w:r>
      <w:del w:id="136" w:author="Matthew Kay" w:date="2016-01-04T17:27:00Z">
        <w:r w:rsidDel="00EC0AB7">
          <w:delText>C</w:delText>
        </w:r>
      </w:del>
      <w:r>
        <w:t>H</w:t>
      </w:r>
      <w:ins w:id="137" w:author="Matthew Kay" w:date="2016-01-04T17:27:00Z">
        <w:r w:rsidR="00EC0AB7">
          <w:t>C</w:t>
        </w:r>
      </w:ins>
      <w:r>
        <w:t>I community is on the development of novel ideas and technology artifacts. The focus on novelty is valuable</w:t>
      </w:r>
      <w:ins w:id="138" w:author="Matthew Kay" w:date="2015-12-27T13:40:00Z">
        <w:r w:rsidR="003D67E6">
          <w:t>:</w:t>
        </w:r>
      </w:ins>
      <w:del w:id="139" w:author="Matthew Kay" w:date="2015-12-27T13:40:00Z">
        <w:r w:rsidDel="003D67E6">
          <w:delText xml:space="preserve"> as</w:delText>
        </w:r>
      </w:del>
      <w:r>
        <w:t xml:space="preserve"> it establishes a tradition that challenges assumptions about the design of technical systems and often results in insights that translate into more useful, usable, and enjoyable technologies. We</w:t>
      </w:r>
      <w:r w:rsidR="00DA4383">
        <w:t xml:space="preserve">, as a community, also </w:t>
      </w:r>
      <w:r>
        <w:t>value accurately understanding and precisely characterizing the effects of technology</w:t>
      </w:r>
      <w:r w:rsidR="00DA4383">
        <w:t>, which can be at odds with the first goal. O</w:t>
      </w:r>
      <w:r>
        <w:t>ur community has limited resources to meet the</w:t>
      </w:r>
      <w:r w:rsidR="00201ABD">
        <w:t xml:space="preserve"> latter</w:t>
      </w:r>
      <w:r>
        <w:t xml:space="preserve"> goa</w:t>
      </w:r>
      <w:r w:rsidR="00DA4383">
        <w:t xml:space="preserve">l as we have </w:t>
      </w:r>
      <w:r>
        <w:t>historically devote</w:t>
      </w:r>
      <w:r w:rsidR="00DA4383">
        <w:t>d</w:t>
      </w:r>
      <w:r>
        <w:t xml:space="preserve"> more resources towards novelty and innovation </w:t>
      </w:r>
      <w:r w:rsidR="00DA4383">
        <w:t xml:space="preserve">over </w:t>
      </w:r>
      <w:r w:rsidR="00201ABD">
        <w:t>accurate and precise estimates of the utility of our systems</w:t>
      </w:r>
      <w:r>
        <w:t xml:space="preserve">. </w:t>
      </w:r>
    </w:p>
    <w:p w14:paraId="339A20FD" w14:textId="70275BF9" w:rsidR="0002541C" w:rsidRDefault="00DA4383"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Greater</w:t>
      </w:r>
      <w:r w:rsidR="0002541C">
        <w:t xml:space="preserve"> </w:t>
      </w:r>
      <w:r w:rsidR="00201ABD">
        <w:t xml:space="preserve">emphasis on novelty </w:t>
      </w:r>
      <w:r w:rsidR="0002541C">
        <w:t xml:space="preserve">has led to concerns about the </w:t>
      </w:r>
      <w:r w:rsidR="0060660C">
        <w:t xml:space="preserve">reliability </w:t>
      </w:r>
      <w:r w:rsidR="0002541C">
        <w:t xml:space="preserve">of knowledge accrued in our field. </w:t>
      </w:r>
      <w:r>
        <w:t>To support quantitative knowledge accrual, we have adopted particular statistical tools</w:t>
      </w:r>
      <w:r w:rsidR="0046080D">
        <w:t xml:space="preserve">, </w:t>
      </w:r>
      <w:r>
        <w:t>such as frequentist null hypothesis significant testing</w:t>
      </w:r>
      <w:r w:rsidR="003230AF">
        <w:rPr>
          <w:rStyle w:val="FootnoteReference"/>
        </w:rPr>
        <w:footnoteReference w:id="1"/>
      </w:r>
      <w:r w:rsidR="0046080D">
        <w:t xml:space="preserve">, </w:t>
      </w:r>
      <w:r>
        <w:t xml:space="preserve">and quantitative standards, such as </w:t>
      </w:r>
      <w:r>
        <w:rPr>
          <w:i/>
        </w:rPr>
        <w:t>p</w:t>
      </w:r>
      <w:r>
        <w:t xml:space="preserve"> &lt; .05, that define what constitutes sufficient evidence for researchers to support their claims. </w:t>
      </w:r>
      <w:r w:rsidR="0002541C">
        <w:t>It is well known in the statistics community that results from individual studies</w:t>
      </w:r>
      <w:r w:rsidR="0060660C">
        <w:t>—</w:t>
      </w:r>
      <w:r w:rsidR="0002541C">
        <w:t>especially with the small sample sizes typical in our community</w:t>
      </w:r>
      <w:r w:rsidR="0060660C">
        <w:t xml:space="preserve">—regularly </w:t>
      </w:r>
      <w:r w:rsidR="0002541C">
        <w:t xml:space="preserve">fail to reliably estimate true effects </w:t>
      </w:r>
      <w:r w:rsidR="00FA6C57">
        <w:fldChar w:fldCharType="begin" w:fldLock="1"/>
      </w:r>
      <w:r w:rsidR="00B67D45">
        <w:instrText>ADDIN CSL_CITATION { "citationItems" : [ { "id" : "ITEM-1", "itemData" : { "ISSN" : "1549-1676", "abstract" : "There is increasing concern that most current published research findings are false. The probability that a research claim is true may depend on study power and bias, the number of other studies on the same question, and, importantly, the ratio of true to no relationships among the relationships probed in each scientific field. In this framework, a research finding is less likely to be true when the studies conducted in a field are smaller; when effect sizes are smaller; when there is a greater number and lesser preselection of tested relationships; where there is greater flexibility in designs, definitions, outcomes, and analytical modes; when there is greater financial and other interest and prejudice; and when more teams are involved in a scientific field in chase of statistical significance. Simulations show that for most study designs and settings, it is more likely for a research claim to be false than true. Moreover, for many current scientific fields, claimed research findings may often be simply accurate measures of the prevailing bias. In this essay, I discuss the implications of these problems for the conduct and interpretation of research.", "author" : [ { "dropping-particle" : "", "family" : "Ioannidis", "given" : "John P A", "non-dropping-particle" : "", "parse-names" : false, "suffix" : "" } ], "container-title" : "PLoS medicine", "id" : "ITEM-1", "issue" : "8", "issued" : { "date-parts" : [ [ "2005", "8", "30" ] ] }, "page" : "e124", "publisher" : "Public Library of Science", "title" : "Why most published research findings are false.", "type" : "article-journal", "volume" : "2" }, "uris" : [ "http://www.mendeley.com/documents/?uuid=4dfd002b-256a-42bd-b01d-f6ad98b1bfbf" ] } ], "mendeley" : { "formattedCitation" : "[15]", "plainTextFormattedCitation" : "[15]", "previouslyFormattedCitation" : "[14]" }, "properties" : { "noteIndex" : 0 }, "schema" : "https://github.com/citation-style-language/schema/raw/master/csl-citation.json" }</w:instrText>
      </w:r>
      <w:r w:rsidR="00FA6C57">
        <w:fldChar w:fldCharType="separate"/>
      </w:r>
      <w:r w:rsidR="00B67D45" w:rsidRPr="00B67D45">
        <w:rPr>
          <w:noProof/>
        </w:rPr>
        <w:t>[15]</w:t>
      </w:r>
      <w:r w:rsidR="00FA6C57">
        <w:fldChar w:fldCharType="end"/>
      </w:r>
      <w:r w:rsidR="0002541C">
        <w:t xml:space="preserve">. To gain more reliable estimates of effects, multiple studies </w:t>
      </w:r>
      <w:r w:rsidR="0060660C">
        <w:t xml:space="preserve">can </w:t>
      </w:r>
      <w:r w:rsidR="0002541C">
        <w:t>be aggregated using frequentist meta-analytic techniques</w:t>
      </w:r>
      <w:r w:rsidR="0060660C">
        <w:t xml:space="preserve">, which </w:t>
      </w:r>
      <w:r w:rsidR="0002541C">
        <w:t xml:space="preserve">combine the results from multiple papers to </w:t>
      </w:r>
      <w:r w:rsidR="0060660C">
        <w:t xml:space="preserve">obtain more precise </w:t>
      </w:r>
      <w:r>
        <w:t xml:space="preserve">effect size </w:t>
      </w:r>
      <w:r w:rsidR="0060660C">
        <w:t xml:space="preserve">estimates (e.g., the difference between two conditions). </w:t>
      </w:r>
      <w:r w:rsidR="0002541C">
        <w:t xml:space="preserve">However, our community rarely </w:t>
      </w:r>
      <w:r>
        <w:t xml:space="preserve">conducts meta-analyses. </w:t>
      </w:r>
      <w:r w:rsidR="0002541C">
        <w:t xml:space="preserve">Paralleling so-called </w:t>
      </w:r>
      <w:r w:rsidR="0002541C">
        <w:rPr>
          <w:i/>
        </w:rPr>
        <w:t>replication crises</w:t>
      </w:r>
      <w:r w:rsidR="0002541C">
        <w:t xml:space="preserve"> in psychology and medicine, movements such as </w:t>
      </w:r>
      <w:proofErr w:type="spellStart"/>
      <w:r w:rsidR="0002541C">
        <w:t>RepliCHI</w:t>
      </w:r>
      <w:proofErr w:type="spellEnd"/>
      <w:r w:rsidR="00152A80">
        <w:t xml:space="preserve"> </w:t>
      </w:r>
      <w:r w:rsidR="00152A80">
        <w:fldChar w:fldCharType="begin" w:fldLock="1"/>
      </w:r>
      <w:r w:rsidR="00B67D45">
        <w:instrText>ADDIN CSL_CITATION { "citationItems" : [ { "id" : "ITEM-1", "itemData" : { "DOI" : "10.1145/1979742.1979491", "author" : [ { "dropping-particle" : "", "family" : "Wilson", "given" : "Max", "non-dropping-particle" : "", "parse-names" : false, "suffix" : "" }, { "dropping-particle" : "", "family" : "Mackay", "given" : "Wendy E.", "non-dropping-particle" : "", "parse-names" : false, "suffix" : "" }, { "dropping-particle" : "", "family" : "Chi", "given" : "Ed", "non-dropping-particle" : "", "parse-names" : false, "suffix" : "" }, { "dropping-particle" : "", "family" : "Bernstein", "given" : "Michael", "non-dropping-particle" : "", "parse-names" : false, "suffix" : "" }, { "dropping-particle" : "", "family" : "Russell", "given" : "Dan", "non-dropping-particle" : "", "parse-names" : false, "suffix" : "" } ], "container-title" : "CHI EA \u201911: Proceedings of the 2011 annual conference extended abstracts on Human factors in computing systems", "id" : "ITEM-1", "issued" : { "date-parts" : [ [ "0" ] ] }, "title" : "RepliCHI - CHI should be replicating and validating results more: discuss", "type" : "article-journal" }, "uris" : [ "http://www.mendeley.com/documents/?uuid=02f6b8cf-eb5d-48de-a8bd-d97c5f24a61a" ] } ], "mendeley" : { "formattedCitation" : "[24]", "plainTextFormattedCitation" : "[24]", "previouslyFormattedCitation" : "[23]" }, "properties" : { "noteIndex" : 0 }, "schema" : "https://github.com/citation-style-language/schema/raw/master/csl-citation.json" }</w:instrText>
      </w:r>
      <w:r w:rsidR="00152A80">
        <w:fldChar w:fldCharType="separate"/>
      </w:r>
      <w:r w:rsidR="00B67D45" w:rsidRPr="00B67D45">
        <w:rPr>
          <w:noProof/>
        </w:rPr>
        <w:t>[24]</w:t>
      </w:r>
      <w:r w:rsidR="00152A80">
        <w:fldChar w:fldCharType="end"/>
      </w:r>
      <w:r w:rsidR="0002541C">
        <w:t xml:space="preserve"> have called for an increased focus on replication and meta-analysis to effectively accrue quantitative knowledge about the utility and generalizability </w:t>
      </w:r>
      <w:ins w:id="140" w:author="Eric Hekler" w:date="2016-01-06T12:41:00Z">
        <w:r w:rsidR="00842AC9">
          <w:t xml:space="preserve">of </w:t>
        </w:r>
      </w:ins>
      <w:r w:rsidR="00332E19">
        <w:t>our technologies</w:t>
      </w:r>
      <w:r w:rsidR="0002541C">
        <w:t>.</w:t>
      </w:r>
      <w:r w:rsidR="0060660C">
        <w:t xml:space="preserve"> </w:t>
      </w:r>
      <w:r w:rsidR="0002541C">
        <w:t xml:space="preserve">Others emphasize deeper changes to statistical practice, such as reducing the focus on </w:t>
      </w:r>
      <w:r w:rsidR="0002541C" w:rsidRPr="00137B62">
        <w:rPr>
          <w:i/>
        </w:rPr>
        <w:t>p</w:t>
      </w:r>
      <w:r w:rsidR="0002541C">
        <w:t>-values in favor of effect size estimates and confidence intervals (the "New Statistics"</w:t>
      </w:r>
      <w:r w:rsidR="00D44708">
        <w:t xml:space="preserve"> </w:t>
      </w:r>
      <w:r w:rsidR="00D44708">
        <w:fldChar w:fldCharType="begin" w:fldLock="1"/>
      </w:r>
      <w:r w:rsidR="00B67D45">
        <w:instrText>ADDIN CSL_CITATION { "citationItems" : [ { "id" : "ITEM-1", "itemData" : { "ISSN" : "1467-9280", "abstract" : "We need to make substantial changes to how we conduct research. First, in response to heightened concern that our published research literature is incomplete and untrustworthy, we need new requirements to ensure research integrity. These include prespecification of studies whenever possible, avoidance of selection and other inappropriate data-analytic practices, complete reporting, and encouragement of replication. Second, in response to renewed recognition of the severe flaws of null-hypothesis significance testing (NHST), we need to shift from reliance on NHST to estimation and other preferred techniques. The new statistics refers to recommended practices, including estimation based on effect sizes, confidence intervals, and meta-analysis. The techniques are not new, but adopting them widely would be new for many researchers, as well as highly beneficial. This article explains why the new statistics are important and offers guidance for their use. It describes an eight-step new-statistics strategy for research with integrity, which starts with formulation of research questions in estimation terms, has no place for NHST, and is aimed at building a cumulative quantitative discipline.", "author" : [ { "dropping-particle" : "", "family" : "Cumming", "given" : "Geoff", "non-dropping-particle" : "", "parse-names" : false, "suffix" : "" } ], "container-title" : "Psychological science", "id" : "ITEM-1", "issue" : "1", "issued" : { "date-parts" : [ [ "2014", "1", "12" ] ] }, "page" : "7-29", "title" : "The new statistics: why and how.", "type" : "article-journal", "volume" : "25" }, "uris" : [ "http://www.mendeley.com/documents/?uuid=1edc4f86-dd70-4d02-9743-3e52b9805c56" ] } ], "mendeley" : { "formattedCitation" : "[3]", "plainTextFormattedCitation" : "[3]", "previouslyFormattedCitation" : "[3]" }, "properties" : { "noteIndex" : 0 }, "schema" : "https://github.com/citation-style-language/schema/raw/master/csl-citation.json" }</w:instrText>
      </w:r>
      <w:r w:rsidR="00D44708">
        <w:fldChar w:fldCharType="separate"/>
      </w:r>
      <w:r w:rsidR="00B67D45" w:rsidRPr="00B67D45">
        <w:rPr>
          <w:noProof/>
        </w:rPr>
        <w:t>[3]</w:t>
      </w:r>
      <w:r w:rsidR="00D44708">
        <w:fldChar w:fldCharType="end"/>
      </w:r>
      <w:r w:rsidR="0002541C">
        <w:t xml:space="preserve">; or at CHI, </w:t>
      </w:r>
      <w:proofErr w:type="spellStart"/>
      <w:r w:rsidR="0002541C">
        <w:t>Kaptein</w:t>
      </w:r>
      <w:proofErr w:type="spellEnd"/>
      <w:r w:rsidR="0002541C">
        <w:t xml:space="preserve"> &amp; Robertson </w:t>
      </w:r>
      <w:r w:rsidR="00D44708">
        <w:fldChar w:fldCharType="begin" w:fldLock="1"/>
      </w:r>
      <w:r w:rsidR="00B67D45">
        <w:instrText>ADDIN CSL_CITATION { "citationItems" : [ { "id" : "ITEM-1", "itemData" : { "author" : [ { "dropping-particle" : "", "family" : "Kaptein", "given" : "Maurits", "non-dropping-particle" : "", "parse-names" : false, "suffix" : "" }, { "dropping-particle" : "", "family" : "Robertson", "given" : "Judy", "non-dropping-particle" : "", "parse-names" : false, "suffix" : "" } ], "container-title" : "Proceedings of the 2012 ACM annual conference on Human Factors in Computing Systems - CHI '12", "id" : "ITEM-1", "issued" : { "date-parts" : [ [ "2012", "5", "5" ] ] }, "page" : "1105", "publisher" : "ACM Press", "publisher-place" : "New York, New York, USA", "title" : "Rethinking statistical analysis methods for CHI", "type" : "paper-conference" }, "uris" : [ "http://www.mendeley.com/documents/?uuid=a7cdecde-012c-4b81-9d27-b1ac6ba76865" ] } ], "mendeley" : { "formattedCitation" : "[16]", "plainTextFormattedCitation" : "[16]", "previouslyFormattedCitation" : "[15]" }, "properties" : { "noteIndex" : 0 }, "schema" : "https://github.com/citation-style-language/schema/raw/master/csl-citation.json" }</w:instrText>
      </w:r>
      <w:r w:rsidR="00D44708">
        <w:fldChar w:fldCharType="separate"/>
      </w:r>
      <w:r w:rsidR="00B67D45" w:rsidRPr="00B67D45">
        <w:rPr>
          <w:noProof/>
        </w:rPr>
        <w:t>[16]</w:t>
      </w:r>
      <w:r w:rsidR="00D44708">
        <w:fldChar w:fldCharType="end"/>
      </w:r>
      <w:r w:rsidR="00D44708">
        <w:t>)</w:t>
      </w:r>
      <w:r w:rsidR="0002541C">
        <w:t xml:space="preserve">, or the abandonment of frequentist null hypothesis significance </w:t>
      </w:r>
      <w:r w:rsidR="0002541C">
        <w:lastRenderedPageBreak/>
        <w:t>testing (NHST)</w:t>
      </w:r>
      <w:r w:rsidR="0002541C">
        <w:rPr>
          <w:vertAlign w:val="superscript"/>
        </w:rPr>
        <w:footnoteReference w:id="2"/>
      </w:r>
      <w:r w:rsidR="0002541C">
        <w:t xml:space="preserve"> statistics altogether for Bayesian analyses</w:t>
      </w:r>
      <w:ins w:id="143" w:author="Greg Nelson" w:date="2016-01-06T14:01:00Z">
        <w:r w:rsidR="00833332">
          <w:t>. S</w:t>
        </w:r>
      </w:ins>
      <w:ins w:id="144" w:author="Eric Hekler" w:date="2016-01-06T13:44:00Z">
        <w:del w:id="145" w:author="Greg Nelson" w:date="2016-01-06T14:01:00Z">
          <w:r w:rsidR="001246FE" w:rsidDel="00833332">
            <w:delText xml:space="preserve"> (and note that s</w:delText>
          </w:r>
        </w:del>
        <w:r w:rsidR="001246FE">
          <w:t>imilar conversations</w:t>
        </w:r>
      </w:ins>
      <w:ins w:id="146" w:author="Eric Hekler" w:date="2016-01-06T13:45:00Z">
        <w:r w:rsidR="001246FE">
          <w:t xml:space="preserve">, particularly </w:t>
        </w:r>
      </w:ins>
      <w:ins w:id="147" w:author="Greg Nelson" w:date="2016-01-06T14:01:00Z">
        <w:r w:rsidR="00833332">
          <w:t xml:space="preserve">on </w:t>
        </w:r>
      </w:ins>
      <w:ins w:id="148" w:author="Eric Hekler" w:date="2016-01-06T13:45:00Z">
        <w:r w:rsidR="001246FE">
          <w:t>the merits of Bayesian analyses</w:t>
        </w:r>
      </w:ins>
      <w:ins w:id="149" w:author="Greg Nelson" w:date="2016-01-06T14:01:00Z">
        <w:r w:rsidR="00833332">
          <w:t>,</w:t>
        </w:r>
      </w:ins>
      <w:ins w:id="150" w:author="Eric Hekler" w:date="2016-01-06T13:44:00Z">
        <w:r w:rsidR="001246FE">
          <w:t xml:space="preserve"> are </w:t>
        </w:r>
      </w:ins>
      <w:ins w:id="151" w:author="Greg Nelson" w:date="2016-01-06T14:02:00Z">
        <w:r w:rsidR="00833332">
          <w:t xml:space="preserve">also </w:t>
        </w:r>
      </w:ins>
      <w:ins w:id="152" w:author="Eric Hekler" w:date="2016-01-06T13:44:00Z">
        <w:r w:rsidR="001246FE">
          <w:t>occurring in psychology</w:t>
        </w:r>
      </w:ins>
      <w:ins w:id="153" w:author="Matthew Kay" w:date="2016-01-07T00:24:00Z">
        <w:r w:rsidR="00B101D1">
          <w:t xml:space="preserve"> </w:t>
        </w:r>
      </w:ins>
      <w:ins w:id="154" w:author="Matthew Kay" w:date="2016-01-07T00:25:00Z">
        <w:r w:rsidR="00B101D1">
          <w:fldChar w:fldCharType="begin" w:fldLock="1"/>
        </w:r>
      </w:ins>
      <w:r w:rsidR="00B67D45">
        <w:instrText>ADDIN CSL_CITATION { "citationItems" : [ { "id" : "ITEM-1", "itemData" : { "abstract" : "Some methodologists have recently suggested that scientific psychology's overreliance on null hypothesis significance testing (NHST) impedes the progress of the discipline. In response, a number of defenders have maintained that NHST continues to play a vital role in psychological research. Both sides of the argument to date have been presented abstractly. The authors take a different approach to this issue by illustrating the use of NHST along with 2 possible alternatives (meta-analysis as a primary data analysis strategy and Bayesian approaches) in a series of 3 studies. Comparing and contrasting the approaches on actual data brings out the strengths and weaknesses of each approach. The exercise demonstrates that the approaches are not mutually exclusive but instead can be used to complement one another. ", "author" : [ { "dropping-particle" : "", "family" : "Howard", "given" : "George S.", "non-dropping-particle" : "", "parse-names" : false, "suffix" : "" }, { "dropping-particle" : "", "family" : "Maxwell", "given" : "Scott E.", "non-dropping-particle" : "", "parse-names" : false, "suffix" : "" }, { "dropping-particle" : "", "family" : "Fleming", "given" : "Kevin J.", "non-dropping-particle" : "", "parse-names" : false, "suffix" : "" } ], "id" : "ITEM-1", "issued" : { "date-parts" : [ [ "0" ] ] }, "title" : "The proof of the pudding: An illustration of the relative strengths of null hypothesis, meta-analysis, and Bayesian analysis.", "type" : "article-journal" }, "uris" : [ "http://www.mendeley.com/documents/?uuid=7fe6d2be-5cee-4d64-b105-2f657dcd157a" ] }, { "id" : "ITEM-2", "itemData" : { "ISSN" : "1745-6916", "abstract" : "Researchers are often confused about what can be inferred from significance tests. One problem occurs when people apply Bayesian intuitions to significance testing-two approaches that must be firmly separated. This article presents some common situations in which the approaches come to different conclusions; you can see where your intuitions initially lie. The situations include multiple testing, deciding when to stop running participants, and when a theory was thought of relative to finding out results. The interpretation of nonsignificant results has also been persistently problematic in a way that Bayesian inference can clarify. The Bayesian and orthodox approaches are placed in the context of different notions of rationality, and I accuse myself and others as having been irrational in the way we have been using statistics on a key notion of rationality. The reader is shown how to apply Bayesian inference in practice, using free online software, to allow more coherent inferences from data.", "author" : [ { "dropping-particle" : "", "family" : "Dienes", "given" : "Zoltan", "non-dropping-particle" : "", "parse-names" : false, "suffix" : "" } ], "container-title" : "Perspectives on psychological science : a journal of the Association for Psychological Science", "id" : "ITEM-2", "issue" : "3", "issued" : { "date-parts" : [ [ "2011", "5", "1" ] ] }, "page" : "274-90", "title" : "Bayesian Versus Orthodox Statistics: Which Side Are You On?", "type" : "article-journal", "volume" : "6" }, "uris" : [ "http://www.mendeley.com/documents/?uuid=f36d642a-7495-4b28-b76f-b6863de6d237" ] }, { "id" : "ITEM-3", "itemData" : { "DOI" : "10.1002/wcs.72", "ISSN" : "19395078", "author" : [ { "dropping-particle" : "", "family" : "Kruschke", "given" : "John K.", "non-dropping-particle" : "", "parse-names" : false, "suffix" : "" } ], "container-title" : "Wiley Interdisciplinary Reviews: Cognitive Science", "id" : "ITEM-3", "issue" : "5", "issued" : { "date-parts" : [ [ "2010", "4", "28" ] ] }, "page" : "658-676", "title" : "Bayesian data analysis", "type" : "article-journal", "volume" : "1" }, "uris" : [ "http://www.mendeley.com/documents/?uuid=6122c521-21ef-4c07-9d3d-922c2a4e761d" ] } ], "mendeley" : { "formattedCitation" : "[4,14,18]", "plainTextFormattedCitation" : "[4,14,18]", "previouslyFormattedCitation" : "[4,13,17]" }, "properties" : { "noteIndex" : 0 }, "schema" : "https://github.com/citation-style-language/schema/raw/master/csl-citation.json" }</w:instrText>
      </w:r>
      <w:r w:rsidR="00B101D1">
        <w:fldChar w:fldCharType="separate"/>
      </w:r>
      <w:r w:rsidR="00B67D45" w:rsidRPr="00B67D45">
        <w:rPr>
          <w:noProof/>
        </w:rPr>
        <w:t>[4,14,18]</w:t>
      </w:r>
      <w:ins w:id="155" w:author="Matthew Kay" w:date="2016-01-07T00:25:00Z">
        <w:r w:rsidR="00B101D1">
          <w:fldChar w:fldCharType="end"/>
        </w:r>
      </w:ins>
      <w:ins w:id="156" w:author="Greg Nelson" w:date="2016-01-06T14:02:00Z">
        <w:r w:rsidR="00833332">
          <w:t>.</w:t>
        </w:r>
      </w:ins>
      <w:ins w:id="157" w:author="Eric Hekler" w:date="2016-01-06T13:44:00Z">
        <w:del w:id="158" w:author="Greg Nelson" w:date="2016-01-06T14:02:00Z">
          <w:r w:rsidR="001246FE" w:rsidDel="00833332">
            <w:delText>).</w:delText>
          </w:r>
        </w:del>
      </w:ins>
      <w:del w:id="159" w:author="Eric Hekler" w:date="2016-01-06T13:44:00Z">
        <w:r w:rsidR="0002541C" w:rsidDel="001246FE">
          <w:delText>.</w:delText>
        </w:r>
      </w:del>
    </w:p>
    <w:p w14:paraId="3AF05344" w14:textId="658A3592"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All of these suggestions, apart from a Bayesian approach, logical</w:t>
      </w:r>
      <w:r w:rsidR="00C54B4A">
        <w:t>ly</w:t>
      </w:r>
      <w:r>
        <w:t xml:space="preserve"> </w:t>
      </w:r>
      <w:r w:rsidR="00C54B4A">
        <w:t>extend</w:t>
      </w:r>
      <w:r>
        <w:t xml:space="preserve"> NHST, the dominant statistical approach used in H</w:t>
      </w:r>
      <w:ins w:id="160" w:author="Matthew Kay" w:date="2016-01-04T17:28:00Z">
        <w:r w:rsidR="00EC0AB7">
          <w:t>C</w:t>
        </w:r>
      </w:ins>
      <w:r>
        <w:t>I and related fields such as psychology. NHST is a statistical approach that</w:t>
      </w:r>
      <w:r w:rsidR="00332E19">
        <w:t xml:space="preserve"> turns research into a binary question: can</w:t>
      </w:r>
      <w:r>
        <w:t xml:space="preserve"> we reject or fail to reject a </w:t>
      </w:r>
      <w:r>
        <w:rPr>
          <w:i/>
        </w:rPr>
        <w:t>null hypothesis</w:t>
      </w:r>
      <w:r w:rsidR="00075787">
        <w:rPr>
          <w:i/>
        </w:rPr>
        <w:t xml:space="preserve"> (i.e., </w:t>
      </w:r>
      <w:r>
        <w:t>that there is no effect</w:t>
      </w:r>
      <w:r w:rsidR="00075787">
        <w:t>)</w:t>
      </w:r>
      <w:r w:rsidR="00332E19">
        <w:t>?</w:t>
      </w:r>
      <w:r>
        <w:t xml:space="preserve"> A common use of NHST in H</w:t>
      </w:r>
      <w:ins w:id="161" w:author="Matthew Kay" w:date="2016-01-04T17:28:00Z">
        <w:r w:rsidR="00EC0AB7">
          <w:t>C</w:t>
        </w:r>
      </w:ins>
      <w:r>
        <w:t xml:space="preserve">I is to compare a novel system to a control system and, if a </w:t>
      </w:r>
      <w:r>
        <w:rPr>
          <w:i/>
        </w:rPr>
        <w:t>p</w:t>
      </w:r>
      <w:r>
        <w:t>-value is below the customary</w:t>
      </w:r>
      <w:r w:rsidR="00332E19">
        <w:t xml:space="preserve"> p&lt;</w:t>
      </w:r>
      <w:r>
        <w:t>.05</w:t>
      </w:r>
      <w:r w:rsidR="00332E19">
        <w:t xml:space="preserve"> target</w:t>
      </w:r>
      <w:r>
        <w:t xml:space="preserve">, then the new system is deemed </w:t>
      </w:r>
      <w:r w:rsidR="00332E19">
        <w:t>better</w:t>
      </w:r>
      <w:r>
        <w:t xml:space="preserve">, as this </w:t>
      </w:r>
      <w:r>
        <w:rPr>
          <w:i/>
        </w:rPr>
        <w:t>p</w:t>
      </w:r>
      <w:r>
        <w:t xml:space="preserve">-value suggests that the observed difference is not </w:t>
      </w:r>
      <w:r w:rsidR="00075787">
        <w:t xml:space="preserve">likely </w:t>
      </w:r>
      <w:r>
        <w:t>due to chance</w:t>
      </w:r>
      <w:r w:rsidR="00332E19">
        <w:t xml:space="preserve">. In other words, </w:t>
      </w:r>
      <w:r>
        <w:t>we reject the null hypothesis of no difference.</w:t>
      </w:r>
    </w:p>
    <w:p w14:paraId="30B72AE0" w14:textId="2C7FFBEE"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However, getting a p-value less than .05 can still happen even when there is no true </w:t>
      </w:r>
      <w:r w:rsidR="00075787">
        <w:t xml:space="preserve">meaningful </w:t>
      </w:r>
      <w:r>
        <w:t>difference. Replication and meta-analysis allow us to reduce this error in NHST (</w:t>
      </w:r>
      <w:r w:rsidR="001E255D">
        <w:t>for example</w:t>
      </w:r>
      <w:r>
        <w:t>,</w:t>
      </w:r>
      <w:r w:rsidR="001E255D">
        <w:t xml:space="preserve"> the</w:t>
      </w:r>
      <w:r>
        <w:t xml:space="preserve"> probability of falsely rejecting the null hypothesis) by combining the results of many studies of the same phenomenon. However, this requires at least one additional stud</w:t>
      </w:r>
      <w:r w:rsidR="00332E19">
        <w:t>y, the</w:t>
      </w:r>
      <w:r>
        <w:t xml:space="preserve"> meta-analysis, </w:t>
      </w:r>
      <w:r w:rsidR="00332E19">
        <w:t xml:space="preserve">which necessitates </w:t>
      </w:r>
      <w:r>
        <w:t>new top-down incentives for conducting and publishing meta-analysis in H</w:t>
      </w:r>
      <w:ins w:id="162" w:author="Matthew Kay" w:date="2016-01-04T17:28:00Z">
        <w:r w:rsidR="00EC0AB7">
          <w:t>C</w:t>
        </w:r>
      </w:ins>
      <w:r>
        <w:t xml:space="preserve">I. By contrast, Bayesian analysis </w:t>
      </w:r>
      <w:r w:rsidR="00332E19">
        <w:t>i</w:t>
      </w:r>
      <w:r>
        <w:t>ncorporate</w:t>
      </w:r>
      <w:r w:rsidR="00332E19">
        <w:t>s</w:t>
      </w:r>
      <w:r>
        <w:t xml:space="preserve"> prior knowledge from other studies of the same and similar phenomena into a paper’s quantitative analysis. A series of papers analyzing novel contributions </w:t>
      </w:r>
      <w:r w:rsidR="00075787">
        <w:t>can plausibly</w:t>
      </w:r>
      <w:r>
        <w:t xml:space="preserve"> accrue knowledge and bypass the need for publishing separate meta-analyses. This allows increase</w:t>
      </w:r>
      <w:r w:rsidR="00332E19">
        <w:t>d</w:t>
      </w:r>
      <w:r>
        <w:t xml:space="preserve"> precision </w:t>
      </w:r>
      <w:r w:rsidR="0060660C">
        <w:t xml:space="preserve">of </w:t>
      </w:r>
      <w:r>
        <w:t xml:space="preserve">knowledge from the bottom up, within the existing publishing incentives of the field. </w:t>
      </w:r>
    </w:p>
    <w:p w14:paraId="7DF49EAD" w14:textId="7D77CE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We consider the choice of statistical tools to be a user-centered design problem, with researchers as the users. Insisting that we </w:t>
      </w:r>
      <w:r>
        <w:rPr>
          <w:i/>
        </w:rPr>
        <w:t>should</w:t>
      </w:r>
      <w:r>
        <w:t xml:space="preserve"> conduct meta-analysis amounts to blaming the users instead of the tools. Instead, we propose changing the tools</w:t>
      </w:r>
      <w:r w:rsidR="001E255D">
        <w:t>—</w:t>
      </w:r>
      <w:r>
        <w:t xml:space="preserve">from </w:t>
      </w:r>
      <w:commentRangeStart w:id="163"/>
      <w:commentRangeStart w:id="164"/>
      <w:r w:rsidR="00075787">
        <w:t>NHST</w:t>
      </w:r>
      <w:commentRangeEnd w:id="163"/>
      <w:r w:rsidR="00075787">
        <w:rPr>
          <w:rStyle w:val="CommentReference"/>
        </w:rPr>
        <w:commentReference w:id="163"/>
      </w:r>
      <w:commentRangeEnd w:id="164"/>
      <w:r w:rsidR="0013374C">
        <w:rPr>
          <w:rStyle w:val="CommentReference"/>
        </w:rPr>
        <w:commentReference w:id="164"/>
      </w:r>
      <w:r w:rsidR="00075787">
        <w:t xml:space="preserve"> </w:t>
      </w:r>
      <w:r>
        <w:t>statistics to Bayesian statistics</w:t>
      </w:r>
      <w:r w:rsidR="001E255D">
        <w:t>—</w:t>
      </w:r>
      <w:r>
        <w:t>in order to make quantitative accrual of knowledge eas</w:t>
      </w:r>
      <w:ins w:id="165" w:author="Eric Hekler" w:date="2016-01-06T13:49:00Z">
        <w:r w:rsidR="001246FE">
          <w:t>ier</w:t>
        </w:r>
      </w:ins>
      <w:del w:id="166" w:author="Eric Hekler" w:date="2016-01-06T13:49:00Z">
        <w:r w:rsidDel="001246FE">
          <w:delText>y</w:delText>
        </w:r>
      </w:del>
      <w:r>
        <w:t xml:space="preserve"> (and </w:t>
      </w:r>
      <w:ins w:id="167" w:author="Eric Hekler" w:date="2015-12-30T09:03:00Z">
        <w:r w:rsidR="00147D65">
          <w:t xml:space="preserve">maybe </w:t>
        </w:r>
      </w:ins>
      <w:r>
        <w:t>even preferable</w:t>
      </w:r>
      <w:del w:id="168" w:author="Eric Hekler" w:date="2015-12-30T09:02:00Z">
        <w:r w:rsidDel="00147D65">
          <w:delText>!</w:delText>
        </w:r>
      </w:del>
      <w:r>
        <w:t>) within the existing publishing incentives of H</w:t>
      </w:r>
      <w:ins w:id="169" w:author="Matthew Kay" w:date="2016-01-04T17:28:00Z">
        <w:r w:rsidR="00EC0AB7">
          <w:t>C</w:t>
        </w:r>
      </w:ins>
      <w:r>
        <w:t xml:space="preserve">I. It is not researchers, but the statistical tools they have been given, </w:t>
      </w:r>
      <w:ins w:id="170" w:author="Eric Hekler" w:date="2015-12-30T09:03:00Z">
        <w:r w:rsidR="00147D65">
          <w:t>which</w:t>
        </w:r>
      </w:ins>
      <w:del w:id="171" w:author="Eric Hekler" w:date="2015-12-30T09:03:00Z">
        <w:r w:rsidDel="00147D65">
          <w:delText>that</w:delText>
        </w:r>
      </w:del>
      <w:r>
        <w:t xml:space="preserve"> currently prevents this</w:t>
      </w:r>
      <w:r w:rsidR="001E255D">
        <w:t>.</w:t>
      </w:r>
      <w:r>
        <w:t xml:space="preserve"> Bayesian statistics are </w:t>
      </w:r>
      <w:r w:rsidR="001E255D">
        <w:t xml:space="preserve">more </w:t>
      </w:r>
      <w:r>
        <w:t>user-centered statistics.</w:t>
      </w:r>
    </w:p>
    <w:p w14:paraId="4BC7CE56" w14:textId="2853DF2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the rest of this paper, we </w:t>
      </w:r>
      <w:ins w:id="172" w:author="Matthew Kay" w:date="2016-01-04T17:04:00Z">
        <w:r w:rsidR="00E63A36">
          <w:t xml:space="preserve">briefly compare Bayesian and NHST approaches to statistics and </w:t>
        </w:r>
      </w:ins>
      <w:r w:rsidR="0060660C">
        <w:t xml:space="preserve">give some background on replication and meta-analysis. </w:t>
      </w:r>
      <w:r>
        <w:t>We then examine a subset of the HCI literature in the ACM digital library to assess the current state of meta-analyses in the field and establish that current incentives do not encourage meta-analyses, especially at the most prestigious venues. We then run several simulated experiments, representing hypothetical experi</w:t>
      </w:r>
      <w:r>
        <w:lastRenderedPageBreak/>
        <w:t>ments run for separate publications, using a realistic effect size</w:t>
      </w:r>
      <w:r w:rsidR="004110D7">
        <w:t xml:space="preserve"> drawn from an </w:t>
      </w:r>
      <w:r>
        <w:t>existing meta-analys</w:t>
      </w:r>
      <w:r w:rsidR="004110D7">
        <w:t>i</w:t>
      </w:r>
      <w:r>
        <w:t>s</w:t>
      </w:r>
      <w:ins w:id="173" w:author="Matthew Kay" w:date="2016-01-04T17:03:00Z">
        <w:r w:rsidR="006B1D53">
          <w:t>. We</w:t>
        </w:r>
      </w:ins>
      <w:del w:id="174" w:author="Matthew Kay" w:date="2016-01-04T17:03:00Z">
        <w:r w:rsidDel="00E63A36">
          <w:delText>.</w:delText>
        </w:r>
      </w:del>
      <w:del w:id="175" w:author="Matthew Kay" w:date="2016-01-04T17:05:00Z">
        <w:r w:rsidDel="006B1D53">
          <w:delText xml:space="preserve"> </w:delText>
        </w:r>
      </w:del>
      <w:del w:id="176" w:author="Matthew Kay" w:date="2016-01-04T17:04:00Z">
        <w:r w:rsidDel="00E63A36">
          <w:delText xml:space="preserve">We then </w:delText>
        </w:r>
      </w:del>
      <w:ins w:id="177" w:author="Matthew Kay" w:date="2016-01-04T17:04:00Z">
        <w:r w:rsidR="00E63A36">
          <w:t xml:space="preserve"> </w:t>
        </w:r>
      </w:ins>
      <w:r>
        <w:t>contrast two hypothetical publication worlds: one in which the simulated experiments were each analyzed in a traditional (NHST) manner (as would occur now), and one in which they were analyzed using Bayesian techniques. We demonstrate:</w:t>
      </w:r>
    </w:p>
    <w:p w14:paraId="7CF80112" w14:textId="53C935EE" w:rsidR="0002541C" w:rsidRDefault="0002541C" w:rsidP="0002541C">
      <w:pPr>
        <w:pStyle w:val="ListNumber"/>
      </w:pPr>
      <w:r>
        <w:rPr>
          <w:b/>
        </w:rPr>
        <w:t>The current state of quantitative knowledge accrual in HCI is poor</w:t>
      </w:r>
      <w:r>
        <w:t xml:space="preserve">. Through an examination of publications in the ACM digital library, </w:t>
      </w:r>
      <w:r w:rsidR="004110D7">
        <w:t>we demonstrate that little meta-analysis is conducted in the community.</w:t>
      </w:r>
      <w:r>
        <w:t xml:space="preserve"> </w:t>
      </w:r>
    </w:p>
    <w:p w14:paraId="391550E9" w14:textId="4AC96DA4" w:rsidR="0002541C" w:rsidRDefault="0002541C" w:rsidP="0002541C">
      <w:pPr>
        <w:pStyle w:val="ListNumber"/>
      </w:pPr>
      <w:r>
        <w:t xml:space="preserve">Bayesian analysis </w:t>
      </w:r>
      <w:r>
        <w:rPr>
          <w:b/>
        </w:rPr>
        <w:t>provides more precise estimates of previously-studied conditions in each successive study</w:t>
      </w:r>
      <w:r>
        <w:t xml:space="preserve">. The </w:t>
      </w:r>
      <w:r w:rsidR="00075787">
        <w:t xml:space="preserve">NHST </w:t>
      </w:r>
      <w:r>
        <w:t>approach only increases the precision of effect sizes if th</w:t>
      </w:r>
      <w:r w:rsidR="00877DCF">
        <w:t>e new</w:t>
      </w:r>
      <w:r>
        <w:t xml:space="preserve"> study has a larger sample or when a meta-analysis is conducted. In contrast, the Bayesian approach uses prior knowledge to increase the precision of effect sizes for known conditions in each successive study, without requiring a meta-analysis (which is unlikely to be done </w:t>
      </w:r>
      <w:ins w:id="178" w:author="Matthew Kay" w:date="2016-01-04T17:28:00Z">
        <w:r w:rsidR="00EC0AB7">
          <w:t>in</w:t>
        </w:r>
      </w:ins>
      <w:r>
        <w:t xml:space="preserve"> H</w:t>
      </w:r>
      <w:ins w:id="179" w:author="Matthew Kay" w:date="2016-01-04T17:28:00Z">
        <w:r w:rsidR="00EC0AB7">
          <w:t>C</w:t>
        </w:r>
      </w:ins>
      <w:r>
        <w:t>I).</w:t>
      </w:r>
    </w:p>
    <w:p w14:paraId="50C20631" w14:textId="761CA83E" w:rsidR="0002541C" w:rsidRDefault="0002541C" w:rsidP="0002541C">
      <w:pPr>
        <w:pStyle w:val="ListNumber"/>
      </w:pPr>
      <w:r>
        <w:t xml:space="preserve">Bayesian analysis </w:t>
      </w:r>
      <w:r>
        <w:rPr>
          <w:b/>
        </w:rPr>
        <w:t>allows more precise comparison of novel conditions against known conditions</w:t>
      </w:r>
      <w:r>
        <w:t xml:space="preserve">. By giving more precise </w:t>
      </w:r>
      <w:r w:rsidR="00332E19">
        <w:t xml:space="preserve">effect size </w:t>
      </w:r>
      <w:r>
        <w:t>estimates of previously-studied conditions, Bayesian analysi</w:t>
      </w:r>
      <w:r w:rsidR="00332E19">
        <w:t>s</w:t>
      </w:r>
      <w:r>
        <w:t xml:space="preserve"> increases the precision of estimated differences between existing and novel conditions</w:t>
      </w:r>
      <w:r w:rsidR="00332E19">
        <w:t>.</w:t>
      </w:r>
    </w:p>
    <w:p w14:paraId="12D65020" w14:textId="11A078E9" w:rsidR="0002541C" w:rsidRDefault="0002541C" w:rsidP="0002541C">
      <w:pPr>
        <w:pStyle w:val="ListNumber"/>
      </w:pPr>
      <w:r>
        <w:t xml:space="preserve">Bayesian analysis </w:t>
      </w:r>
      <w:r>
        <w:rPr>
          <w:b/>
        </w:rPr>
        <w:t>facilitates quantitative knowledge accrual within H</w:t>
      </w:r>
      <w:ins w:id="180" w:author="Matthew Kay" w:date="2016-01-04T17:28:00Z">
        <w:r w:rsidR="00EC0AB7">
          <w:rPr>
            <w:b/>
          </w:rPr>
          <w:t>C</w:t>
        </w:r>
      </w:ins>
      <w:r>
        <w:rPr>
          <w:b/>
        </w:rPr>
        <w:t>I's existing publishing incentives</w:t>
      </w:r>
      <w:r>
        <w:t xml:space="preserve">. Unlike frequentist analysis, Bayesian analysis can accrue knowledge within individual studies without </w:t>
      </w:r>
      <w:r w:rsidR="004110D7">
        <w:t xml:space="preserve">new </w:t>
      </w:r>
      <w:r>
        <w:t>top-down incentives for publi</w:t>
      </w:r>
      <w:r w:rsidR="00332E19">
        <w:t>shing</w:t>
      </w:r>
      <w:r>
        <w:t xml:space="preserve"> meta</w:t>
      </w:r>
      <w:r w:rsidR="00C54B4A">
        <w:t>-</w:t>
      </w:r>
      <w:r>
        <w:t>analyses, shifting knowledge accrual into original papers.</w:t>
      </w:r>
    </w:p>
    <w:p w14:paraId="5D6A8E66" w14:textId="73D6D674" w:rsidR="00075787" w:rsidRDefault="0002541C" w:rsidP="0002541C">
      <w:pPr>
        <w:pStyle w:val="ListNumber"/>
      </w:pPr>
      <w:r>
        <w:t xml:space="preserve">Bayesian analysis </w:t>
      </w:r>
      <w:r>
        <w:rPr>
          <w:b/>
        </w:rPr>
        <w:t>draws more reasonable conclusions from small-</w:t>
      </w:r>
      <w:r>
        <w:rPr>
          <w:b/>
          <w:i/>
        </w:rPr>
        <w:t>n</w:t>
      </w:r>
      <w:r>
        <w:rPr>
          <w:b/>
        </w:rPr>
        <w:t xml:space="preserve"> studies</w:t>
      </w:r>
      <w:r>
        <w:t xml:space="preserve">. Bayesian analysis allows more principled estimates from small-sample studies of novel techniques by incorporating prior knowledge, and makes better use of prior knowledge so that researchers </w:t>
      </w:r>
      <w:ins w:id="181" w:author="Eric Hekler" w:date="2015-12-30T09:05:00Z">
        <w:r w:rsidR="00147D65">
          <w:t>can still gain some insights even from small samples</w:t>
        </w:r>
      </w:ins>
      <w:del w:id="182" w:author="Eric Hekler" w:date="2015-12-30T09:05:00Z">
        <w:r w:rsidDel="00147D65">
          <w:delText>need not spend limited resources on larger studies to increase precision</w:delText>
        </w:r>
      </w:del>
      <w:r>
        <w:t>. This makes it particularly attractive to design and engineering researchers running small studies on novel technology</w:t>
      </w:r>
      <w:ins w:id="183" w:author="Eric Hekler" w:date="2015-12-30T09:05:00Z">
        <w:r w:rsidR="00147D65">
          <w:t>.</w:t>
        </w:r>
      </w:ins>
    </w:p>
    <w:p w14:paraId="42CC9625" w14:textId="2C79C0FD" w:rsidR="0002541C" w:rsidRDefault="00075787" w:rsidP="0002541C">
      <w:pPr>
        <w:pStyle w:val="ListNumber"/>
      </w:pPr>
      <w:r>
        <w:t xml:space="preserve">Bayesian analyses </w:t>
      </w:r>
      <w:r w:rsidRPr="00137B62">
        <w:rPr>
          <w:b/>
        </w:rPr>
        <w:t>shift the conversation from “</w:t>
      </w:r>
      <w:r w:rsidR="00F650A0">
        <w:rPr>
          <w:b/>
        </w:rPr>
        <w:t>D</w:t>
      </w:r>
      <w:r w:rsidRPr="00137B62">
        <w:rPr>
          <w:b/>
        </w:rPr>
        <w:t>oes it work</w:t>
      </w:r>
      <w:r w:rsidR="00332E19">
        <w:rPr>
          <w:b/>
        </w:rPr>
        <w:t>?</w:t>
      </w:r>
      <w:r w:rsidRPr="00137B62">
        <w:rPr>
          <w:b/>
        </w:rPr>
        <w:t xml:space="preserve">” to </w:t>
      </w:r>
      <w:r w:rsidR="00593534">
        <w:rPr>
          <w:b/>
        </w:rPr>
        <w:t>“</w:t>
      </w:r>
      <w:r w:rsidR="00F650A0">
        <w:rPr>
          <w:b/>
        </w:rPr>
        <w:t>H</w:t>
      </w:r>
      <w:r w:rsidR="00593534">
        <w:rPr>
          <w:b/>
        </w:rPr>
        <w:t>ow strong is the effect</w:t>
      </w:r>
      <w:r w:rsidR="00332E19">
        <w:rPr>
          <w:b/>
        </w:rPr>
        <w:t>?</w:t>
      </w:r>
      <w:r w:rsidR="00593534">
        <w:rPr>
          <w:b/>
        </w:rPr>
        <w:t>”</w:t>
      </w:r>
      <w:r w:rsidR="00F650A0">
        <w:rPr>
          <w:b/>
        </w:rPr>
        <w:t>,</w:t>
      </w:r>
      <w:r w:rsidR="00593534">
        <w:rPr>
          <w:b/>
        </w:rPr>
        <w:t xml:space="preserve"> “</w:t>
      </w:r>
      <w:r w:rsidR="00F650A0">
        <w:rPr>
          <w:b/>
        </w:rPr>
        <w:t>H</w:t>
      </w:r>
      <w:r w:rsidR="00593534">
        <w:rPr>
          <w:b/>
        </w:rPr>
        <w:t>ow confi</w:t>
      </w:r>
      <w:r w:rsidR="00332E19">
        <w:rPr>
          <w:b/>
        </w:rPr>
        <w:t>dent are we in this estimate?</w:t>
      </w:r>
      <w:r w:rsidR="00593534">
        <w:rPr>
          <w:b/>
        </w:rPr>
        <w:t>”</w:t>
      </w:r>
      <w:r w:rsidR="00F650A0">
        <w:rPr>
          <w:b/>
        </w:rPr>
        <w:t>,</w:t>
      </w:r>
      <w:r w:rsidR="00332E19">
        <w:rPr>
          <w:b/>
        </w:rPr>
        <w:t xml:space="preserve"> and “</w:t>
      </w:r>
      <w:r w:rsidR="00F650A0">
        <w:rPr>
          <w:b/>
        </w:rPr>
        <w:t>S</w:t>
      </w:r>
      <w:r w:rsidR="00332E19">
        <w:rPr>
          <w:b/>
        </w:rPr>
        <w:t>hould we care?</w:t>
      </w:r>
      <w:r w:rsidR="00F650A0">
        <w:rPr>
          <w:b/>
        </w:rPr>
        <w:t>”</w:t>
      </w:r>
      <w:r>
        <w:t xml:space="preserve"> While NHST does incorporate effect size estimates and confidence intervals, ultimately,</w:t>
      </w:r>
      <w:r w:rsidR="00593534">
        <w:t xml:space="preserve"> the use of a p-value (a fundamental feature of NHST) translates</w:t>
      </w:r>
      <w:r w:rsidR="00AB7A37">
        <w:t xml:space="preserve"> all questions into binary answer</w:t>
      </w:r>
      <w:r w:rsidR="005B118E">
        <w:t>s</w:t>
      </w:r>
      <w:r w:rsidR="00AB7A37">
        <w:t>; can we reject or fail to reject the null hypothesi</w:t>
      </w:r>
      <w:r w:rsidR="005B118E">
        <w:t>s? Bayesian sta</w:t>
      </w:r>
      <w:r w:rsidR="00593534">
        <w:t xml:space="preserve">tistics emphasizes the </w:t>
      </w:r>
      <w:ins w:id="184" w:author="Matthew Kay" w:date="2016-01-04T15:55:00Z">
        <w:r w:rsidR="00367A5B">
          <w:t xml:space="preserve">probability </w:t>
        </w:r>
      </w:ins>
      <w:r w:rsidR="00593534">
        <w:t xml:space="preserve">of an effect given prior knowledge, thus shifting the </w:t>
      </w:r>
      <w:r w:rsidR="005B118E">
        <w:t>conversation from “does it work</w:t>
      </w:r>
      <w:r w:rsidR="00F650A0">
        <w:t>?</w:t>
      </w:r>
      <w:r w:rsidR="005B118E">
        <w:t xml:space="preserve">” to “how strong </w:t>
      </w:r>
      <w:proofErr w:type="gramStart"/>
      <w:r w:rsidR="005B118E">
        <w:t>is</w:t>
      </w:r>
      <w:proofErr w:type="gramEnd"/>
      <w:r w:rsidR="005B118E">
        <w:t xml:space="preserve"> the effect?” and “how confident are we?”</w:t>
      </w:r>
      <w:r w:rsidR="00F650A0">
        <w:t xml:space="preserve"> </w:t>
      </w:r>
      <w:del w:id="185" w:author="Greg Nelson" w:date="2016-01-06T14:19:00Z">
        <w:r w:rsidR="00332E19" w:rsidDel="006B30D8">
          <w:delText>NHST</w:delText>
        </w:r>
        <w:r w:rsidR="00F650A0" w:rsidDel="006B30D8">
          <w:delText xml:space="preserve"> </w:delText>
        </w:r>
      </w:del>
      <w:ins w:id="186" w:author="Greg Nelson" w:date="2016-01-06T14:19:00Z">
        <w:r w:rsidR="006B30D8">
          <w:t xml:space="preserve">Frequentist </w:t>
        </w:r>
      </w:ins>
      <w:ins w:id="187" w:author="Greg Nelson" w:date="2016-01-06T14:20:00Z">
        <w:r w:rsidR="006B30D8">
          <w:t>statistics</w:t>
        </w:r>
      </w:ins>
      <w:ins w:id="188" w:author="Greg Nelson" w:date="2016-01-06T14:19:00Z">
        <w:r w:rsidR="006B30D8">
          <w:t xml:space="preserve"> </w:t>
        </w:r>
      </w:ins>
      <w:r w:rsidR="00F650A0">
        <w:t>can technically answer these questions</w:t>
      </w:r>
      <w:r w:rsidR="00332E19">
        <w:t xml:space="preserve"> but</w:t>
      </w:r>
      <w:r w:rsidR="00877DCF">
        <w:t xml:space="preserve"> </w:t>
      </w:r>
      <w:r w:rsidR="00332E19">
        <w:t>under-emphasiz</w:t>
      </w:r>
      <w:r w:rsidR="00F650A0">
        <w:t>e</w:t>
      </w:r>
      <w:ins w:id="189" w:author="Greg Nelson" w:date="2016-01-06T14:20:00Z">
        <w:r w:rsidR="006B30D8">
          <w:t>s</w:t>
        </w:r>
      </w:ins>
      <w:del w:id="190" w:author="Greg Nelson" w:date="2016-01-06T14:19:00Z">
        <w:r w:rsidR="00F650A0" w:rsidDel="006B30D8">
          <w:delText>s</w:delText>
        </w:r>
      </w:del>
      <w:r w:rsidR="00F650A0">
        <w:t xml:space="preserve"> them. Bayesian statistics</w:t>
      </w:r>
      <w:r w:rsidR="003230AF">
        <w:t xml:space="preserve"> better emphasizes the ultimate questions of our work</w:t>
      </w:r>
      <w:r w:rsidR="00877DCF">
        <w:t xml:space="preserve">: should we care about </w:t>
      </w:r>
      <w:r w:rsidR="00877DCF">
        <w:lastRenderedPageBreak/>
        <w:t>these results</w:t>
      </w:r>
      <w:r w:rsidR="003230AF">
        <w:t xml:space="preserve"> enough</w:t>
      </w:r>
      <w:r w:rsidR="00877DCF">
        <w:t xml:space="preserve"> </w:t>
      </w:r>
      <w:r w:rsidR="003230AF">
        <w:t>as practitioners to adopt new designs</w:t>
      </w:r>
      <w:r w:rsidR="00877DCF">
        <w:t xml:space="preserve"> or</w:t>
      </w:r>
      <w:r w:rsidR="003230AF">
        <w:t xml:space="preserve"> as researchers to</w:t>
      </w:r>
      <w:r w:rsidR="00877DCF">
        <w:t xml:space="preserve"> study this more?</w:t>
      </w:r>
    </w:p>
    <w:p w14:paraId="7E7EE7CF"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Background and Motivation</w:t>
      </w:r>
    </w:p>
    <w:p w14:paraId="658FF75E" w14:textId="39CB687B" w:rsidR="0002541C" w:rsidDel="00E63A36"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191" w:author="Matthew Kay" w:date="2016-01-04T17:01:00Z"/>
        </w:rPr>
      </w:pPr>
      <w:del w:id="192" w:author="Matthew Kay" w:date="2016-01-04T17:01:00Z">
        <w:r w:rsidDel="00E63A36">
          <w:delText xml:space="preserve">In this section we </w:delText>
        </w:r>
      </w:del>
      <w:del w:id="193" w:author="Matthew Kay" w:date="2016-01-04T16:59:00Z">
        <w:r w:rsidDel="00E63A36">
          <w:delText xml:space="preserve">first </w:delText>
        </w:r>
      </w:del>
      <w:ins w:id="194" w:author="Eric Hekler" w:date="2015-12-30T09:18:00Z">
        <w:del w:id="195" w:author="Matthew Kay" w:date="2016-01-04T17:01:00Z">
          <w:r w:rsidR="008B1725" w:rsidDel="00E63A36">
            <w:delText>introduce the basics of interpreting Bayesian v</w:delText>
          </w:r>
        </w:del>
        <w:del w:id="196" w:author="Matthew Kay" w:date="2016-01-04T16:58:00Z">
          <w:r w:rsidR="008B1725" w:rsidDel="00E63A36">
            <w:delText>s.</w:delText>
          </w:r>
        </w:del>
        <w:del w:id="197" w:author="Matthew Kay" w:date="2016-01-04T17:01:00Z">
          <w:r w:rsidR="008B1725" w:rsidDel="00E63A36">
            <w:delText xml:space="preserve"> frequ</w:delText>
          </w:r>
        </w:del>
        <w:del w:id="198" w:author="Matthew Kay" w:date="2016-01-04T16:58:00Z">
          <w:r w:rsidR="008B1725" w:rsidDel="00E63A36">
            <w:delText>i</w:delText>
          </w:r>
        </w:del>
        <w:del w:id="199" w:author="Matthew Kay" w:date="2016-01-04T17:01:00Z">
          <w:r w:rsidR="008B1725" w:rsidDel="00E63A36">
            <w:delText>ntist analyses.</w:delText>
          </w:r>
        </w:del>
      </w:ins>
      <w:ins w:id="200" w:author="Eric Hekler" w:date="2015-12-30T09:19:00Z">
        <w:del w:id="201" w:author="Matthew Kay" w:date="2016-01-04T17:01:00Z">
          <w:r w:rsidR="008B1725" w:rsidDel="00E63A36">
            <w:delText xml:space="preserve"> </w:delText>
          </w:r>
        </w:del>
      </w:ins>
      <w:ins w:id="202" w:author="Eric Hekler" w:date="2015-12-30T09:18:00Z">
        <w:del w:id="203" w:author="Matthew Kay" w:date="2016-01-04T17:01:00Z">
          <w:r w:rsidR="008B1725" w:rsidDel="00E63A36">
            <w:delText xml:space="preserve">We then </w:delText>
          </w:r>
        </w:del>
      </w:ins>
      <w:del w:id="204" w:author="Matthew Kay" w:date="2016-01-04T17:01:00Z">
        <w:r w:rsidDel="00E63A36">
          <w:delText>discuss the current state of meta-analysis and replication at CHI and how it is dictated by the community’s publication incentives. We then introduce the basics of Bayesian analysis as compared to frequentist.</w:delText>
        </w:r>
      </w:del>
    </w:p>
    <w:p w14:paraId="4B4BA9F3" w14:textId="77777777" w:rsidR="00162CDE" w:rsidRDefault="00162CDE" w:rsidP="00162CDE">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205" w:name="h.kv1uh69wjcno" w:colFirst="0" w:colLast="0"/>
      <w:bookmarkEnd w:id="205"/>
      <w:r>
        <w:t>Interpretation of Bayesian versus frequentist statistics</w:t>
      </w:r>
    </w:p>
    <w:p w14:paraId="30C3A991" w14:textId="1FC2A2AA" w:rsidR="00162CDE" w:rsidRDefault="00162CDE" w:rsidP="00162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Interpretations of frequentist statistics are a common source of errors amongst </w:t>
      </w:r>
      <w:del w:id="206" w:author="Matthew Kay" w:date="2016-01-04T17:28:00Z">
        <w:r w:rsidDel="00EC0AB7">
          <w:delText>C</w:delText>
        </w:r>
      </w:del>
      <w:r>
        <w:t>H</w:t>
      </w:r>
      <w:ins w:id="207" w:author="Matthew Kay" w:date="2016-01-04T17:28:00Z">
        <w:r w:rsidR="00EC0AB7">
          <w:t>C</w:t>
        </w:r>
      </w:ins>
      <w:r>
        <w:t xml:space="preserve">I researchers </w:t>
      </w:r>
      <w:del w:id="208" w:author="Greg Nelson" w:date="2016-01-06T14:22:00Z">
        <w:r w:rsidDel="006B30D8">
          <w:delText>(</w:delText>
        </w:r>
      </w:del>
      <w:r>
        <w:t xml:space="preserve">and </w:t>
      </w:r>
      <w:del w:id="209" w:author="Greg Nelson" w:date="2016-01-06T14:24:00Z">
        <w:r w:rsidDel="00DA0CD9">
          <w:delText>others</w:delText>
        </w:r>
      </w:del>
      <w:ins w:id="210" w:author="Greg Nelson" w:date="2016-01-06T14:24:00Z">
        <w:r w:rsidR="00DA0CD9">
          <w:t>others</w:t>
        </w:r>
      </w:ins>
      <w:del w:id="211" w:author="Greg Nelson" w:date="2016-01-06T14:23:00Z">
        <w:r w:rsidDel="00DA0CD9">
          <w:delText>)</w:delText>
        </w:r>
      </w:del>
      <w:r>
        <w:t xml:space="preserve">. The focus on p-values/significance testing </w:t>
      </w:r>
      <w:del w:id="212" w:author="Greg Nelson" w:date="2016-01-06T14:25:00Z">
        <w:r w:rsidDel="00DA0CD9">
          <w:delText>amounts to insisting</w:delText>
        </w:r>
      </w:del>
      <w:ins w:id="213" w:author="Greg Nelson" w:date="2016-01-06T14:25:00Z">
        <w:r w:rsidR="00DA0CD9">
          <w:t>requires</w:t>
        </w:r>
      </w:ins>
      <w:r>
        <w:t xml:space="preserve"> </w:t>
      </w:r>
      <w:del w:id="214" w:author="Greg Nelson" w:date="2016-01-06T14:25:00Z">
        <w:r w:rsidDel="00DA0CD9">
          <w:delText xml:space="preserve">that </w:delText>
        </w:r>
      </w:del>
      <w:r>
        <w:t xml:space="preserve">users </w:t>
      </w:r>
      <w:ins w:id="215" w:author="Greg Nelson" w:date="2016-01-06T14:25:00Z">
        <w:r w:rsidR="00DA0CD9">
          <w:t xml:space="preserve">to </w:t>
        </w:r>
      </w:ins>
      <w:r>
        <w:t xml:space="preserve">learn how to interpret the cognitively demanding conceptual double-negative of a </w:t>
      </w:r>
      <w:r>
        <w:rPr>
          <w:i/>
        </w:rPr>
        <w:t>p</w:t>
      </w:r>
      <w:r>
        <w:t xml:space="preserve"> value, instead of interpreting results as evidence for a hypothesis—a valid interpretation within a Bayesian framework </w:t>
      </w:r>
      <w:r>
        <w:fldChar w:fldCharType="begin" w:fldLock="1"/>
      </w:r>
      <w:r w:rsidR="00B67D45">
        <w:instrText>ADDIN CSL_CITATION { "citationItems" : [ { "id" : "ITEM-1", "itemData" : { "DOI" : "10.1002/wcs.72", "ISSN" : "19395078", "author" : [ { "dropping-particle" : "", "family" : "Kruschke", "given" : "John K.", "non-dropping-particle" : "", "parse-names" : false, "suffix" : "" } ], "container-title" : "Wiley Interdisciplinary Reviews: Cognitive Science", "id" : "ITEM-1", "issue" : "5", "issued" : { "date-parts" : [ [ "2010", "4", "28" ] ] }, "page" : "658-676", "title" : "Bayesian data analysis", "type" : "article-journal", "volume" : "1" }, "uris" : [ "http://www.mendeley.com/documents/?uuid=6122c521-21ef-4c07-9d3d-922c2a4e761d" ] } ], "mendeley" : { "formattedCitation" : "[18]", "plainTextFormattedCitation" : "[18]", "previouslyFormattedCitation" : "[17]" }, "properties" : { "noteIndex" : 0 }, "schema" : "https://github.com/citation-style-language/schema/raw/master/csl-citation.json" }</w:instrText>
      </w:r>
      <w:r>
        <w:fldChar w:fldCharType="separate"/>
      </w:r>
      <w:r w:rsidR="00B67D45" w:rsidRPr="00B67D45">
        <w:rPr>
          <w:noProof/>
        </w:rPr>
        <w:t>[18]</w:t>
      </w:r>
      <w:r>
        <w:fldChar w:fldCharType="end"/>
      </w:r>
      <w:r>
        <w:t>. This interpretation problem has resulted in simplifying the results of NHST tests into the belief that the p-value answers the question, “</w:t>
      </w:r>
      <w:r w:rsidR="001E255D">
        <w:t>D</w:t>
      </w:r>
      <w:r>
        <w:t>oes it work?</w:t>
      </w:r>
      <w:proofErr w:type="gramStart"/>
      <w:r>
        <w:t>”.</w:t>
      </w:r>
      <w:proofErr w:type="gramEnd"/>
      <w:r>
        <w:t xml:space="preserve"> Unfortunately, this is an inaccurate interpretation and lies at the heart of the argument to shift interpretation towards effect sizes and confidence intervals </w:t>
      </w:r>
      <w:r>
        <w:fldChar w:fldCharType="begin" w:fldLock="1"/>
      </w:r>
      <w:r w:rsidR="00B67D45">
        <w:instrText>ADDIN CSL_CITATION { "citationItems" : [ { "id" : "ITEM-1", "itemData" : { "ISSN" : "1467-9280", "abstract" : "We need to make substantial changes to how we conduct research. First, in response to heightened concern that our published research literature is incomplete and untrustworthy, we need new requirements to ensure research integrity. These include prespecification of studies whenever possible, avoidance of selection and other inappropriate data-analytic practices, complete reporting, and encouragement of replication. Second, in response to renewed recognition of the severe flaws of null-hypothesis significance testing (NHST), we need to shift from reliance on NHST to estimation and other preferred techniques. The new statistics refers to recommended practices, including estimation based on effect sizes, confidence intervals, and meta-analysis. The techniques are not new, but adopting them widely would be new for many researchers, as well as highly beneficial. This article explains why the new statistics are important and offers guidance for their use. It describes an eight-step new-statistics strategy for research with integrity, which starts with formulation of research questions in estimation terms, has no place for NHST, and is aimed at building a cumulative quantitative discipline.", "author" : [ { "dropping-particle" : "", "family" : "Cumming", "given" : "Geoff", "non-dropping-particle" : "", "parse-names" : false, "suffix" : "" } ], "container-title" : "Psychological science", "id" : "ITEM-1", "issue" : "1", "issued" : { "date-parts" : [ [ "2014", "1", "12" ] ] }, "page" : "7-29", "title" : "The new statistics: why and how.", "type" : "article-journal", "volume" : "25" }, "uris" : [ "http://www.mendeley.com/documents/?uuid=1edc4f86-dd70-4d02-9743-3e52b9805c56" ] } ], "mendeley" : { "formattedCitation" : "[3]", "plainTextFormattedCitation" : "[3]", "previouslyFormattedCitation" : "[3]" }, "properties" : { "noteIndex" : 0 }, "schema" : "https://github.com/citation-style-language/schema/raw/master/csl-citation.json" }</w:instrText>
      </w:r>
      <w:r>
        <w:fldChar w:fldCharType="separate"/>
      </w:r>
      <w:r w:rsidR="00B67D45" w:rsidRPr="00B67D45">
        <w:rPr>
          <w:noProof/>
        </w:rPr>
        <w:t>[3]</w:t>
      </w:r>
      <w:r>
        <w:fldChar w:fldCharType="end"/>
      </w:r>
      <w:r>
        <w:t xml:space="preserve"> (though 95% confidence intervals are the inverse of p&lt;.05, thus still succumbing to the interpretation problem </w:t>
      </w:r>
      <w:r>
        <w:fldChar w:fldCharType="begin" w:fldLock="1"/>
      </w:r>
      <w:r w:rsidR="00B67D45">
        <w:instrText>ADDIN CSL_CITATION { "citationItems" : [ { "id" : "ITEM-1", "itemData" : { "ISSN" : "1069-9384", "abstract" : "Null hypothesis significance testing (NHST) is undoubtedly the most common inferential technique used to justify claims in the social sciences. However, even staunch defenders of NHST agree that its outcomes are often misinterpreted. Confidence intervals (CIs) have frequently been proposed as a more useful alternative to NHST, and their use is strongly encouraged in the APA Manual. Nevertheless, little is known about how researchers interpret CIs. In this study, 120 researchers and 442 students-all in the field of psychology-were asked to assess the truth value of six particular statements involving different interpretations of a CI. Although all six statements were false, both researchers and students endorsed, on average, more than three statements, indicating a gross misunderstanding of CIs. Self-declared experience with statistics was not related to researchers' performance, and, even more surprisingly, researchers hardly outperformed the students, even though the students had not received any education on statistical inference whatsoever. Our findings suggest that many researchers do not know the correct interpretation of a CI. The misunderstandings surrounding p-values and CIs are particularly unfortunate because they constitute the main tools by which psychologists draw conclusions from data.", "author" : [ { "dropping-particle" : "", "family" : "Hoekstra", "given" : "Rink", "non-dropping-particle" : "", "parse-names" : false, "suffix" : "" }, { "dropping-particle" : "", "family" : "Morey", "given" : "Richard D.", "non-dropping-particle" : "", "parse-names" : false, "suffix" : "" }, { "dropping-particle" : "", "family" : "Rouder", "given" : "Jeffrey N.", "non-dropping-particle" : "", "parse-names" : false, "suffix" : "" }, { "dropping-particle" : "", "family" : "Wagenmakers", "given" : "Eric-Jan", "non-dropping-particle" : "", "parse-names" : false, "suffix" : "" } ], "container-title" : "Psychonomic Bulletin &amp; Review", "id" : "ITEM-1", "issue" : "5", "issued" : { "date-parts" : [ [ "2014", "1", "14" ] ] }, "page" : "1157-1164", "title" : "Robust misinterpretation of confidence intervals", "type" : "article-journal", "volume" : "21" }, "uris" : [ "http://www.mendeley.com/documents/?uuid=625e146c-199f-42db-ae0f-c74dad5e8799" ] } ], "mendeley" : { "formattedCitation" : "[12]", "plainTextFormattedCitation" : "[12]", "previouslyFormattedCitation" : "[11]" }, "properties" : { "noteIndex" : 0 }, "schema" : "https://github.com/citation-style-language/schema/raw/master/csl-citation.json" }</w:instrText>
      </w:r>
      <w:r>
        <w:fldChar w:fldCharType="separate"/>
      </w:r>
      <w:r w:rsidR="00B67D45" w:rsidRPr="00B67D45">
        <w:rPr>
          <w:noProof/>
        </w:rPr>
        <w:t>[12]</w:t>
      </w:r>
      <w:r>
        <w:fldChar w:fldCharType="end"/>
      </w:r>
      <w:r>
        <w:t>). Effect size estimates and confidence in those estimates is the essential information sought</w:t>
      </w:r>
      <w:r w:rsidR="001E255D">
        <w:t>,</w:t>
      </w:r>
      <w:r>
        <w:t xml:space="preserve"> but NHST logic unintentionally relegates this information as secondary to the p-value.</w:t>
      </w:r>
    </w:p>
    <w:p w14:paraId="5D4CF4CB" w14:textId="6AD064ED" w:rsidR="00162CDE" w:rsidRDefault="00162CDE" w:rsidP="00162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By contrast, Bayesian analysis provides formal approaches to quantifying our existing beliefs (for example, as a probability distribution over the expected difference in the means of some variable between two conditions), and then updating those beliefs based on new experimental evidence</w:t>
      </w:r>
      <w:r w:rsidR="00BC5713">
        <w:t>.</w:t>
      </w:r>
      <w:r>
        <w:t xml:space="preserve"> This gives results expressed as probabilistic evidence for or against hypothese</w:t>
      </w:r>
      <w:r w:rsidR="001E255D">
        <w:t xml:space="preserve">s, </w:t>
      </w:r>
      <w:r>
        <w:t>emphasiz</w:t>
      </w:r>
      <w:r w:rsidR="001E255D">
        <w:t>ing</w:t>
      </w:r>
      <w:r>
        <w:t xml:space="preserve"> effect size estimates and confidence in the estimates. This information supports the decisions researchers and practitioners are making with the data</w:t>
      </w:r>
      <w:r w:rsidR="001E255D">
        <w:t>:</w:t>
      </w:r>
      <w:r>
        <w:t xml:space="preserve"> should I incorporate this technology into my practice or, if confidence is low, are the results promising enough to continue to study it</w:t>
      </w:r>
      <w:r w:rsidR="001E255D">
        <w:t>?</w:t>
      </w:r>
      <w:r>
        <w:t xml:space="preserve"> </w:t>
      </w:r>
      <w:ins w:id="216" w:author="Eric Hekler" w:date="2016-01-06T12:47:00Z">
        <w:r w:rsidR="00842AC9">
          <w:t xml:space="preserve">Conceptually, </w:t>
        </w:r>
      </w:ins>
      <w:r>
        <w:t xml:space="preserve">Bayesian statistics are </w:t>
      </w:r>
      <w:ins w:id="217" w:author="Eric Hekler" w:date="2016-01-06T12:48:00Z">
        <w:r w:rsidR="00842AC9">
          <w:t xml:space="preserve">feasibly </w:t>
        </w:r>
      </w:ins>
      <w:r>
        <w:t xml:space="preserve">more user-centered as they emphasize the information needed to support the </w:t>
      </w:r>
      <w:del w:id="218" w:author="Eric Hekler" w:date="2016-01-06T12:48:00Z">
        <w:r w:rsidDel="00842AC9">
          <w:delText xml:space="preserve">actual </w:delText>
        </w:r>
      </w:del>
      <w:r>
        <w:t xml:space="preserve">decisions </w:t>
      </w:r>
      <w:del w:id="219" w:author="Eric Hekler" w:date="2016-01-06T12:48:00Z">
        <w:r w:rsidDel="00842AC9">
          <w:delText xml:space="preserve">of </w:delText>
        </w:r>
      </w:del>
      <w:r>
        <w:t>researchers</w:t>
      </w:r>
      <w:ins w:id="220" w:author="Eric Hekler" w:date="2016-01-06T12:48:00Z">
        <w:r w:rsidR="00842AC9">
          <w:t xml:space="preserve"> want to make</w:t>
        </w:r>
      </w:ins>
      <w:r>
        <w:t xml:space="preserve"> without the need to interpret double-negative logic.</w:t>
      </w:r>
    </w:p>
    <w:p w14:paraId="5F11C510" w14:textId="0876C561"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Replication and meta-analysis in </w:t>
      </w:r>
      <w:del w:id="221" w:author="Matthew Kay" w:date="2016-01-04T17:28:00Z">
        <w:r w:rsidDel="00EC0AB7">
          <w:delText>C</w:delText>
        </w:r>
      </w:del>
      <w:r>
        <w:t>H</w:t>
      </w:r>
      <w:ins w:id="222" w:author="Matthew Kay" w:date="2016-01-04T17:28:00Z">
        <w:r w:rsidR="00EC0AB7">
          <w:t>C</w:t>
        </w:r>
      </w:ins>
      <w:r>
        <w:t>I</w:t>
      </w:r>
    </w:p>
    <w:p w14:paraId="47C1D094" w14:textId="3F8E92A4"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The statistical tools researchers </w:t>
      </w:r>
      <w:r w:rsidR="00877DCF">
        <w:t xml:space="preserve">customarily use in </w:t>
      </w:r>
      <w:del w:id="223" w:author="Matthew Kay" w:date="2016-01-04T17:28:00Z">
        <w:r w:rsidDel="00EC0AB7">
          <w:delText>C</w:delText>
        </w:r>
      </w:del>
      <w:r>
        <w:t>H</w:t>
      </w:r>
      <w:ins w:id="224" w:author="Matthew Kay" w:date="2016-01-04T17:28:00Z">
        <w:r w:rsidR="00EC0AB7">
          <w:t>C</w:t>
        </w:r>
      </w:ins>
      <w:r>
        <w:t xml:space="preserve">I do not help them effectively accrue knowledge from one study to the next, even when the variations in design of novel systems are informed by previous work. The classic strategy for knowledge accrual of a series of NHST studies is literature reviews conducted often in the related work section of a CHI paper that implicitly use the </w:t>
      </w:r>
      <w:r>
        <w:rPr>
          <w:i/>
        </w:rPr>
        <w:t>vote-counting</w:t>
      </w:r>
      <w:r>
        <w:t xml:space="preserve"> method of knowledge accumulation</w:t>
      </w:r>
      <w:r w:rsidR="00515362">
        <w:t xml:space="preserve"> </w:t>
      </w:r>
      <w:r w:rsidR="00515362">
        <w:fldChar w:fldCharType="begin" w:fldLock="1"/>
      </w:r>
      <w:r w:rsidR="00B67D45">
        <w:instrText>ADDIN CSL_CITATION { "citationItems" : [ { "id" : "ITEM-1", "itemData" : { "abstract" : "Reviews of research usually rely on counts of the number of times the treatment group mean exceeds the control group mean by an amount that is statistically significant. The treatment is said to have a positive effect if the proportion of such positive significant results is large. This procedure is shown to have extremely low power for the combination of treatment-effect sizes and sample sizes usually found in social science research. Surprisingly, the power of this procedure decreases as the number of studies reviewed increases. Three alternative counting procedures that permit estimation of the standardized mean difference between treatment and control groups (effect size) are described. Methods for obtaining confidence intervals for the effect size are also presented. For 1 procedure, the effect size can be estimated even when the sample consists only of studies that have statistically significant results. (7 ref)", "author" : [ { "dropping-particle" : "V.", "family" : "Hedges", "given" : "Larry", "non-dropping-particle" : "", "parse-names" : false, "suffix" : "" }, { "dropping-particle" : "", "family" : "Olkin", "given" : "Ingram", "non-dropping-particle" : "", "parse-names" : false, "suffix" : "" } ], "container-title" : "Psychological Bulletin", "id" : "ITEM-1", "issue" : "2", "issued" : { "date-parts" : [ [ "1980" ] ] }, "page" : "359-369", "title" : "Vote-counting methods in research synthesis.", "type" : "article-journal", "volume" : "88" }, "uris" : [ "http://www.mendeley.com/documents/?uuid=ff1511a4-dbca-4495-b16a-4763b1b4c66a" ] } ], "mendeley" : { "formattedCitation" : "[11]", "plainTextFormattedCitation" : "[11]", "previouslyFormattedCitation" : "[10]" }, "properties" : { "noteIndex" : 0 }, "schema" : "https://github.com/citation-style-language/schema/raw/master/csl-citation.json" }</w:instrText>
      </w:r>
      <w:r w:rsidR="00515362">
        <w:fldChar w:fldCharType="separate"/>
      </w:r>
      <w:r w:rsidR="00B67D45" w:rsidRPr="00B67D45">
        <w:rPr>
          <w:noProof/>
        </w:rPr>
        <w:t>[11]</w:t>
      </w:r>
      <w:r w:rsidR="00515362">
        <w:fldChar w:fldCharType="end"/>
      </w:r>
      <w:r>
        <w:t>. In this method, the number of significant and non-significant findings are counted up to infer if an effect is true or not (e.g., three studies found a significant effect, four did not, therefore this strategy is likely not effective). There are many problems with this approach, particularly when a field utilizes small sample</w:t>
      </w:r>
      <w:r w:rsidR="00162CDE">
        <w:t>s</w:t>
      </w:r>
      <w:r>
        <w:t xml:space="preserve"> to estimate statistical significance</w:t>
      </w:r>
      <w:ins w:id="225" w:author="Greg Nelson" w:date="2016-01-06T14:30:00Z">
        <w:r w:rsidR="00DA0CD9">
          <w:t>,</w:t>
        </w:r>
      </w:ins>
      <w:r>
        <w:t xml:space="preserve"> </w:t>
      </w:r>
      <w:r w:rsidR="00162CDE">
        <w:t xml:space="preserve">as </w:t>
      </w:r>
      <w:r>
        <w:t xml:space="preserve">many of these significant differences are likely due to chance </w:t>
      </w:r>
      <w:r w:rsidR="00152A80" w:rsidRPr="00137B62">
        <w:fldChar w:fldCharType="begin" w:fldLock="1"/>
      </w:r>
      <w:r w:rsidR="00B67D45">
        <w:instrText>ADDIN CSL_CITATION { "citationItems" : [ { "id" : "ITEM-1", "itemData" : { "ISSN" : "1549-1676", "abstract" : "There is increasing concern that most current published research findings are false. The probability that a research claim is true may depend on study power and bias, the number of other studies on the same question, and, importantly, the ratio of true to no relationships among the relationships probed in each scientific field. In this framework, a research finding is less likely to be true when the studies conducted in a field are smaller; when effect sizes are smaller; when there is a greater number and lesser preselection of tested relationships; where there is greater flexibility in designs, definitions, outcomes, and analytical modes; when there is greater financial and other interest and prejudice; and when more teams are involved in a scientific field in chase of statistical significance. Simulations show that for most study designs and settings, it is more likely for a research claim to be false than true. Moreover, for many current scientific fields, claimed research findings may often be simply accurate measures of the prevailing bias. In this essay, I discuss the implications of these problems for the conduct and interpretation of research.", "author" : [ { "dropping-particle" : "", "family" : "Ioannidis", "given" : "John P A", "non-dropping-particle" : "", "parse-names" : false, "suffix" : "" } ], "container-title" : "PLoS medicine", "id" : "ITEM-1", "issue" : "8", "issued" : { "date-parts" : [ [ "2005", "8", "30" ] ] }, "page" : "e124", "publisher" : "Public Library of Science", "title" : "Why most published research findings are false.", "type" : "article-journal", "volume" : "2" }, "uris" : [ "http://www.mendeley.com/documents/?uuid=4dfd002b-256a-42bd-b01d-f6ad98b1bfbf" ] } ], "mendeley" : { "formattedCitation" : "[15]", "plainTextFormattedCitation" : "[15]", "previouslyFormattedCitation" : "[14]" }, "properties" : { "noteIndex" : 0 }, "schema" : "https://github.com/citation-style-language/schema/raw/master/csl-citation.json" }</w:instrText>
      </w:r>
      <w:r w:rsidR="00152A80" w:rsidRPr="00137B62">
        <w:fldChar w:fldCharType="separate"/>
      </w:r>
      <w:r w:rsidR="00B67D45" w:rsidRPr="00B67D45">
        <w:rPr>
          <w:noProof/>
        </w:rPr>
        <w:t>[15]</w:t>
      </w:r>
      <w:r w:rsidR="00152A80" w:rsidRPr="00137B62">
        <w:fldChar w:fldCharType="end"/>
      </w:r>
      <w:del w:id="226" w:author="Greg Nelson" w:date="2016-01-06T14:29:00Z">
        <w:r w:rsidR="00877DCF" w:rsidDel="00DA0CD9">
          <w:delText>)</w:delText>
        </w:r>
      </w:del>
      <w:r w:rsidR="00877DCF">
        <w:t>.</w:t>
      </w:r>
    </w:p>
    <w:p w14:paraId="716B8877" w14:textId="14859AED"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A step towards better knowledge accrual is via the use of meta-analyses, where the focus is not on the statistical sig</w:t>
      </w:r>
      <w:r>
        <w:lastRenderedPageBreak/>
        <w:t xml:space="preserve">nificance of any single study, but instead on combining the results from many studies to estimate the </w:t>
      </w:r>
      <w:r>
        <w:rPr>
          <w:i/>
        </w:rPr>
        <w:t>effect size</w:t>
      </w:r>
      <w:r>
        <w:t xml:space="preserve"> (e.g., this system designed for encouraging exercise results in 1,000 more steps per day compared to control) and the confidence in that effect (i.e., that 1,000 step increase could feasibly be as low as 100 steps or as high as 1,900 steps</w:t>
      </w:r>
      <w:commentRangeStart w:id="227"/>
      <w:commentRangeStart w:id="228"/>
      <w:r>
        <w:t>)</w:t>
      </w:r>
      <w:commentRangeEnd w:id="227"/>
      <w:r w:rsidR="00DA0CD9">
        <w:rPr>
          <w:rStyle w:val="CommentReference"/>
        </w:rPr>
        <w:commentReference w:id="227"/>
      </w:r>
      <w:commentRangeEnd w:id="228"/>
      <w:r w:rsidR="00046321">
        <w:rPr>
          <w:rStyle w:val="CommentReference"/>
        </w:rPr>
        <w:commentReference w:id="228"/>
      </w:r>
      <w:r>
        <w:t xml:space="preserve">. This strategy relies somewhat on increasing the incentives for replication in the literature, an approach currently advanced by </w:t>
      </w:r>
      <w:proofErr w:type="spellStart"/>
      <w:r>
        <w:t>RepliCHI</w:t>
      </w:r>
      <w:proofErr w:type="spellEnd"/>
      <w:r>
        <w:t xml:space="preserve"> </w:t>
      </w:r>
      <w:r w:rsidR="00152A80">
        <w:fldChar w:fldCharType="begin" w:fldLock="1"/>
      </w:r>
      <w:r w:rsidR="00B67D45">
        <w:instrText>ADDIN CSL_CITATION { "citationItems" : [ { "id" : "ITEM-1", "itemData" : { "DOI" : "10.1145/1979742.1979491", "author" : [ { "dropping-particle" : "", "family" : "Wilson", "given" : "Max", "non-dropping-particle" : "", "parse-names" : false, "suffix" : "" }, { "dropping-particle" : "", "family" : "Mackay", "given" : "Wendy E.", "non-dropping-particle" : "", "parse-names" : false, "suffix" : "" }, { "dropping-particle" : "", "family" : "Chi", "given" : "Ed", "non-dropping-particle" : "", "parse-names" : false, "suffix" : "" }, { "dropping-particle" : "", "family" : "Bernstein", "given" : "Michael", "non-dropping-particle" : "", "parse-names" : false, "suffix" : "" }, { "dropping-particle" : "", "family" : "Russell", "given" : "Dan", "non-dropping-particle" : "", "parse-names" : false, "suffix" : "" } ], "container-title" : "CHI EA \u201911: Proceedings of the 2011 annual conference extended abstracts on Human factors in computing systems", "id" : "ITEM-1", "issued" : { "date-parts" : [ [ "0" ] ] }, "title" : "RepliCHI - CHI should be replicating and validating results more: discuss", "type" : "article-journal" }, "uris" : [ "http://www.mendeley.com/documents/?uuid=02f6b8cf-eb5d-48de-a8bd-d97c5f24a61a" ] } ], "mendeley" : { "formattedCitation" : "[24]", "plainTextFormattedCitation" : "[24]", "previouslyFormattedCitation" : "[23]" }, "properties" : { "noteIndex" : 0 }, "schema" : "https://github.com/citation-style-language/schema/raw/master/csl-citation.json" }</w:instrText>
      </w:r>
      <w:r w:rsidR="00152A80">
        <w:fldChar w:fldCharType="separate"/>
      </w:r>
      <w:r w:rsidR="00B67D45" w:rsidRPr="00B67D45">
        <w:rPr>
          <w:noProof/>
        </w:rPr>
        <w:t>[24]</w:t>
      </w:r>
      <w:r w:rsidR="00152A80">
        <w:fldChar w:fldCharType="end"/>
      </w:r>
      <w:r>
        <w:t xml:space="preserve">. While encouraging more standalone replication studies and meta-analyses is useful for knowledge accrual, we argue that it has difficulty fitting into </w:t>
      </w:r>
      <w:del w:id="229" w:author="Matthew Kay" w:date="2016-01-04T17:29:00Z">
        <w:r w:rsidDel="00EC0AB7">
          <w:delText>C</w:delText>
        </w:r>
      </w:del>
      <w:r>
        <w:t>H</w:t>
      </w:r>
      <w:ins w:id="230" w:author="Matthew Kay" w:date="2016-01-04T17:29:00Z">
        <w:r w:rsidR="00EC0AB7">
          <w:t>C</w:t>
        </w:r>
      </w:ins>
      <w:r>
        <w:t xml:space="preserve">I culture and the incentives for publishing novel findings. As we will show, </w:t>
      </w:r>
      <w:r w:rsidR="00590F35">
        <w:t>few</w:t>
      </w:r>
      <w:r>
        <w:t xml:space="preserve"> meta-</w:t>
      </w:r>
      <w:r w:rsidR="00590F35">
        <w:t xml:space="preserve">analyses are </w:t>
      </w:r>
      <w:r>
        <w:t>currently conducted in the community, supporting our intuition.</w:t>
      </w:r>
    </w:p>
    <w:p w14:paraId="5250FF17" w14:textId="7E5C0669" w:rsidR="00162CDE" w:rsidRDefault="00590F35"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Within a Bayesian approach, p</w:t>
      </w:r>
      <w:r w:rsidR="00162CDE">
        <w:t>rior beliefs can be derived from previous work, allowing knowledge</w:t>
      </w:r>
      <w:r>
        <w:t xml:space="preserve"> accrual</w:t>
      </w:r>
      <w:r w:rsidR="00162CDE">
        <w:t xml:space="preserve"> from study to study without requiring a separate meta-analysis. To derive priors in </w:t>
      </w:r>
      <w:del w:id="231" w:author="Matthew Kay" w:date="2016-01-04T17:29:00Z">
        <w:r w:rsidR="00162CDE" w:rsidDel="00EC0AB7">
          <w:delText>C</w:delText>
        </w:r>
      </w:del>
      <w:r w:rsidR="00162CDE">
        <w:t>H</w:t>
      </w:r>
      <w:ins w:id="232" w:author="Matthew Kay" w:date="2016-01-04T17:29:00Z">
        <w:r w:rsidR="00EC0AB7">
          <w:t>C</w:t>
        </w:r>
      </w:ins>
      <w:r w:rsidR="00162CDE">
        <w:t>I, we can capitalize on the fact that partial replication is common to the field in the form of the comparison of a new technique against the state-of-the-art. As we will show, incorporating prior quantitative results into new analyses using a Bayesian framework is straightforward in these cases, allowing us to accrue quantitative knowledge without the need for top-down incentives for meta-analysis. We will also discuss how to use prior work to set prior expectations on the size of an effect even when not conducting a partial replication. In contrast to traditional meta-analysis, Bayesian analysis allows the effect sizes in successive studies to be estimated more precisely</w:t>
      </w:r>
      <w:r>
        <w:t xml:space="preserve"> in each study</w:t>
      </w:r>
      <w:r w:rsidR="00162CDE">
        <w:t xml:space="preserve">. This </w:t>
      </w:r>
      <w:ins w:id="233" w:author="Eric Hekler" w:date="2016-01-06T12:50:00Z">
        <w:r w:rsidR="00842AC9">
          <w:t xml:space="preserve">could feasibly </w:t>
        </w:r>
      </w:ins>
      <w:r w:rsidR="00162CDE">
        <w:t>fit</w:t>
      </w:r>
      <w:del w:id="234" w:author="Eric Hekler" w:date="2016-01-06T12:50:00Z">
        <w:r w:rsidR="00162CDE" w:rsidDel="00842AC9">
          <w:delText>s well</w:delText>
        </w:r>
      </w:del>
      <w:r w:rsidR="00162CDE">
        <w:t xml:space="preserve"> into the publishing incentives for </w:t>
      </w:r>
      <w:del w:id="235" w:author="Matthew Kay" w:date="2016-01-04T17:29:00Z">
        <w:r w:rsidR="00162CDE" w:rsidDel="00EC0AB7">
          <w:delText>C</w:delText>
        </w:r>
      </w:del>
      <w:r w:rsidR="00162CDE">
        <w:t>H</w:t>
      </w:r>
      <w:ins w:id="236" w:author="Matthew Kay" w:date="2016-01-04T17:29:00Z">
        <w:r w:rsidR="00EC0AB7">
          <w:t>C</w:t>
        </w:r>
      </w:ins>
      <w:r w:rsidR="00162CDE">
        <w:t>I: knowledge accrues with each individual, novel study (easily published at CHI), making it unnecessary to publish standalone meta-analyses (less publishable at CHI).</w:t>
      </w:r>
    </w:p>
    <w:p w14:paraId="0C698F84" w14:textId="258E6BF1" w:rsidR="0002541C" w:rsidRDefault="0048068E"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237" w:name="h.fi0b62oy54m" w:colFirst="0" w:colLast="0"/>
      <w:bookmarkEnd w:id="237"/>
      <w:r>
        <w:t>HCI Researchers conduct</w:t>
      </w:r>
      <w:r w:rsidR="0002541C">
        <w:t xml:space="preserve"> </w:t>
      </w:r>
      <w:r>
        <w:t xml:space="preserve">Few </w:t>
      </w:r>
      <w:r w:rsidR="0002541C">
        <w:t xml:space="preserve">Meta-Analyses </w:t>
      </w:r>
    </w:p>
    <w:p w14:paraId="0A819C8A" w14:textId="0F4A084C" w:rsidR="009902C7" w:rsidRDefault="0002541C" w:rsidP="0002541C">
      <w:r>
        <w:t xml:space="preserve">To assess the current state of quantitative knowledge aggregation in HCI, we conducted a review of meta-analyses accessible through the ACM Digital Library, as many of the most prominent HCI publication venues are archived there (e.g. CHI, CSCW, UIST, </w:t>
      </w:r>
      <w:proofErr w:type="spellStart"/>
      <w:r>
        <w:t>UbiComp</w:t>
      </w:r>
      <w:proofErr w:type="spellEnd"/>
      <w:r>
        <w:t xml:space="preserve">, TOCHI). We searched for the terms </w:t>
      </w:r>
      <w:r w:rsidRPr="00137B62">
        <w:rPr>
          <w:i/>
        </w:rPr>
        <w:t>meta-analysis</w:t>
      </w:r>
      <w:r>
        <w:t xml:space="preserve">, </w:t>
      </w:r>
      <w:r w:rsidRPr="00137B62">
        <w:rPr>
          <w:i/>
        </w:rPr>
        <w:t>meta-analyses</w:t>
      </w:r>
      <w:r>
        <w:t xml:space="preserve">, </w:t>
      </w:r>
      <w:proofErr w:type="spellStart"/>
      <w:r w:rsidRPr="00137B62">
        <w:rPr>
          <w:i/>
        </w:rPr>
        <w:t>metaanalysis</w:t>
      </w:r>
      <w:proofErr w:type="spellEnd"/>
      <w:r>
        <w:t xml:space="preserve">, or </w:t>
      </w:r>
      <w:proofErr w:type="spellStart"/>
      <w:r w:rsidRPr="00137B62">
        <w:rPr>
          <w:i/>
        </w:rPr>
        <w:t>metaanalyses</w:t>
      </w:r>
      <w:proofErr w:type="spellEnd"/>
      <w:r>
        <w:t xml:space="preserve"> in the abstract or title fields on Aug 17 2015, yielding 509 unique results. We examined abstracts and eliminated </w:t>
      </w:r>
      <w:r w:rsidRPr="00137B62">
        <w:t>151</w:t>
      </w:r>
      <w:r>
        <w:t xml:space="preserve"> domain-specific statistical methods and techniques, mostly in biology and machine learning. We examined the full-text </w:t>
      </w:r>
      <w:r w:rsidR="00590F35">
        <w:t>of</w:t>
      </w:r>
      <w:r>
        <w:t xml:space="preserve"> the remaining papers. We found </w:t>
      </w:r>
      <w:r w:rsidRPr="00137B62">
        <w:t xml:space="preserve">40 </w:t>
      </w:r>
      <w:r>
        <w:t xml:space="preserve">dissertations, which we discarded since their results may have been published in other venues. We found </w:t>
      </w:r>
      <w:r w:rsidRPr="00137B62">
        <w:t xml:space="preserve">56 </w:t>
      </w:r>
      <w:commentRangeStart w:id="238"/>
      <w:ins w:id="239" w:author="Matthew Kay" w:date="2016-01-06T23:59:00Z">
        <w:r w:rsidR="00046321">
          <w:t>HCI (or HCI-related)</w:t>
        </w:r>
      </w:ins>
      <w:commentRangeEnd w:id="238"/>
      <w:ins w:id="240" w:author="Matthew Kay" w:date="2016-01-07T00:00:00Z">
        <w:r w:rsidR="00046321">
          <w:rPr>
            <w:rStyle w:val="CommentReference"/>
          </w:rPr>
          <w:commentReference w:id="238"/>
        </w:r>
      </w:ins>
      <w:ins w:id="241" w:author="Matthew Kay" w:date="2016-01-06T23:59:00Z">
        <w:r w:rsidR="00046321">
          <w:t xml:space="preserve"> </w:t>
        </w:r>
      </w:ins>
      <w:r>
        <w:t xml:space="preserve">papers with quantitative meta-analyses, defined as modeling effect sizes or using traditional meta-analysis based on the results of multiple studies found from a literature search with inclusion criteria. Only </w:t>
      </w:r>
      <w:r w:rsidRPr="00137B62">
        <w:t>3</w:t>
      </w:r>
      <w:r>
        <w:t xml:space="preserve"> were published at the venues above</w:t>
      </w:r>
      <w:r w:rsidR="00525CD5">
        <w:t xml:space="preserve"> </w:t>
      </w:r>
      <w:r w:rsidR="00525CD5">
        <w:fldChar w:fldCharType="begin" w:fldLock="1"/>
      </w:r>
      <w:r w:rsidR="00B67D45">
        <w:instrText>ADDIN CSL_CITATION { "citationItems" : [ { "id" : "ITEM-1", "itemData" : { "DOI" : "10.1145/1240624.1240626", "ISBN" : "9781595935939", "ISSN" : "1595935932", "abstract" : "The use of embodied agents, defined as visual human-like representations accompanying a computer interface, is becoming prevalent in applications ranging from educational software to advertisements. In the current work, we assimilate previous empirical compare interfaces with studies which interfaces without agents, both visually embodied agents to using an informal, descriptive technique based on experimental results (46 studies) as well as a formal statistical meta-analysis (25 studies). when analyzing subjective responses (i.e., questionnaire ratings, interviews) than Results revealed significantly larger effect sizes when analyzing behavioral responses such as task performance and memory. Furthermore, the effects of adding an agent to an interface are larger than the effects of animating an agent to behave more realistically. However, the overall effect sizes were quite small (e.g., across studies, adding a face to an interface only explains approximately 2.5% of the variance in results). We discuss the implications for both designers building interfaces as well as social scientists designing experiments to evaluate those interfaces.", "author" : [ { "dropping-particle" : "", "family" : "Yee", "given" : "Nick", "non-dropping-particle" : "", "parse-names" : false, "suffix" : "" }, { "dropping-particle" : "", "family" : "Yee", "given" : "Nick", "non-dropping-particle" : "", "parse-names" : false, "suffix" : "" }, { "dropping-particle" : "", "family" : "Bailenson", "given" : "Jeremy N", "non-dropping-particle" : "", "parse-names" : false, "suffix" : "" }, { "dropping-particle" : "", "family" : "Bailenson", "given" : "Jeremy N", "non-dropping-particle" : "", "parse-names" : false, "suffix" : "" }, { "dropping-particle" : "", "family" : "Rickertsen", "given" : "Kathryn", "non-dropping-particle" : "", "parse-names" : false, "suffix" : "" }, { "dropping-particle" : "", "family" : "Rickertsen", "given" : "Kathryn", "non-dropping-particle" : "", "parse-names" : false, "suffix" : "" } ], "container-title" : "Proceedings of the SIGCHI conference on Human factors in computing systems - CHI '07", "id" : "ITEM-1", "issued" : { "date-parts" : [ [ "2007" ] ] }, "page" : "1", "title" : "A meta-analysis of the impact of the inclusion and realism of human-like faces on user experiences in interfaces", "type" : "article-journal" }, "uris" : [ "http://www.mendeley.com/documents/?uuid=17ae58d1-31e9-4e97-81cc-3ddd7878f0a0" ] }, { "id" : "ITEM-2", "itemData" : { "DOI" : "10.1145/238386.238387", "ISBN" : "0897917774", "abstract" : "Note: OCR errors may be found in this Reference List extracted from the full text article. ACM has opted to expose the complete List rather than only correct and linked references.", "author" : [ { "dropping-particle" : "", "family" : "Weisband", "given" : "Suzanne", "non-dropping-particle" : "", "parse-names" : false, "suffix" : "" }, { "dropping-particle" : "", "family" : "Kiesler", "given" : "S", "non-dropping-particle" : "", "parse-names" : false, "suffix" : "" } ], "container-title" : "ACM Digital Library", "id" : "ITEM-2", "issue" : "96", "issued" : { "date-parts" : [ [ "1996" ] ] }, "page" : "3-10", "title" : "Self Disclosure on Computer Forms : Meta-Analysis and Implications", "type" : "article-journal", "volume" : "CHI" }, "uris" : [ "http://www.mendeley.com/documents/?uuid=6638f65e-b5d9-48d0-98a3-6b362245755b" ] }, { "id" : "ITEM-3", "itemData" : { "DOI" : "10.1145/1240624.1240722", "ISBN" : "9781595935939", "author" : [ { "dropping-particle" : "", "family" : "Hornb\u00e6k", "given" : "Kasper", "non-dropping-particle" : "", "parse-names" : false, "suffix" : "" }, { "dropping-particle" : "", "family" : "Law", "given" : "Effie Lai-Chong", "non-dropping-particle" : "", "parse-names" : false, "suffix" : "" } ], "container-title" : "Proceedings of the SIGCHI conference on Human factors in computing systems - CHI '07", "id" : "ITEM-3", "issued" : { "date-parts" : [ [ "2007" ] ] }, "page" : "617", "publisher" : "ACM Press", "publisher-place" : "New York, New York, USA", "title" : "Meta-analysis of correlations among usability measures", "type" : "article-journal" }, "uris" : [ "http://www.mendeley.com/documents/?uuid=7ab29b61-7a60-450a-82c7-524efa50e71d" ] } ], "mendeley" : { "formattedCitation" : "[13,23,26]", "plainTextFormattedCitation" : "[13,23,26]", "previouslyFormattedCitation" : "[12,22,25]" }, "properties" : { "noteIndex" : 0 }, "schema" : "https://github.com/citation-style-language/schema/raw/master/csl-citation.json" }</w:instrText>
      </w:r>
      <w:r w:rsidR="00525CD5">
        <w:fldChar w:fldCharType="separate"/>
      </w:r>
      <w:r w:rsidR="00B67D45" w:rsidRPr="00B67D45">
        <w:rPr>
          <w:noProof/>
        </w:rPr>
        <w:t>[13,23,26]</w:t>
      </w:r>
      <w:r w:rsidR="00525CD5">
        <w:fldChar w:fldCharType="end"/>
      </w:r>
      <w:ins w:id="242" w:author="Greg Nelson" w:date="2016-01-06T14:32:00Z">
        <w:r w:rsidR="00DA0CD9">
          <w:t>.</w:t>
        </w:r>
      </w:ins>
      <w:r>
        <w:t xml:space="preserve"> This low number prompted us to search the DL full text for “meta-analysis” for the top venues, yielding 159 results. The top 3 results were the meta-analyses we had already found, and we did not find any others after reviewing the abstracts (and full </w:t>
      </w:r>
      <w:r>
        <w:lastRenderedPageBreak/>
        <w:t xml:space="preserve">text as needed) from this additional search. Most meta-analyses were in other journals and communities, from management information systems and HICSS to specialized venues </w:t>
      </w:r>
      <w:r w:rsidRPr="00D456ED">
        <w:t>(</w:t>
      </w:r>
      <w:r w:rsidR="007D23A2">
        <w:t xml:space="preserve">e.g. </w:t>
      </w:r>
      <w:r w:rsidRPr="00137B62">
        <w:rPr>
          <w:rFonts w:eastAsia="Calibri"/>
        </w:rPr>
        <w:t>ICMI '06: Proceedings of the 8th international conference on Multimodal interfaces</w:t>
      </w:r>
      <w:r w:rsidRPr="00D456ED">
        <w:t>).</w:t>
      </w:r>
      <w:r>
        <w:t xml:space="preserve"> </w:t>
      </w:r>
    </w:p>
    <w:p w14:paraId="10A98661" w14:textId="4A482E29" w:rsidR="0002541C" w:rsidRDefault="009902C7" w:rsidP="0002541C">
      <w:r>
        <w:t>Our search suggests that m</w:t>
      </w:r>
      <w:r w:rsidR="0002541C">
        <w:t xml:space="preserve">eta-analyses are not being </w:t>
      </w:r>
      <w:ins w:id="243" w:author="Eric Hekler" w:date="2015-12-30T09:16:00Z">
        <w:del w:id="244" w:author="Matthew Kay" w:date="2016-01-04T16:53:00Z">
          <w:r w:rsidR="008B1725" w:rsidDel="00FB07D8">
            <w:delText>conducted</w:delText>
          </w:r>
        </w:del>
      </w:ins>
      <w:ins w:id="245" w:author="Matthew Kay" w:date="2016-01-04T16:53:00Z">
        <w:r w:rsidR="00FB07D8">
          <w:t>rewarded</w:t>
        </w:r>
      </w:ins>
      <w:ins w:id="246" w:author="Matthew Kay" w:date="2016-01-04T16:52:00Z">
        <w:r w:rsidR="00FB07D8">
          <w:t xml:space="preserve"> within the community</w:t>
        </w:r>
      </w:ins>
      <w:del w:id="247" w:author="Eric Hekler" w:date="2015-12-30T09:17:00Z">
        <w:r w:rsidR="0002541C" w:rsidDel="008B1725">
          <w:delText>rewarded by the current publishing incentives of the community</w:delText>
        </w:r>
      </w:del>
      <w:r w:rsidR="0002541C">
        <w:t>.</w:t>
      </w:r>
      <w:r w:rsidR="00C54B4A">
        <w:t xml:space="preserve"> </w:t>
      </w:r>
      <w:r>
        <w:t>The CHI conference is regarded by many as the top publication venue for work in human-computer interaction. Given the paucity of meta-analysis at CHI, it seems clear that the incentives do not currently exist for such work to be published</w:t>
      </w:r>
      <w:r w:rsidR="00AC192D">
        <w:t xml:space="preserve"> there</w:t>
      </w:r>
      <w:ins w:id="248" w:author="Eric Hekler" w:date="2015-12-30T09:17:00Z">
        <w:r w:rsidR="008B1725">
          <w:t xml:space="preserve"> </w:t>
        </w:r>
        <w:commentRangeStart w:id="249"/>
        <w:commentRangeStart w:id="250"/>
        <w:r w:rsidR="008B1725">
          <w:t xml:space="preserve">(or </w:t>
        </w:r>
        <w:del w:id="251" w:author="Matthew Kay" w:date="2016-01-07T00:06:00Z">
          <w:r w:rsidR="008B1725" w:rsidDel="00CE7743">
            <w:delText xml:space="preserve">plausibly even conducted </w:delText>
          </w:r>
        </w:del>
      </w:ins>
      <w:ins w:id="252" w:author="Matthew Kay" w:date="2016-01-07T00:07:00Z">
        <w:r w:rsidR="00CE7743">
          <w:t>prioritized</w:t>
        </w:r>
      </w:ins>
      <w:ins w:id="253" w:author="Matthew Kay" w:date="2016-01-07T00:06:00Z">
        <w:r w:rsidR="00CE7743">
          <w:t xml:space="preserve"> </w:t>
        </w:r>
      </w:ins>
      <w:ins w:id="254" w:author="Eric Hekler" w:date="2015-12-30T09:17:00Z">
        <w:r w:rsidR="008B1725">
          <w:t>in the field overall)</w:t>
        </w:r>
      </w:ins>
      <w:r>
        <w:t xml:space="preserve">. </w:t>
      </w:r>
      <w:commentRangeEnd w:id="249"/>
      <w:r w:rsidR="009C5B94">
        <w:rPr>
          <w:rStyle w:val="CommentReference"/>
        </w:rPr>
        <w:commentReference w:id="249"/>
      </w:r>
      <w:commentRangeEnd w:id="250"/>
      <w:r w:rsidR="00CE7743">
        <w:rPr>
          <w:rStyle w:val="CommentReference"/>
        </w:rPr>
        <w:commentReference w:id="250"/>
      </w:r>
      <w:r>
        <w:t>However, within the frequentist paradigm, a meta-analysis is the gold standard for quantitative knowledge</w:t>
      </w:r>
      <w:r w:rsidR="00590F35">
        <w:t xml:space="preserve"> accrual</w:t>
      </w:r>
      <w:r w:rsidR="00AC192D">
        <w:t xml:space="preserve">, </w:t>
      </w:r>
      <w:r>
        <w:t>represent</w:t>
      </w:r>
      <w:r w:rsidR="00AC192D">
        <w:t>ing</w:t>
      </w:r>
      <w:r>
        <w:t xml:space="preserve"> the best estimates we can make. </w:t>
      </w:r>
      <w:r w:rsidR="00AC192D">
        <w:t>W</w:t>
      </w:r>
      <w:r>
        <w:t xml:space="preserve">e must either build new incentives for meta-analysis, or find another way to accrue knowledge within the existing incentives. </w:t>
      </w:r>
      <w:ins w:id="255" w:author="Eric Hekler" w:date="2015-12-30T09:17:00Z">
        <w:r w:rsidR="008B1725">
          <w:t xml:space="preserve">We </w:t>
        </w:r>
        <w:del w:id="256" w:author="Matthew Kay" w:date="2016-01-04T16:55:00Z">
          <w:r w:rsidR="008B1725" w:rsidDel="00E63A36">
            <w:delText xml:space="preserve">argue that </w:delText>
          </w:r>
        </w:del>
      </w:ins>
      <w:ins w:id="257" w:author="Matthew Kay" w:date="2016-01-04T16:55:00Z">
        <w:r w:rsidR="00E63A36">
          <w:t xml:space="preserve">believe that </w:t>
        </w:r>
      </w:ins>
      <w:del w:id="258" w:author="Eric Hekler" w:date="2015-12-30T09:17:00Z">
        <w:r w:rsidR="00AC192D" w:rsidDel="008B1725">
          <w:delText>T</w:delText>
        </w:r>
        <w:r w:rsidR="007D23A2" w:rsidDel="008B1725">
          <w:delText xml:space="preserve">hat other way </w:delText>
        </w:r>
        <w:r w:rsidR="00AC192D" w:rsidDel="008B1725">
          <w:delText>is</w:delText>
        </w:r>
        <w:r w:rsidR="007D23A2" w:rsidDel="008B1725">
          <w:delText xml:space="preserve"> </w:delText>
        </w:r>
      </w:del>
      <w:r w:rsidR="007D23A2">
        <w:t>Bayesian analysis</w:t>
      </w:r>
      <w:ins w:id="259" w:author="Eric Hekler" w:date="2015-12-30T09:17:00Z">
        <w:r w:rsidR="008B1725">
          <w:t xml:space="preserve"> </w:t>
        </w:r>
        <w:del w:id="260" w:author="Matthew Kay" w:date="2016-01-07T00:09:00Z">
          <w:r w:rsidR="008B1725" w:rsidDel="00CE7743">
            <w:delText xml:space="preserve">is a </w:delText>
          </w:r>
          <w:commentRangeStart w:id="261"/>
          <w:commentRangeStart w:id="262"/>
          <w:r w:rsidR="008B1725" w:rsidDel="00CE7743">
            <w:delText xml:space="preserve">plausible </w:delText>
          </w:r>
        </w:del>
      </w:ins>
      <w:ins w:id="263" w:author="Matthew Kay" w:date="2016-01-07T00:09:00Z">
        <w:r w:rsidR="00CE7743">
          <w:t>may be that other way</w:t>
        </w:r>
      </w:ins>
      <w:ins w:id="264" w:author="Eric Hekler" w:date="2015-12-30T09:17:00Z">
        <w:del w:id="265" w:author="Matthew Kay" w:date="2016-01-07T00:09:00Z">
          <w:r w:rsidR="008B1725" w:rsidDel="00CE7743">
            <w:delText>alternative</w:delText>
          </w:r>
        </w:del>
      </w:ins>
      <w:commentRangeEnd w:id="261"/>
      <w:r w:rsidR="00E63A36">
        <w:rPr>
          <w:rStyle w:val="CommentReference"/>
        </w:rPr>
        <w:commentReference w:id="261"/>
      </w:r>
      <w:commentRangeEnd w:id="262"/>
      <w:r w:rsidR="00CE7743">
        <w:rPr>
          <w:rStyle w:val="CommentReference"/>
        </w:rPr>
        <w:commentReference w:id="262"/>
      </w:r>
      <w:ins w:id="266" w:author="Matthew Kay" w:date="2016-01-04T16:55:00Z">
        <w:r w:rsidR="00E63A36">
          <w:t>.</w:t>
        </w:r>
      </w:ins>
      <w:del w:id="267" w:author="Matthew Kay" w:date="2016-01-04T16:55:00Z">
        <w:r w:rsidR="007D23A2" w:rsidDel="00E63A36">
          <w:delText>.</w:delText>
        </w:r>
      </w:del>
    </w:p>
    <w:p w14:paraId="6075F877" w14:textId="4FCE7C0E"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Contrasting Frequentist </w:t>
      </w:r>
      <w:r w:rsidR="007D23A2">
        <w:t xml:space="preserve">AND BAYESIAN KNOWLEDGE ACCRUAL </w:t>
      </w:r>
      <w:r>
        <w:t>using Simulated Experiments</w:t>
      </w:r>
    </w:p>
    <w:p w14:paraId="28C9CF9D"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By way of explaining the differences between frequentist meta-analysis and a Bayesian incremental approach to knowledge accrual, in this section we provide an example of these approaches applied in two different hypothetical worlds. Specifically, we examine a series of 4 simulated, hypothetical experiments on the effects of progress indicators on completion rates of online surveys. </w:t>
      </w:r>
    </w:p>
    <w:p w14:paraId="612E8077" w14:textId="44CC6F1D"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268" w:name="h.8lhpz8gw9lf" w:colFirst="0" w:colLast="0"/>
      <w:bookmarkEnd w:id="268"/>
      <w:r>
        <w:t xml:space="preserve">Domain: </w:t>
      </w:r>
      <w:r w:rsidR="00C54B4A">
        <w:t xml:space="preserve">Varying progress </w:t>
      </w:r>
      <w:r w:rsidR="00D17BE2">
        <w:t>indicators</w:t>
      </w:r>
      <w:r>
        <w:t xml:space="preserve"> in online surveys</w:t>
      </w:r>
    </w:p>
    <w:p w14:paraId="50034B8B" w14:textId="7BEB7571"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We chose this domain because it will be familiar to the </w:t>
      </w:r>
      <w:del w:id="269" w:author="Matthew Kay" w:date="2016-01-04T17:29:00Z">
        <w:r w:rsidDel="00EC0AB7">
          <w:delText>C</w:delText>
        </w:r>
      </w:del>
      <w:r>
        <w:t>H</w:t>
      </w:r>
      <w:ins w:id="270" w:author="Matthew Kay" w:date="2016-01-04T17:29:00Z">
        <w:r w:rsidR="00EC0AB7">
          <w:t>C</w:t>
        </w:r>
      </w:ins>
      <w:r>
        <w:t xml:space="preserve">I audience (as many researchers in our field make use of online surveys), and because a meta-analysis has previously been conducted in this domain by </w:t>
      </w:r>
      <w:proofErr w:type="spellStart"/>
      <w:r>
        <w:t>Villar</w:t>
      </w:r>
      <w:proofErr w:type="spellEnd"/>
      <w:r>
        <w:t xml:space="preserve"> </w:t>
      </w:r>
      <w:r>
        <w:rPr>
          <w:i/>
        </w:rPr>
        <w:t>et al.</w:t>
      </w:r>
      <w:r w:rsidR="00D44708">
        <w:rPr>
          <w:i/>
        </w:rPr>
        <w:fldChar w:fldCharType="begin" w:fldLock="1"/>
      </w:r>
      <w:r w:rsidR="00B67D45">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"[22]", "plainTextFormattedCitation" : "[22]", "previouslyFormattedCitation" : "[21]" }, "properties" : { "noteIndex" : 0 }, "schema" : "https://github.com/citation-style-language/schema/raw/master/csl-citation.json" }</w:instrText>
      </w:r>
      <w:r w:rsidR="00D44708">
        <w:rPr>
          <w:i/>
        </w:rPr>
        <w:fldChar w:fldCharType="separate"/>
      </w:r>
      <w:r w:rsidR="00B67D45" w:rsidRPr="00B67D45">
        <w:rPr>
          <w:noProof/>
        </w:rPr>
        <w:t>[22]</w:t>
      </w:r>
      <w:r w:rsidR="00D44708">
        <w:rPr>
          <w:i/>
        </w:rPr>
        <w:fldChar w:fldCharType="end"/>
      </w:r>
      <w:r w:rsidR="007D23A2">
        <w:t>,</w:t>
      </w:r>
      <w:r>
        <w:t xml:space="preserve"> </w:t>
      </w:r>
      <w:r w:rsidR="00C54B4A">
        <w:t xml:space="preserve">providing us with </w:t>
      </w:r>
      <w:r>
        <w:t xml:space="preserve">realistic effect sizes to use in our simulations. </w:t>
      </w:r>
    </w:p>
    <w:p w14:paraId="2975E612"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That meta-analysis looked at experiments comparing the effects of different types of </w:t>
      </w:r>
      <w:r>
        <w:rPr>
          <w:i/>
        </w:rPr>
        <w:t>progress indicators</w:t>
      </w:r>
      <w:r>
        <w:t xml:space="preserve"> on survey completion rates. A progress indicator is any type of textual or graphical display communicating how much of the survey has been completed so far (“10%”, a graphical progress bar, </w:t>
      </w:r>
      <w:proofErr w:type="spellStart"/>
      <w:r>
        <w:t>etc</w:t>
      </w:r>
      <w:proofErr w:type="spellEnd"/>
      <w:r>
        <w:t xml:space="preserve">). Progress indicators can be distinguished by the relationship between the true progress and the displayed progress. A </w:t>
      </w:r>
      <w:r>
        <w:rPr>
          <w:i/>
        </w:rPr>
        <w:t>constant</w:t>
      </w:r>
      <w:r>
        <w:t xml:space="preserve"> indicator communicates the true progress. Progress in a </w:t>
      </w:r>
      <w:r>
        <w:rPr>
          <w:i/>
        </w:rPr>
        <w:t>fast-to-slow</w:t>
      </w:r>
      <w:r>
        <w:t xml:space="preserve"> indicator starts fast, telling the participant they have made more progress than they actually have near the beginning of the survey, then slows down later. By contrast, a </w:t>
      </w:r>
      <w:r>
        <w:rPr>
          <w:i/>
        </w:rPr>
        <w:t>slow-to-fast</w:t>
      </w:r>
      <w:r>
        <w:t xml:space="preserve"> indicator starts slow, then speeds up near the end of the survey.</w:t>
      </w:r>
    </w:p>
    <w:p w14:paraId="2B07FA76" w14:textId="34EC592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their meta-analysis, </w:t>
      </w:r>
      <w:proofErr w:type="spellStart"/>
      <w:r>
        <w:t>Villar</w:t>
      </w:r>
      <w:proofErr w:type="spellEnd"/>
      <w:r>
        <w:t xml:space="preserve"> </w:t>
      </w:r>
      <w:r>
        <w:rPr>
          <w:i/>
        </w:rPr>
        <w:t xml:space="preserve">et al. </w:t>
      </w:r>
      <w:r w:rsidR="00D44708">
        <w:rPr>
          <w:i/>
        </w:rPr>
        <w:fldChar w:fldCharType="begin" w:fldLock="1"/>
      </w:r>
      <w:r w:rsidR="00B67D45">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"[22]", "plainTextFormattedCitation" : "[22]", "previouslyFormattedCitation" : "[21]" }, "properties" : { "noteIndex" : 0 }, "schema" : "https://github.com/citation-style-language/schema/raw/master/csl-citation.json" }</w:instrText>
      </w:r>
      <w:r w:rsidR="00D44708">
        <w:rPr>
          <w:i/>
        </w:rPr>
        <w:fldChar w:fldCharType="separate"/>
      </w:r>
      <w:r w:rsidR="00B67D45" w:rsidRPr="00B67D45">
        <w:rPr>
          <w:noProof/>
        </w:rPr>
        <w:t>[22]</w:t>
      </w:r>
      <w:r w:rsidR="00D44708">
        <w:rPr>
          <w:i/>
        </w:rPr>
        <w:fldChar w:fldCharType="end"/>
      </w:r>
      <w:r w:rsidR="00D44708">
        <w:t>,</w:t>
      </w:r>
      <w:r>
        <w:t xml:space="preserve"> found that using a </w:t>
      </w:r>
      <w:r>
        <w:rPr>
          <w:i/>
        </w:rPr>
        <w:t>slow-to-fast</w:t>
      </w:r>
      <w:r>
        <w:t xml:space="preserve"> progress indicator</w:t>
      </w:r>
      <w:r w:rsidR="00D17BE2">
        <w:t xml:space="preserve"> </w:t>
      </w:r>
      <w:r>
        <w:t>decreased the probability that a person would complete the survey. They found an effect size (as a log odds ratio</w:t>
      </w:r>
      <w:r>
        <w:rPr>
          <w:vertAlign w:val="superscript"/>
        </w:rPr>
        <w:footnoteReference w:id="3"/>
      </w:r>
      <w:r>
        <w:t>) of ~-0.45.</w:t>
      </w:r>
      <w:r>
        <w:rPr>
          <w:vertAlign w:val="superscript"/>
        </w:rPr>
        <w:footnoteReference w:id="4"/>
      </w:r>
      <w:r>
        <w:t xml:space="preserve"> A </w:t>
      </w:r>
      <w:proofErr w:type="spellStart"/>
      <w:r>
        <w:t>log</w:t>
      </w:r>
      <w:proofErr w:type="spellEnd"/>
      <w:r>
        <w:t xml:space="preserve"> odds ratio </w:t>
      </w:r>
      <w:r>
        <w:lastRenderedPageBreak/>
        <w:t xml:space="preserve">of -0.45 means that in a survey that would otherwise have a completion rate of 50%, we would expect the same survey with a </w:t>
      </w:r>
      <w:r>
        <w:rPr>
          <w:i/>
        </w:rPr>
        <w:t>slow-to-fast</w:t>
      </w:r>
      <w:r>
        <w:t xml:space="preserve"> progress indicator to have a completion rate of ~39%.</w:t>
      </w:r>
    </w:p>
    <w:p w14:paraId="6C204400" w14:textId="77777777"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272" w:name="h.ktgc8lzco6fd" w:colFirst="0" w:colLast="0"/>
      <w:bookmarkEnd w:id="272"/>
      <w:r>
        <w:t>Simulation Method</w:t>
      </w:r>
    </w:p>
    <w:p w14:paraId="2CDDAA9D" w14:textId="64BDA89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To compare Bayesian and frequentist approaches, we will simulate 100 hypothetical “worlds” in which we know the true effect of different progress bar types on completion rates, and then run the same series of 4 experiments in each world. Each experiment could represent an experiment run by different authors</w:t>
      </w:r>
      <w:r w:rsidR="000305CA">
        <w:t>, thus representing the error that would be present from a single study, the current primary mechanism for estimating effect sizes</w:t>
      </w:r>
      <w:r>
        <w:t>. We will conduct analyses on each world as if 1) all authors take a frequentist approach or 2) all authors take a Bayesian approach.</w:t>
      </w:r>
      <w:r w:rsidR="000305CA">
        <w:t xml:space="preserve"> </w:t>
      </w:r>
    </w:p>
    <w:p w14:paraId="03B691A4" w14:textId="5DBE8C16" w:rsidR="000305CA" w:rsidRDefault="0002541C" w:rsidP="000305C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For the purposes of our simulations, we will consider the true effect of a </w:t>
      </w:r>
      <w:r>
        <w:rPr>
          <w:i/>
        </w:rPr>
        <w:t>slow-to-fast</w:t>
      </w:r>
      <w:r>
        <w:t xml:space="preserve"> progress bar on the log-odds of the completion of a survey to be -0.45, as suggested by the meta-analysis of </w:t>
      </w:r>
      <w:proofErr w:type="spellStart"/>
      <w:r>
        <w:t>Villar</w:t>
      </w:r>
      <w:proofErr w:type="spellEnd"/>
      <w:r>
        <w:t xml:space="preserve"> </w:t>
      </w:r>
      <w:r>
        <w:rPr>
          <w:i/>
        </w:rPr>
        <w:t>et al.</w:t>
      </w:r>
      <w:r>
        <w:t xml:space="preserve"> </w:t>
      </w:r>
      <w:r w:rsidR="00D44708">
        <w:rPr>
          <w:i/>
        </w:rPr>
        <w:fldChar w:fldCharType="begin" w:fldLock="1"/>
      </w:r>
      <w:r w:rsidR="00B67D45">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"[22]", "plainTextFormattedCitation" : "[22]", "previouslyFormattedCitation" : "[21]" }, "properties" : { "noteIndex" : 0 }, "schema" : "https://github.com/citation-style-language/schema/raw/master/csl-citation.json" }</w:instrText>
      </w:r>
      <w:r w:rsidR="00D44708">
        <w:rPr>
          <w:i/>
        </w:rPr>
        <w:fldChar w:fldCharType="separate"/>
      </w:r>
      <w:r w:rsidR="00B67D45" w:rsidRPr="00B67D45">
        <w:rPr>
          <w:noProof/>
        </w:rPr>
        <w:t>[22]</w:t>
      </w:r>
      <w:r w:rsidR="00D44708">
        <w:rPr>
          <w:i/>
        </w:rPr>
        <w:fldChar w:fldCharType="end"/>
      </w:r>
      <w:r>
        <w:t xml:space="preserve">. We will also surmise a similarly-sized effect of </w:t>
      </w:r>
      <w:r>
        <w:rPr>
          <w:i/>
        </w:rPr>
        <w:t xml:space="preserve">fast-to-slow </w:t>
      </w:r>
      <w:r>
        <w:t>progress indicators, in the opposite direction, of 0.45.</w:t>
      </w:r>
      <w:r>
        <w:rPr>
          <w:vertAlign w:val="superscript"/>
        </w:rPr>
        <w:footnoteReference w:id="5"/>
      </w:r>
      <w:r w:rsidR="000305CA">
        <w:t xml:space="preserve"> This ap</w:t>
      </w:r>
      <w:r w:rsidR="00AC192D">
        <w:t xml:space="preserve">proach supports </w:t>
      </w:r>
      <w:r w:rsidR="000305CA">
        <w:t>exam</w:t>
      </w:r>
      <w:r w:rsidR="00AC192D">
        <w:t xml:space="preserve">ination of knowledge </w:t>
      </w:r>
      <w:r w:rsidR="000305CA">
        <w:t>accru</w:t>
      </w:r>
      <w:r w:rsidR="00AC192D">
        <w:t>al</w:t>
      </w:r>
      <w:r w:rsidR="000305CA">
        <w:t xml:space="preserve"> in both worlds and al</w:t>
      </w:r>
      <w:r w:rsidR="00AC192D">
        <w:t>lows</w:t>
      </w:r>
      <w:r w:rsidR="000305CA">
        <w:t xml:space="preserve"> com</w:t>
      </w:r>
      <w:r w:rsidR="00AC192D">
        <w:t>parison</w:t>
      </w:r>
      <w:r w:rsidR="000305CA">
        <w:t xml:space="preserve"> to the known fact (because we define it in the simulation) that there is an effect size of -0.45 (</w:t>
      </w:r>
      <w:r w:rsidR="000305CA" w:rsidRPr="00137B62">
        <w:rPr>
          <w:i/>
        </w:rPr>
        <w:t>slow-to-fast</w:t>
      </w:r>
      <w:r w:rsidR="000305CA">
        <w:t>) and 0.45 (</w:t>
      </w:r>
      <w:r w:rsidR="000305CA" w:rsidRPr="00137B62">
        <w:rPr>
          <w:i/>
        </w:rPr>
        <w:t>fast-to-slow</w:t>
      </w:r>
      <w:r w:rsidR="000305CA">
        <w:t xml:space="preserve">) compared to no indicator. </w:t>
      </w:r>
    </w:p>
    <w:p w14:paraId="118B5B92" w14:textId="629AD495"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In each world, we simulate the results of 4 experiments:</w:t>
      </w:r>
    </w:p>
    <w:p w14:paraId="2A44B08E" w14:textId="655C2996" w:rsidR="0002541C" w:rsidRDefault="0002541C" w:rsidP="0002541C">
      <w:pPr>
        <w:pStyle w:val="Bullet"/>
        <w:rPr>
          <w:b/>
        </w:rPr>
      </w:pPr>
      <w:r>
        <w:rPr>
          <w:b/>
        </w:rPr>
        <w:t>Experiments 1-3</w:t>
      </w:r>
      <w:r>
        <w:t xml:space="preserve"> </w:t>
      </w:r>
      <w:r w:rsidR="006B79DE">
        <w:t>have between-</w:t>
      </w:r>
      <w:r w:rsidR="00D17BE2">
        <w:t xml:space="preserve">subjects designs </w:t>
      </w:r>
      <w:r>
        <w:t>compar</w:t>
      </w:r>
      <w:r w:rsidR="00D17BE2">
        <w:t>ing</w:t>
      </w:r>
      <w:r>
        <w:t xml:space="preserve"> a </w:t>
      </w:r>
      <w:r>
        <w:rPr>
          <w:i/>
        </w:rPr>
        <w:t>fast-to-slow</w:t>
      </w:r>
      <w:r>
        <w:t xml:space="preserve"> progress indicator against a control condition of no indicator.</w:t>
      </w:r>
    </w:p>
    <w:p w14:paraId="2835FA20" w14:textId="3799BBEF" w:rsidR="0002541C" w:rsidRDefault="0002541C" w:rsidP="0002541C">
      <w:pPr>
        <w:pStyle w:val="Bullet"/>
        <w:rPr>
          <w:b/>
        </w:rPr>
      </w:pPr>
      <w:r>
        <w:rPr>
          <w:b/>
        </w:rPr>
        <w:t>Experiment 4</w:t>
      </w:r>
      <w:r>
        <w:t xml:space="preserve"> also compares a </w:t>
      </w:r>
      <w:r>
        <w:rPr>
          <w:i/>
        </w:rPr>
        <w:t>fast-to-slow</w:t>
      </w:r>
      <w:r>
        <w:t xml:space="preserve"> progress indicator against a control condition, but adds an additional </w:t>
      </w:r>
      <w:r>
        <w:rPr>
          <w:i/>
        </w:rPr>
        <w:t xml:space="preserve">slow-to-fast </w:t>
      </w:r>
      <w:r>
        <w:t xml:space="preserve">indicator. We can think of this experiment as representing one of the common ways that partial replication happens in the </w:t>
      </w:r>
      <w:del w:id="273" w:author="Matthew Kay" w:date="2016-01-04T17:29:00Z">
        <w:r w:rsidDel="00EC0AB7">
          <w:delText>C</w:delText>
        </w:r>
      </w:del>
      <w:r>
        <w:t>H</w:t>
      </w:r>
      <w:ins w:id="274" w:author="Matthew Kay" w:date="2016-01-04T17:29:00Z">
        <w:r w:rsidR="00EC0AB7">
          <w:t>C</w:t>
        </w:r>
      </w:ins>
      <w:r>
        <w:t>I community: through comparison</w:t>
      </w:r>
      <w:ins w:id="275" w:author="Eric Hekler" w:date="2015-12-30T09:23:00Z">
        <w:r w:rsidR="008B1725">
          <w:t>.</w:t>
        </w:r>
      </w:ins>
      <w:r>
        <w:t xml:space="preserve"> </w:t>
      </w:r>
      <w:proofErr w:type="gramStart"/>
      <w:r>
        <w:t>to</w:t>
      </w:r>
      <w:proofErr w:type="gramEnd"/>
      <w:r>
        <w:t xml:space="preserve"> previous state-of-the-art results. Perhaps some authors, having seen the success of </w:t>
      </w:r>
      <w:r>
        <w:rPr>
          <w:i/>
        </w:rPr>
        <w:t xml:space="preserve">fast-to-slow </w:t>
      </w:r>
      <w:r>
        <w:t xml:space="preserve">indicators, wished to know how the opposite type of indicator might perform (or perhaps conducted this experiment as part of </w:t>
      </w:r>
      <w:r>
        <w:lastRenderedPageBreak/>
        <w:t xml:space="preserve">work to establish a more complete theory explaining </w:t>
      </w:r>
      <w:r>
        <w:rPr>
          <w:i/>
        </w:rPr>
        <w:t>why</w:t>
      </w:r>
      <w:r>
        <w:t xml:space="preserve"> we see these particular results).</w:t>
      </w:r>
    </w:p>
    <w:p w14:paraId="39C95C7E"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For simplicity of exposition, we assume the same experimental design in each case: a between-subjects design with 100 participants per condition (thus, 200 participants in experiments 1-3 and 300 in experiment 4). This is similar to the number of participants in the studies in </w:t>
      </w:r>
      <w:proofErr w:type="spellStart"/>
      <w:r>
        <w:t>Villar</w:t>
      </w:r>
      <w:proofErr w:type="spellEnd"/>
      <w:r>
        <w:t xml:space="preserve"> </w:t>
      </w:r>
      <w:r>
        <w:rPr>
          <w:i/>
        </w:rPr>
        <w:t>et al.</w:t>
      </w:r>
      <w:r>
        <w:t>’s meta-analysis, and is a reasonable number to expect to respond to an online survey. The between-subjects design is necessary primarily because it is difficult to ask someone to take the same survey twice and observe their drop-out rates.</w:t>
      </w:r>
    </w:p>
    <w:p w14:paraId="7CEE1075" w14:textId="77777777"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276" w:name="h.y3op86qbe8qr" w:colFirst="0" w:colLast="0"/>
      <w:bookmarkEnd w:id="276"/>
      <w:r>
        <w:t>Frequentist analysis</w:t>
      </w:r>
    </w:p>
    <w:p w14:paraId="53FA4BAB" w14:textId="2232550B" w:rsidR="0002541C" w:rsidRDefault="0013374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mc:AlternateContent>
          <mc:Choice Requires="wps">
            <w:drawing>
              <wp:anchor distT="45720" distB="45720" distL="114300" distR="114300" simplePos="0" relativeHeight="251657216" behindDoc="0" locked="0" layoutInCell="1" allowOverlap="1" wp14:anchorId="59DC8238" wp14:editId="74A70E7C">
                <wp:simplePos x="0" y="0"/>
                <wp:positionH relativeFrom="margin">
                  <wp:posOffset>0</wp:posOffset>
                </wp:positionH>
                <wp:positionV relativeFrom="margin">
                  <wp:posOffset>3810</wp:posOffset>
                </wp:positionV>
                <wp:extent cx="6391656" cy="3224530"/>
                <wp:effectExtent l="0" t="0" r="952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1656" cy="3224530"/>
                        </a:xfrm>
                        <a:prstGeom prst="rect">
                          <a:avLst/>
                        </a:prstGeom>
                        <a:noFill/>
                        <a:ln w="9525">
                          <a:noFill/>
                          <a:miter lim="800000"/>
                          <a:headEnd/>
                          <a:tailEnd/>
                        </a:ln>
                      </wps:spPr>
                      <wps:txbx>
                        <w:txbxContent>
                          <w:p w14:paraId="1E87DFFD" w14:textId="453AA2FC" w:rsidR="00CE7743" w:rsidRDefault="00CE7743"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w:drawing>
                                <wp:inline distT="0" distB="0" distL="0" distR="0" wp14:anchorId="70228A97" wp14:editId="77B8E39A">
                                  <wp:extent cx="6382385" cy="28721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est-plot-edited.eps"/>
                                          <pic:cNvPicPr/>
                                        </pic:nvPicPr>
                                        <pic:blipFill>
                                          <a:blip r:embed="rId10">
                                            <a:extLst>
                                              <a:ext uri="{28A0092B-C50C-407E-A947-70E740481C1C}">
                                                <a14:useLocalDpi xmlns:a14="http://schemas.microsoft.com/office/drawing/2010/main" val="0"/>
                                              </a:ext>
                                            </a:extLst>
                                          </a:blip>
                                          <a:stretch>
                                            <a:fillRect/>
                                          </a:stretch>
                                        </pic:blipFill>
                                        <pic:spPr>
                                          <a:xfrm>
                                            <a:off x="0" y="0"/>
                                            <a:ext cx="6382385" cy="2872105"/>
                                          </a:xfrm>
                                          <a:prstGeom prst="rect">
                                            <a:avLst/>
                                          </a:prstGeom>
                                        </pic:spPr>
                                      </pic:pic>
                                    </a:graphicData>
                                  </a:graphic>
                                </wp:inline>
                              </w:drawing>
                            </w:r>
                          </w:p>
                          <w:p w14:paraId="08D2DD76" w14:textId="77777777" w:rsidR="00CE7743" w:rsidRDefault="00CE7743">
                            <w:pPr>
                              <w:pStyle w:val="Caption"/>
                              <w:spacing w:before="0" w:after="0"/>
                              <w:rPr>
                                <w:ins w:id="277" w:author="Greg Nelson" w:date="2016-01-06T14:50:00Z"/>
                              </w:rPr>
                              <w:pPrChange w:id="278" w:author="Greg Nelson" w:date="2016-01-06T14:50:00Z">
                                <w:pPr>
                                  <w:pStyle w:val="Caption"/>
                                </w:pPr>
                              </w:pPrChange>
                            </w:pPr>
                            <w:bookmarkStart w:id="279" w:name="_Ref430911630"/>
                            <w:r>
                              <w:t xml:space="preserve">Figure </w:t>
                            </w:r>
                            <w:r w:rsidR="00463090">
                              <w:fldChar w:fldCharType="begin"/>
                            </w:r>
                            <w:r w:rsidR="00463090">
                              <w:instrText xml:space="preserve"> SEQ Figure \* ARABIC </w:instrText>
                            </w:r>
                            <w:r w:rsidR="00463090">
                              <w:fldChar w:fldCharType="separate"/>
                            </w:r>
                            <w:r>
                              <w:rPr>
                                <w:noProof/>
                              </w:rPr>
                              <w:t>1</w:t>
                            </w:r>
                            <w:r w:rsidR="00463090">
                              <w:rPr>
                                <w:noProof/>
                              </w:rPr>
                              <w:fldChar w:fldCharType="end"/>
                            </w:r>
                            <w:bookmarkEnd w:id="279"/>
                            <w:r>
                              <w:t xml:space="preserve">. Forest plots of effects from the frequentist and Bayesian analyses applied to one of our simulated worlds </w:t>
                            </w:r>
                          </w:p>
                          <w:p w14:paraId="07DD3480" w14:textId="1C86AC18" w:rsidR="00CE7743" w:rsidRDefault="00CE7743">
                            <w:pPr>
                              <w:pStyle w:val="Caption"/>
                              <w:spacing w:before="0" w:after="0"/>
                              <w:pPrChange w:id="280" w:author="Greg Nelson" w:date="2016-01-06T14:50:00Z">
                                <w:pPr>
                                  <w:pStyle w:val="Caption"/>
                                </w:pPr>
                              </w:pPrChange>
                            </w:pPr>
                            <w:proofErr w:type="gramStart"/>
                            <w:r>
                              <w:t>with</w:t>
                            </w:r>
                            <w:proofErr w:type="gramEnd"/>
                            <w:r>
                              <w:t xml:space="preserve"> 100 participants per condition.</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DC8238" id="_x0000_s1027" type="#_x0000_t202" style="position:absolute;left:0;text-align:left;margin-left:0;margin-top:.3pt;width:503.3pt;height:253.9pt;z-index:2516572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" filled="f" stroked="f">
                <v:textbox style="mso-fit-shape-to-text:t" inset="0,0,0,0">
                  <w:txbxContent>
                    <w:p w14:paraId="1E87DFFD" w14:textId="453AA2FC" w:rsidR="00CE7743" w:rsidRDefault="00CE7743"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w:drawing>
                          <wp:inline distT="0" distB="0" distL="0" distR="0" wp14:anchorId="70228A97" wp14:editId="77B8E39A">
                            <wp:extent cx="6382385" cy="28721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est-plot-edited.eps"/>
                                    <pic:cNvPicPr/>
                                  </pic:nvPicPr>
                                  <pic:blipFill>
                                    <a:blip r:embed="rId10">
                                      <a:extLst>
                                        <a:ext uri="{28A0092B-C50C-407E-A947-70E740481C1C}">
                                          <a14:useLocalDpi xmlns:a14="http://schemas.microsoft.com/office/drawing/2010/main" val="0"/>
                                        </a:ext>
                                      </a:extLst>
                                    </a:blip>
                                    <a:stretch>
                                      <a:fillRect/>
                                    </a:stretch>
                                  </pic:blipFill>
                                  <pic:spPr>
                                    <a:xfrm>
                                      <a:off x="0" y="0"/>
                                      <a:ext cx="6382385" cy="2872105"/>
                                    </a:xfrm>
                                    <a:prstGeom prst="rect">
                                      <a:avLst/>
                                    </a:prstGeom>
                                  </pic:spPr>
                                </pic:pic>
                              </a:graphicData>
                            </a:graphic>
                          </wp:inline>
                        </w:drawing>
                      </w:r>
                    </w:p>
                    <w:p w14:paraId="08D2DD76" w14:textId="77777777" w:rsidR="00CE7743" w:rsidRDefault="00CE7743">
                      <w:pPr>
                        <w:pStyle w:val="Caption"/>
                        <w:spacing w:before="0" w:after="0"/>
                        <w:rPr>
                          <w:ins w:id="281" w:author="Greg Nelson" w:date="2016-01-06T14:50:00Z"/>
                        </w:rPr>
                        <w:pPrChange w:id="282" w:author="Greg Nelson" w:date="2016-01-06T14:50:00Z">
                          <w:pPr>
                            <w:pStyle w:val="Caption"/>
                          </w:pPr>
                        </w:pPrChange>
                      </w:pPr>
                      <w:bookmarkStart w:id="283" w:name="_Ref430911630"/>
                      <w:r>
                        <w:t xml:space="preserve">Figure </w:t>
                      </w:r>
                      <w:r w:rsidR="00463090">
                        <w:fldChar w:fldCharType="begin"/>
                      </w:r>
                      <w:r w:rsidR="00463090">
                        <w:instrText xml:space="preserve"> SEQ Figure \* ARABIC </w:instrText>
                      </w:r>
                      <w:r w:rsidR="00463090">
                        <w:fldChar w:fldCharType="separate"/>
                      </w:r>
                      <w:r>
                        <w:rPr>
                          <w:noProof/>
                        </w:rPr>
                        <w:t>1</w:t>
                      </w:r>
                      <w:r w:rsidR="00463090">
                        <w:rPr>
                          <w:noProof/>
                        </w:rPr>
                        <w:fldChar w:fldCharType="end"/>
                      </w:r>
                      <w:bookmarkEnd w:id="283"/>
                      <w:r>
                        <w:t xml:space="preserve">. Forest plots of effects from the frequentist and Bayesian analyses applied to one of our simulated worlds </w:t>
                      </w:r>
                    </w:p>
                    <w:p w14:paraId="07DD3480" w14:textId="1C86AC18" w:rsidR="00CE7743" w:rsidRDefault="00CE7743">
                      <w:pPr>
                        <w:pStyle w:val="Caption"/>
                        <w:spacing w:before="0" w:after="0"/>
                        <w:pPrChange w:id="284" w:author="Greg Nelson" w:date="2016-01-06T14:50:00Z">
                          <w:pPr>
                            <w:pStyle w:val="Caption"/>
                          </w:pPr>
                        </w:pPrChange>
                      </w:pPr>
                      <w:proofErr w:type="gramStart"/>
                      <w:r>
                        <w:t>with</w:t>
                      </w:r>
                      <w:proofErr w:type="gramEnd"/>
                      <w:r>
                        <w:t xml:space="preserve"> 100 participants per condition.</w:t>
                      </w:r>
                    </w:p>
                  </w:txbxContent>
                </v:textbox>
                <w10:wrap type="square" anchorx="margin" anchory="margin"/>
              </v:shape>
            </w:pict>
          </mc:Fallback>
        </mc:AlternateContent>
      </w:r>
      <w:r w:rsidR="0002541C">
        <w:t xml:space="preserve">In the frequentist analysis, we conduct a logistic regression in each experiment to model the probability of </w:t>
      </w:r>
      <w:r w:rsidR="0002541C">
        <w:rPr>
          <w:i/>
        </w:rPr>
        <w:t xml:space="preserve">completion </w:t>
      </w:r>
      <w:r w:rsidR="0002541C">
        <w:t>based on</w:t>
      </w:r>
      <w:r w:rsidR="00D17BE2">
        <w:t xml:space="preserve"> the</w:t>
      </w:r>
      <w:r w:rsidR="0002541C">
        <w:t xml:space="preserve"> </w:t>
      </w:r>
      <w:r w:rsidR="0002541C">
        <w:rPr>
          <w:i/>
        </w:rPr>
        <w:t>progress indicator</w:t>
      </w:r>
      <w:r w:rsidR="00D17BE2">
        <w:rPr>
          <w:i/>
        </w:rPr>
        <w:t xml:space="preserve"> condition</w:t>
      </w:r>
      <w:r w:rsidR="0002541C">
        <w:t>:</w:t>
      </w:r>
      <w:r w:rsidR="0002541C">
        <w:rPr>
          <w:i/>
        </w:rPr>
        <w:t xml:space="preserve"> control </w:t>
      </w:r>
      <w:r w:rsidR="0002541C">
        <w:t xml:space="preserve">(no indicator), </w:t>
      </w:r>
      <w:r w:rsidR="0002541C">
        <w:rPr>
          <w:i/>
        </w:rPr>
        <w:t>fast-to-slow</w:t>
      </w:r>
      <w:r w:rsidR="0002541C">
        <w:t xml:space="preserve">, and </w:t>
      </w:r>
      <w:r w:rsidR="0002541C">
        <w:rPr>
          <w:i/>
        </w:rPr>
        <w:t>slow-to-fast</w:t>
      </w:r>
      <w:r w:rsidR="0002541C">
        <w:t xml:space="preserve"> (experiment 4 only). In addition, after all four experiments are analyzed, we conduct a meta-analysis on the log-odds ratios for the effect of the </w:t>
      </w:r>
      <w:r w:rsidR="0002541C">
        <w:rPr>
          <w:i/>
        </w:rPr>
        <w:t>fast-to-slow</w:t>
      </w:r>
      <w:r w:rsidR="0002541C">
        <w:t xml:space="preserve"> progress indicator, as in </w:t>
      </w:r>
      <w:proofErr w:type="spellStart"/>
      <w:r w:rsidR="0002541C">
        <w:t>Villar</w:t>
      </w:r>
      <w:proofErr w:type="spellEnd"/>
      <w:r w:rsidR="0002541C">
        <w:t xml:space="preserve"> </w:t>
      </w:r>
      <w:r w:rsidR="0002541C">
        <w:rPr>
          <w:i/>
        </w:rPr>
        <w:t>et al.</w:t>
      </w:r>
      <w:r w:rsidR="0002541C">
        <w:t xml:space="preserve"> </w:t>
      </w:r>
      <w:r w:rsidR="00D44708">
        <w:rPr>
          <w:i/>
        </w:rPr>
        <w:fldChar w:fldCharType="begin" w:fldLock="1"/>
      </w:r>
      <w:r w:rsidR="00B67D45">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"[22]", "plainTextFormattedCitation" : "[22]", "previouslyFormattedCitation" : "[21]" }, "properties" : { "noteIndex" : 0 }, "schema" : "https://github.com/citation-style-language/schema/raw/master/csl-citation.json" }</w:instrText>
      </w:r>
      <w:r w:rsidR="00D44708">
        <w:rPr>
          <w:i/>
        </w:rPr>
        <w:fldChar w:fldCharType="separate"/>
      </w:r>
      <w:r w:rsidR="00B67D45" w:rsidRPr="00B67D45">
        <w:rPr>
          <w:noProof/>
        </w:rPr>
        <w:t>[22]</w:t>
      </w:r>
      <w:r w:rsidR="00D44708">
        <w:rPr>
          <w:i/>
        </w:rPr>
        <w:fldChar w:fldCharType="end"/>
      </w:r>
      <w:r w:rsidR="0002541C">
        <w:t>. This yields a final, more precise estimate of the effect of that indicator based on the preceding four experiments.</w:t>
      </w:r>
    </w:p>
    <w:p w14:paraId="4435C001" w14:textId="77777777"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285" w:name="h.ctmchuoa4g4" w:colFirst="0" w:colLast="0"/>
      <w:bookmarkEnd w:id="285"/>
      <w:r>
        <w:t>Bayesian analysis</w:t>
      </w:r>
    </w:p>
    <w:p w14:paraId="5D13BAE2" w14:textId="029300DF"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the </w:t>
      </w:r>
      <w:r w:rsidR="000305CA">
        <w:t xml:space="preserve">Bayesian </w:t>
      </w:r>
      <w:r>
        <w:t xml:space="preserve">analysis of each world, we also conduct a logistic regression in each experiment to model the probability of </w:t>
      </w:r>
      <w:r>
        <w:rPr>
          <w:i/>
        </w:rPr>
        <w:t xml:space="preserve">completion </w:t>
      </w:r>
      <w:r>
        <w:t xml:space="preserve">based on </w:t>
      </w:r>
      <w:r>
        <w:rPr>
          <w:i/>
        </w:rPr>
        <w:t>progress indicator</w:t>
      </w:r>
      <w:r>
        <w:t xml:space="preserve">. However, we do not conduct a final meta-analysis. Instead, </w:t>
      </w:r>
      <w:r w:rsidR="000262EA">
        <w:t xml:space="preserve">starting with experiment 2, </w:t>
      </w:r>
      <w:r>
        <w:t xml:space="preserve">we build upon the previous results by using the posterior distribution </w:t>
      </w:r>
      <w:r w:rsidR="000305CA">
        <w:t>(i.e., estimates from the previous study)</w:t>
      </w:r>
      <w:r w:rsidR="00C755E5">
        <w:t xml:space="preserve"> </w:t>
      </w:r>
      <w:r>
        <w:t xml:space="preserve">of the estimated effect of the </w:t>
      </w:r>
      <w:r>
        <w:rPr>
          <w:i/>
        </w:rPr>
        <w:t>fast-to-slow</w:t>
      </w:r>
      <w:r>
        <w:t xml:space="preserve"> progress indicator in experiment </w:t>
      </w:r>
      <w:proofErr w:type="spellStart"/>
      <w:r>
        <w:rPr>
          <w:i/>
        </w:rPr>
        <w:t>i</w:t>
      </w:r>
      <w:proofErr w:type="spellEnd"/>
      <w:r>
        <w:t xml:space="preserve"> as the prior for that effect in experiment </w:t>
      </w:r>
      <w:proofErr w:type="spellStart"/>
      <w:r>
        <w:rPr>
          <w:i/>
        </w:rPr>
        <w:t>i</w:t>
      </w:r>
      <w:proofErr w:type="spellEnd"/>
      <w:r>
        <w:rPr>
          <w:i/>
        </w:rPr>
        <w:t xml:space="preserve"> + 1</w:t>
      </w:r>
      <w:r>
        <w:t xml:space="preserve">. </w:t>
      </w:r>
      <w:ins w:id="286" w:author="Greg Nelson" w:date="2016-01-06T14:52:00Z">
        <w:r w:rsidR="005B1642">
          <w:t>T</w:t>
        </w:r>
      </w:ins>
      <w:del w:id="287" w:author="Greg Nelson" w:date="2016-01-06T14:52:00Z">
        <w:r w:rsidDel="005B1642">
          <w:delText>We assume t</w:delText>
        </w:r>
      </w:del>
      <w:r>
        <w:t xml:space="preserve">his could happen, for example, if the author of experiment </w:t>
      </w:r>
      <w:proofErr w:type="spellStart"/>
      <w:r>
        <w:rPr>
          <w:i/>
        </w:rPr>
        <w:t>i</w:t>
      </w:r>
      <w:proofErr w:type="spellEnd"/>
      <w:r>
        <w:rPr>
          <w:i/>
        </w:rPr>
        <w:t xml:space="preserve"> + 1 </w:t>
      </w:r>
      <w:r>
        <w:t>had read the previous paper, and therefore was able to use the posterior estimate from that paper in their analysis</w:t>
      </w:r>
      <w:r w:rsidR="000305CA">
        <w:t xml:space="preserve"> (previous study’s posterior becomes the next study’s prior)</w:t>
      </w:r>
      <w:r>
        <w:t xml:space="preserve">. This </w:t>
      </w:r>
      <w:r w:rsidR="000305CA">
        <w:t xml:space="preserve">results in </w:t>
      </w:r>
      <w:r>
        <w:t>incremental</w:t>
      </w:r>
      <w:r w:rsidR="000305CA">
        <w:t xml:space="preserve"> knowledge </w:t>
      </w:r>
      <w:r>
        <w:t>accumulati</w:t>
      </w:r>
      <w:r w:rsidR="000305CA">
        <w:t>on without a</w:t>
      </w:r>
      <w:r>
        <w:t xml:space="preserve"> meta-analysis.</w:t>
      </w:r>
    </w:p>
    <w:p w14:paraId="58F545BE" w14:textId="23D6F9FB"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experiment 4, we must also place a prior on the new </w:t>
      </w:r>
      <w:r>
        <w:rPr>
          <w:i/>
        </w:rPr>
        <w:t xml:space="preserve">slow-to-fast </w:t>
      </w:r>
      <w:r>
        <w:t>indicator. We use a Cauchy</w:t>
      </w:r>
      <w:r>
        <w:rPr>
          <w:vertAlign w:val="superscript"/>
        </w:rPr>
        <w:footnoteReference w:id="6"/>
      </w:r>
      <w:r>
        <w:t xml:space="preserve"> distribution centered at 0 (no effect) with a scale equal to the furthest point in the 95% credibility interval</w:t>
      </w:r>
      <w:r w:rsidR="00C61C18">
        <w:rPr>
          <w:rStyle w:val="FootnoteReference"/>
        </w:rPr>
        <w:footnoteReference w:id="7"/>
      </w:r>
      <w:r>
        <w:t xml:space="preserve"> of the estimated effect of </w:t>
      </w:r>
      <w:r>
        <w:rPr>
          <w:i/>
        </w:rPr>
        <w:t xml:space="preserve">fast-to-slow </w:t>
      </w:r>
      <w:r>
        <w:t>in experiment 3.</w:t>
      </w:r>
      <w:r w:rsidR="000262EA">
        <w:t xml:space="preserve"> </w:t>
      </w:r>
      <w:r>
        <w:t xml:space="preserve">This prior is weakly-informed: it expresses a belief that fast-to-slow might reasonably have about twice the effect (positively or negatively) that </w:t>
      </w:r>
      <w:r>
        <w:rPr>
          <w:i/>
        </w:rPr>
        <w:t xml:space="preserve">slow-to-fast </w:t>
      </w:r>
      <w:r>
        <w:t>does compared to control condition.</w:t>
      </w:r>
      <w:r w:rsidR="004110D7">
        <w:t xml:space="preserve"> While it is beyond the scope of this paper to discuss </w:t>
      </w:r>
      <w:r w:rsidR="000305CA">
        <w:t xml:space="preserve">the various </w:t>
      </w:r>
      <w:r w:rsidR="004110D7">
        <w:t xml:space="preserve">strategies for setting priors, this is a core topic in any book on Bayesian analysis (see e.g. </w:t>
      </w:r>
      <w:r w:rsidR="00D44708" w:rsidRPr="00137B62">
        <w:fldChar w:fldCharType="begin" w:fldLock="1"/>
      </w:r>
      <w:r w:rsidR="00B67D45">
        <w:instrText>ADDIN CSL_CITATION { "citationItems" : [ { "id" : "ITEM-1", "itemData" : { "author" : [ { "dropping-particle" : "", "family" : "Kruschke", "given" : "John K.", "non-dropping-particle" : "", "parse-names" : false, "suffix" : "" } ], "id" : "ITEM-1", "issued" : { "date-parts" : [ [ "2011" ] ] }, "publisher" : "Elsevier Inc.", "title" : "Doing Bayesian Data Analysis", "type" : "book" }, "uris" : [ "http://www.mendeley.com/documents/?uuid=2414d28f-8c2f-4837-b979-d035009cdf52" ] } ], "mendeley" : { "formattedCitation" : "[19]", "plainTextFormattedCitation" : "[19]", "previouslyFormattedCitation" : "[18]" }, "properties" : { "noteIndex" : 0 }, "schema" : "https://github.com/citation-style-language/schema/raw/master/csl-citation.json" }</w:instrText>
      </w:r>
      <w:r w:rsidR="00D44708" w:rsidRPr="00137B62">
        <w:fldChar w:fldCharType="separate"/>
      </w:r>
      <w:r w:rsidR="00B67D45" w:rsidRPr="00B67D45">
        <w:rPr>
          <w:noProof/>
        </w:rPr>
        <w:t>[19]</w:t>
      </w:r>
      <w:r w:rsidR="00D44708" w:rsidRPr="00137B62">
        <w:fldChar w:fldCharType="end"/>
      </w:r>
      <w:r w:rsidR="004110D7">
        <w:t>).</w:t>
      </w:r>
    </w:p>
    <w:p w14:paraId="54817B77" w14:textId="448ADE64"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288" w:name="h.oqgmlfe0lndx" w:colFirst="0" w:colLast="0"/>
      <w:bookmarkEnd w:id="288"/>
      <w:r>
        <w:t>Results</w:t>
      </w:r>
    </w:p>
    <w:p w14:paraId="066A5E39" w14:textId="77777777"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289" w:name="h.q3r5mt23g97x" w:colFirst="0" w:colLast="0"/>
      <w:bookmarkEnd w:id="289"/>
      <w:r>
        <w:t>In a single world</w:t>
      </w:r>
    </w:p>
    <w:p w14:paraId="2ECE8805" w14:textId="5D6EDC78"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Before </w:t>
      </w:r>
      <w:r w:rsidR="000262EA">
        <w:t>contrasting the Bayesian and frequentist</w:t>
      </w:r>
      <w:r>
        <w:t xml:space="preserve"> results across all simulated worlds, we will first walk through the results </w:t>
      </w:r>
      <w:r w:rsidR="000262EA">
        <w:t>of</w:t>
      </w:r>
      <w:r>
        <w:t xml:space="preserve"> one simulation. </w:t>
      </w:r>
      <w:r w:rsidR="00515362">
        <w:t>T</w:t>
      </w:r>
      <w:r>
        <w:t>he results of the frequentist analysis are shown</w:t>
      </w:r>
      <w:r w:rsidR="000262EA">
        <w:t xml:space="preserve"> above</w:t>
      </w:r>
      <w:r>
        <w:t xml:space="preserve"> in</w:t>
      </w:r>
      <w:r w:rsidR="004110D7">
        <w:t xml:space="preserve"> </w:t>
      </w:r>
      <w:r w:rsidR="004110D7">
        <w:fldChar w:fldCharType="begin"/>
      </w:r>
      <w:r w:rsidR="004110D7">
        <w:instrText xml:space="preserve"> REF _Ref430911630 \h </w:instrText>
      </w:r>
      <w:r w:rsidR="004110D7">
        <w:fldChar w:fldCharType="separate"/>
      </w:r>
      <w:r w:rsidR="00E5148B">
        <w:t xml:space="preserve">Figure </w:t>
      </w:r>
      <w:r w:rsidR="00E5148B">
        <w:rPr>
          <w:noProof/>
        </w:rPr>
        <w:t>1</w:t>
      </w:r>
      <w:r w:rsidR="004110D7">
        <w:fldChar w:fldCharType="end"/>
      </w:r>
      <w:proofErr w:type="gramStart"/>
      <w:r w:rsidR="004110D7">
        <w:t xml:space="preserve">A </w:t>
      </w:r>
      <w:r>
        <w:t>and</w:t>
      </w:r>
      <w:proofErr w:type="gramEnd"/>
      <w:r>
        <w:t xml:space="preserve"> the results of the Bayesian analysis in</w:t>
      </w:r>
      <w:r w:rsidR="004110D7">
        <w:t xml:space="preserve"> </w:t>
      </w:r>
      <w:r w:rsidR="004110D7">
        <w:fldChar w:fldCharType="begin"/>
      </w:r>
      <w:r w:rsidR="004110D7">
        <w:instrText xml:space="preserve"> REF _Ref430911630 \h </w:instrText>
      </w:r>
      <w:r w:rsidR="004110D7">
        <w:fldChar w:fldCharType="separate"/>
      </w:r>
      <w:r w:rsidR="00E5148B">
        <w:t xml:space="preserve">Figure </w:t>
      </w:r>
      <w:r w:rsidR="00E5148B">
        <w:rPr>
          <w:noProof/>
        </w:rPr>
        <w:t>1</w:t>
      </w:r>
      <w:r w:rsidR="004110D7">
        <w:fldChar w:fldCharType="end"/>
      </w:r>
      <w:r w:rsidR="004110D7">
        <w:t>B</w:t>
      </w:r>
      <w:r>
        <w:t xml:space="preserve">. Each figure shows a </w:t>
      </w:r>
      <w:r>
        <w:lastRenderedPageBreak/>
        <w:t>forest plot of results, with 95% CIs (</w:t>
      </w:r>
      <w:r>
        <w:rPr>
          <w:i/>
        </w:rPr>
        <w:t>confidence intervals</w:t>
      </w:r>
      <w:r>
        <w:t xml:space="preserve"> in the frequentist case; </w:t>
      </w:r>
      <w:r>
        <w:rPr>
          <w:i/>
        </w:rPr>
        <w:t xml:space="preserve">credibility intervals </w:t>
      </w:r>
      <w:r>
        <w:t xml:space="preserve">in the Bayesian case). In the frequentist case, a 95% confidence interval that does not overlap 0 is equivalent to a </w:t>
      </w:r>
      <w:r>
        <w:rPr>
          <w:i/>
        </w:rPr>
        <w:t>p</w:t>
      </w:r>
      <w:r>
        <w:t xml:space="preserve"> value of less than 0.05</w:t>
      </w:r>
      <w:r w:rsidR="00061D6B">
        <w:t>, suggesting that the null hypothesis (i.e., no effect) can be rejected with 95% confidence.</w:t>
      </w:r>
      <w:r>
        <w:t xml:space="preserve"> The dashed vertical lines indicate the true effect sizes from which the data was simulated.</w:t>
      </w:r>
    </w:p>
    <w:p w14:paraId="450BEB23" w14:textId="6D7C922A"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b/>
        </w:rPr>
        <w:t>In the frequentist analysis</w:t>
      </w:r>
      <w:r>
        <w:t xml:space="preserve">, we have a promising first result in experiment 1. This is followed by two borderline results in experiments 2 and 3. Looking strictly at </w:t>
      </w:r>
      <w:r>
        <w:rPr>
          <w:i/>
        </w:rPr>
        <w:t>p</w:t>
      </w:r>
      <w:r>
        <w:t xml:space="preserve"> values, experiment 4 fails to replicate the result of experiment 1, though it does find some evidence of a difference between </w:t>
      </w:r>
      <w:r>
        <w:rPr>
          <w:i/>
        </w:rPr>
        <w:t xml:space="preserve">fast-to-slow </w:t>
      </w:r>
      <w:r>
        <w:t xml:space="preserve">and </w:t>
      </w:r>
      <w:r>
        <w:rPr>
          <w:i/>
        </w:rPr>
        <w:t>slow-to-fast</w:t>
      </w:r>
      <w:r>
        <w:t xml:space="preserve"> progress indicators. Finally, the meta-analysis is able to combine the previous estimates into a more precise and accurate estimate of the true effect</w:t>
      </w:r>
      <w:del w:id="290" w:author="Matthew Kay" w:date="2015-12-27T13:57:00Z">
        <w:r w:rsidDel="00466059">
          <w:delText xml:space="preserve"> --- </w:delText>
        </w:r>
      </w:del>
      <w:ins w:id="291" w:author="Matthew Kay" w:date="2015-12-27T13:57:00Z">
        <w:r w:rsidR="00466059">
          <w:t>—</w:t>
        </w:r>
      </w:ins>
      <w:r>
        <w:t>assuming it is conducted and published.</w:t>
      </w:r>
    </w:p>
    <w:p w14:paraId="754884BD" w14:textId="482FE3BD"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Note that, because all of these experiments are run using the same number of participants, the confidence intervals are all approximately the same width; the only ways to increase our precision (i.e., decrease CI width) in the frequentist world are to increase the power of our experiment/analysis (for example by increasing our sample size, using a within-subjects design, or including covariates that explain some of the variation in the response) or by conducting meta-analysis. This limitation is not particularly helpful to the authors of experiments 1-4, since they may not have the resources to recruit more participants.</w:t>
      </w:r>
    </w:p>
    <w:p w14:paraId="7A193D7E" w14:textId="6D9AD368" w:rsidR="0002541C" w:rsidRDefault="005E4BEB"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mc:AlternateContent>
          <mc:Choice Requires="wps">
            <w:drawing>
              <wp:anchor distT="45720" distB="45720" distL="114300" distR="114300" simplePos="0" relativeHeight="251668480" behindDoc="0" locked="0" layoutInCell="1" allowOverlap="1" wp14:anchorId="329CCF01" wp14:editId="001A6028">
                <wp:simplePos x="0" y="0"/>
                <wp:positionH relativeFrom="margin">
                  <wp:posOffset>3352800</wp:posOffset>
                </wp:positionH>
                <wp:positionV relativeFrom="margin">
                  <wp:posOffset>41910</wp:posOffset>
                </wp:positionV>
                <wp:extent cx="3044952" cy="7399020"/>
                <wp:effectExtent l="0" t="0" r="3175" b="1143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952" cy="7399020"/>
                        </a:xfrm>
                        <a:prstGeom prst="rect">
                          <a:avLst/>
                        </a:prstGeom>
                        <a:noFill/>
                        <a:ln w="9525">
                          <a:noFill/>
                          <a:miter lim="800000"/>
                          <a:headEnd/>
                          <a:tailEnd/>
                        </a:ln>
                      </wps:spPr>
                      <wps:txbx>
                        <w:txbxContent>
                          <w:p w14:paraId="2E2DACFC" w14:textId="05600D97" w:rsidR="00CE7743" w:rsidRDefault="00CE7743"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w:drawing>
                                <wp:inline distT="0" distB="0" distL="0" distR="0" wp14:anchorId="7EA1F890" wp14:editId="4F742E11">
                                  <wp:extent cx="3035935" cy="33381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tplot-freq-edited.eps"/>
                                          <pic:cNvPicPr/>
                                        </pic:nvPicPr>
                                        <pic:blipFill>
                                          <a:blip r:embed="rId11">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p>
                          <w:p w14:paraId="65B1A977" w14:textId="77777777" w:rsidR="00CE7743" w:rsidRDefault="00CE7743"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14:paraId="29521D49" w14:textId="237F99C3" w:rsidR="00CE7743" w:rsidRDefault="00CE7743"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w:drawing>
                                <wp:inline distT="0" distB="0" distL="0" distR="0" wp14:anchorId="2EC0808A" wp14:editId="71AAE425">
                                  <wp:extent cx="3035935" cy="33381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tplot-bayes-edited.eps"/>
                                          <pic:cNvPicPr/>
                                        </pic:nvPicPr>
                                        <pic:blipFill>
                                          <a:blip r:embed="rId12">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p>
                          <w:p w14:paraId="37E3980D" w14:textId="1D1BC28A" w:rsidR="00CE7743" w:rsidRDefault="00CE7743" w:rsidP="00B333C0">
                            <w:pPr>
                              <w:pStyle w:val="Caption"/>
                            </w:pPr>
                            <w:bookmarkStart w:id="292" w:name="_Ref430911856"/>
                            <w:r>
                              <w:t xml:space="preserve">Figure </w:t>
                            </w:r>
                            <w:r w:rsidR="00463090">
                              <w:fldChar w:fldCharType="begin"/>
                            </w:r>
                            <w:r w:rsidR="00463090">
                              <w:instrText xml:space="preserve"> SEQ Figure \* ARABIC </w:instrText>
                            </w:r>
                            <w:r w:rsidR="00463090">
                              <w:fldChar w:fldCharType="separate"/>
                            </w:r>
                            <w:r>
                              <w:rPr>
                                <w:noProof/>
                              </w:rPr>
                              <w:t>2</w:t>
                            </w:r>
                            <w:r w:rsidR="00463090">
                              <w:rPr>
                                <w:noProof/>
                              </w:rPr>
                              <w:fldChar w:fldCharType="end"/>
                            </w:r>
                            <w:bookmarkEnd w:id="292"/>
                            <w:r>
                              <w:t>. Results of the Frequentist (A) and Bayesian (B) analyses of all simulated worlds, n=100 per condition.</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9CCF01" id="_x0000_s1028" type="#_x0000_t202" style="position:absolute;left:0;text-align:left;margin-left:264pt;margin-top:3.3pt;width:239.75pt;height:582.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" filled="f" stroked="f">
                <v:textbox style="mso-fit-shape-to-text:t" inset="0,0,0,0">
                  <w:txbxContent>
                    <w:p w14:paraId="2E2DACFC" w14:textId="05600D97" w:rsidR="00CE7743" w:rsidRDefault="00CE7743"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w:drawing>
                          <wp:inline distT="0" distB="0" distL="0" distR="0" wp14:anchorId="7EA1F890" wp14:editId="4F742E11">
                            <wp:extent cx="3035935" cy="33381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tplot-freq-edited.eps"/>
                                    <pic:cNvPicPr/>
                                  </pic:nvPicPr>
                                  <pic:blipFill>
                                    <a:blip r:embed="rId11">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p>
                    <w:p w14:paraId="65B1A977" w14:textId="77777777" w:rsidR="00CE7743" w:rsidRDefault="00CE7743"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14:paraId="29521D49" w14:textId="237F99C3" w:rsidR="00CE7743" w:rsidRDefault="00CE7743"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w:drawing>
                          <wp:inline distT="0" distB="0" distL="0" distR="0" wp14:anchorId="2EC0808A" wp14:editId="71AAE425">
                            <wp:extent cx="3035935" cy="33381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tplot-bayes-edited.eps"/>
                                    <pic:cNvPicPr/>
                                  </pic:nvPicPr>
                                  <pic:blipFill>
                                    <a:blip r:embed="rId12">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p>
                    <w:p w14:paraId="37E3980D" w14:textId="1D1BC28A" w:rsidR="00CE7743" w:rsidRDefault="00CE7743" w:rsidP="00B333C0">
                      <w:pPr>
                        <w:pStyle w:val="Caption"/>
                      </w:pPr>
                      <w:bookmarkStart w:id="293" w:name="_Ref430911856"/>
                      <w:r>
                        <w:t xml:space="preserve">Figure </w:t>
                      </w:r>
                      <w:r w:rsidR="00463090">
                        <w:fldChar w:fldCharType="begin"/>
                      </w:r>
                      <w:r w:rsidR="00463090">
                        <w:instrText xml:space="preserve"> SEQ Figure \* ARABIC </w:instrText>
                      </w:r>
                      <w:r w:rsidR="00463090">
                        <w:fldChar w:fldCharType="separate"/>
                      </w:r>
                      <w:r>
                        <w:rPr>
                          <w:noProof/>
                        </w:rPr>
                        <w:t>2</w:t>
                      </w:r>
                      <w:r w:rsidR="00463090">
                        <w:rPr>
                          <w:noProof/>
                        </w:rPr>
                        <w:fldChar w:fldCharType="end"/>
                      </w:r>
                      <w:bookmarkEnd w:id="293"/>
                      <w:r>
                        <w:t>. Results of the Frequentist (A) and Bayesian (B) analyses of all simulated worlds, n=100 per condition.</w:t>
                      </w:r>
                    </w:p>
                  </w:txbxContent>
                </v:textbox>
                <w10:wrap type="square" anchorx="margin" anchory="margin"/>
              </v:shape>
            </w:pict>
          </mc:Fallback>
        </mc:AlternateContent>
      </w:r>
      <w:r w:rsidR="0002541C">
        <w:t>In addition, the small variation</w:t>
      </w:r>
      <w:r w:rsidR="00061D6B">
        <w:t>s</w:t>
      </w:r>
      <w:r w:rsidR="0002541C">
        <w:t xml:space="preserve"> in intervals from experiments 1-3 represent vastly different conclusions if we reduce the results to</w:t>
      </w:r>
      <w:ins w:id="294" w:author="Eric Hekler" w:date="2015-12-30T09:28:00Z">
        <w:r w:rsidR="00663446">
          <w:t xml:space="preserve"> vote counting of</w:t>
        </w:r>
      </w:ins>
      <w:r w:rsidR="0002541C">
        <w:t xml:space="preserve"> null hypothesis tests: experiments 1 and 3 reject the null (p &lt; 0.05); experiment 2 does not. This highlights the problem with reducing estimation to a binary choice (“effect” or “no effect”): these estimates are all similar, but the decision to reject (or not) the null hypothesis hinges on whether the 95% confidence interval </w:t>
      </w:r>
      <w:r w:rsidR="00061D6B">
        <w:t>o</w:t>
      </w:r>
      <w:r w:rsidR="0002541C">
        <w:t>verlap</w:t>
      </w:r>
      <w:r w:rsidR="00061D6B">
        <w:t>s</w:t>
      </w:r>
      <w:r w:rsidR="0002541C">
        <w:t xml:space="preserve"> 0</w:t>
      </w:r>
      <w:r w:rsidR="00061D6B">
        <w:t xml:space="preserve"> in that particular study, thus resulting in false conclusions as per the vote-counting method discussed earlier (current </w:t>
      </w:r>
      <w:del w:id="295" w:author="Matthew Kay" w:date="2016-01-04T17:30:00Z">
        <w:r w:rsidR="00061D6B" w:rsidDel="00EC0AB7">
          <w:delText>C</w:delText>
        </w:r>
      </w:del>
      <w:r w:rsidR="00061D6B">
        <w:t>H</w:t>
      </w:r>
      <w:ins w:id="296" w:author="Matthew Kay" w:date="2016-01-04T17:30:00Z">
        <w:r w:rsidR="00EC0AB7">
          <w:t>C</w:t>
        </w:r>
      </w:ins>
      <w:r w:rsidR="00061D6B">
        <w:t>I standard practice)</w:t>
      </w:r>
      <w:r w:rsidR="0002541C">
        <w:t xml:space="preserve">. </w:t>
      </w:r>
    </w:p>
    <w:p w14:paraId="35590E46" w14:textId="4BF9B2E5"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b/>
        </w:rPr>
        <w:t>In the Bayesian analysis,</w:t>
      </w:r>
      <w:r>
        <w:t xml:space="preserve"> the result of the first experiment is virtually identical to the frequentist world (we used a weakly-informed Ca</w:t>
      </w:r>
      <w:r w:rsidR="004110D7">
        <w:t>u</w:t>
      </w:r>
      <w:r>
        <w:t xml:space="preserve">chy(0, 2.5) prior for logistic regression parameters recommended by </w:t>
      </w:r>
      <w:proofErr w:type="spellStart"/>
      <w:r>
        <w:t>Gelman</w:t>
      </w:r>
      <w:proofErr w:type="spellEnd"/>
      <w:r>
        <w:t xml:space="preserve"> </w:t>
      </w:r>
      <w:r>
        <w:rPr>
          <w:i/>
        </w:rPr>
        <w:t>et al.</w:t>
      </w:r>
      <w:r w:rsidR="00D67EE2">
        <w:rPr>
          <w:i/>
        </w:rPr>
        <w:t xml:space="preserve"> </w:t>
      </w:r>
      <w:r w:rsidR="00D67EE2">
        <w:fldChar w:fldCharType="begin" w:fldLock="1"/>
      </w:r>
      <w:r w:rsidR="00B67D45">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"mendeley" : { "formattedCitation" : "[7]", "plainTextFormattedCitation" : "[7]", "previouslyFormattedCitation" : "[6]" }, "properties" : { "noteIndex" : 0 }, "schema" : "https://github.com/citation-style-language/schema/raw/master/csl-citation.json" }</w:instrText>
      </w:r>
      <w:r w:rsidR="00D67EE2">
        <w:fldChar w:fldCharType="separate"/>
      </w:r>
      <w:r w:rsidR="00B67D45" w:rsidRPr="00B67D45">
        <w:rPr>
          <w:noProof/>
        </w:rPr>
        <w:t>[7]</w:t>
      </w:r>
      <w:r w:rsidR="00D67EE2">
        <w:fldChar w:fldCharType="end"/>
      </w:r>
      <w:r>
        <w:t xml:space="preserve">). However, in contrast to the frequentist world, in each subsequent experiment our estimate of the effect size becomes more precise. The authors of experiments 2 and 3 make a stronger contribution to the field by building on the results of prior work, rather than borderline failed replications. In experiment 4, the estimated effect of the fast-to-slow indicator is similar to that of the frequentist meta-analysis, </w:t>
      </w:r>
      <w:r>
        <w:rPr>
          <w:i/>
        </w:rPr>
        <w:t>one publication early</w:t>
      </w:r>
      <w:r>
        <w:t xml:space="preserve">. </w:t>
      </w:r>
      <w:r>
        <w:rPr>
          <w:b/>
        </w:rPr>
        <w:t>Bayesian analysis helps us learn faster and with fewer studies</w:t>
      </w:r>
      <w:r>
        <w:t xml:space="preserve">. </w:t>
      </w:r>
    </w:p>
    <w:p w14:paraId="348564E1" w14:textId="4F8154E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Besides the benefit of getting quantitative knowledge accrual into the literature without requiring publication of meta-analysis, this also has additional benefits for the authors of experiment 4: note that, even though they are testing a new technique that they </w:t>
      </w:r>
      <w:commentRangeStart w:id="297"/>
      <w:commentRangeStart w:id="298"/>
      <w:r>
        <w:t xml:space="preserve">don’t have </w:t>
      </w:r>
      <w:ins w:id="299" w:author="Matthew Kay" w:date="2016-01-07T00:11:00Z">
        <w:r w:rsidR="00CE7743">
          <w:t xml:space="preserve">explicit </w:t>
        </w:r>
      </w:ins>
      <w:del w:id="300" w:author="Eric Hekler" w:date="2016-01-06T12:59:00Z">
        <w:r w:rsidDel="006E5ABB">
          <w:delText xml:space="preserve">strong </w:delText>
        </w:r>
      </w:del>
      <w:r>
        <w:t xml:space="preserve">priors for (the </w:t>
      </w:r>
      <w:r>
        <w:rPr>
          <w:i/>
        </w:rPr>
        <w:t xml:space="preserve">slow-to-fast </w:t>
      </w:r>
      <w:r>
        <w:t>indicator), the</w:t>
      </w:r>
      <w:del w:id="301" w:author="Eric Hekler" w:date="2016-01-06T12:59:00Z">
        <w:r w:rsidDel="006E5ABB">
          <w:delText xml:space="preserve"> strong</w:delText>
        </w:r>
      </w:del>
      <w:r>
        <w:t xml:space="preserve"> prior know</w:t>
      </w:r>
      <w:commentRangeEnd w:id="297"/>
      <w:r w:rsidR="006E5ABB">
        <w:rPr>
          <w:rStyle w:val="CommentReference"/>
        </w:rPr>
        <w:commentReference w:id="297"/>
      </w:r>
      <w:commentRangeEnd w:id="298"/>
      <w:r w:rsidR="00CE7743">
        <w:rPr>
          <w:rStyle w:val="CommentReference"/>
        </w:rPr>
        <w:commentReference w:id="298"/>
      </w:r>
      <w:r>
        <w:t xml:space="preserve">ledge of the effect of the </w:t>
      </w:r>
      <w:r>
        <w:rPr>
          <w:i/>
        </w:rPr>
        <w:t xml:space="preserve">fast-to-slow </w:t>
      </w:r>
      <w:r>
        <w:t xml:space="preserve">indicator helps them estimate the </w:t>
      </w:r>
      <w:r>
        <w:lastRenderedPageBreak/>
        <w:t xml:space="preserve">effect of the novel technique more precisely. This is because the more precise estimate of </w:t>
      </w:r>
      <w:r>
        <w:rPr>
          <w:i/>
        </w:rPr>
        <w:t>fast-to-slow</w:t>
      </w:r>
      <w:r>
        <w:t xml:space="preserve"> also helps makes the estimate of the difference between </w:t>
      </w:r>
      <w:r>
        <w:rPr>
          <w:i/>
        </w:rPr>
        <w:t xml:space="preserve">fast-to-slow </w:t>
      </w:r>
      <w:r>
        <w:t xml:space="preserve">and </w:t>
      </w:r>
      <w:r>
        <w:rPr>
          <w:i/>
        </w:rPr>
        <w:t xml:space="preserve">slow-to-fast </w:t>
      </w:r>
      <w:r>
        <w:t xml:space="preserve">a little more precise. In other words, more precise estimates of techniques we’ve seen lead to more precise estimates of comparisons to new techniques, which even makes estimates of those new techniques a little more precise. </w:t>
      </w:r>
      <w:r>
        <w:rPr>
          <w:b/>
        </w:rPr>
        <w:t>Bayesian analysis helps us apply old knowledge to novel questions.</w:t>
      </w:r>
    </w:p>
    <w:p w14:paraId="7C7BD038" w14:textId="6D0E91C1"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302" w:name="h.heqzo6ouerk" w:colFirst="0" w:colLast="0"/>
      <w:bookmarkEnd w:id="302"/>
      <w:r>
        <w:t>In many worlds</w:t>
      </w:r>
    </w:p>
    <w:p w14:paraId="3A61DA71" w14:textId="1F7D67D3" w:rsidR="00B333C0"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We now step up to consider the effects of the two analysis approaches in all 100 simulated worlds. Each point in</w:t>
      </w:r>
      <w:r w:rsidR="00C61C18">
        <w:t xml:space="preserve"> </w:t>
      </w:r>
      <w:r w:rsidR="00C61C18">
        <w:fldChar w:fldCharType="begin"/>
      </w:r>
      <w:r w:rsidR="00C61C18">
        <w:instrText xml:space="preserve"> REF _Ref430911856 \h </w:instrText>
      </w:r>
      <w:r w:rsidR="00C61C18">
        <w:fldChar w:fldCharType="separate"/>
      </w:r>
      <w:r w:rsidR="00E5148B">
        <w:t xml:space="preserve">Figure </w:t>
      </w:r>
      <w:r w:rsidR="00E5148B">
        <w:rPr>
          <w:noProof/>
        </w:rPr>
        <w:t>2</w:t>
      </w:r>
      <w:r w:rsidR="00C61C18">
        <w:fldChar w:fldCharType="end"/>
      </w:r>
      <w:proofErr w:type="gramStart"/>
      <w:r w:rsidR="00C61C18">
        <w:t>A</w:t>
      </w:r>
      <w:proofErr w:type="gramEnd"/>
      <w:r>
        <w:t xml:space="preserve"> represents the mean estimated effect from the frequentist analysis in one of the simulated worlds.</w:t>
      </w:r>
      <w:r w:rsidR="00C61C18">
        <w:t xml:space="preserve"> </w:t>
      </w:r>
      <w:r w:rsidR="00C61C18">
        <w:fldChar w:fldCharType="begin"/>
      </w:r>
      <w:r w:rsidR="00C61C18">
        <w:instrText xml:space="preserve"> REF _Ref430911856 \h </w:instrText>
      </w:r>
      <w:r w:rsidR="00C61C18">
        <w:fldChar w:fldCharType="separate"/>
      </w:r>
      <w:r w:rsidR="00E5148B">
        <w:t xml:space="preserve">Figure </w:t>
      </w:r>
      <w:r w:rsidR="00E5148B">
        <w:rPr>
          <w:noProof/>
        </w:rPr>
        <w:t>2</w:t>
      </w:r>
      <w:r w:rsidR="00C61C18">
        <w:fldChar w:fldCharType="end"/>
      </w:r>
      <w:r w:rsidR="00C61C18">
        <w:t xml:space="preserve">B </w:t>
      </w:r>
      <w:r>
        <w:t xml:space="preserve">shows the mean estimated effects from the Bayesian analyses. </w:t>
      </w:r>
    </w:p>
    <w:p w14:paraId="34DF9F0C" w14:textId="6D28FC27" w:rsidR="0002541C" w:rsidRPr="001E6B33" w:rsidRDefault="00EA52A6"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6"/>
          <w:szCs w:val="16"/>
          <w:rPrChange w:id="303" w:author="Matthew Kay" w:date="2015-12-27T13:07:00Z">
            <w:rPr/>
          </w:rPrChange>
        </w:rPr>
      </w:pPr>
      <w:r>
        <w:rPr>
          <w:noProof/>
        </w:rPr>
        <mc:AlternateContent>
          <mc:Choice Requires="wps">
            <w:drawing>
              <wp:anchor distT="45720" distB="45720" distL="114300" distR="114300" simplePos="0" relativeHeight="251651072" behindDoc="0" locked="0" layoutInCell="1" allowOverlap="1" wp14:anchorId="628A5BD8" wp14:editId="0D86AED5">
                <wp:simplePos x="0" y="0"/>
                <wp:positionH relativeFrom="margin">
                  <wp:posOffset>3333750</wp:posOffset>
                </wp:positionH>
                <wp:positionV relativeFrom="margin">
                  <wp:posOffset>3810</wp:posOffset>
                </wp:positionV>
                <wp:extent cx="3063240" cy="3847465"/>
                <wp:effectExtent l="0" t="0" r="3810" b="1016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240" cy="3847465"/>
                        </a:xfrm>
                        <a:prstGeom prst="rect">
                          <a:avLst/>
                        </a:prstGeom>
                        <a:noFill/>
                        <a:ln w="9525">
                          <a:noFill/>
                          <a:miter lim="800000"/>
                          <a:headEnd/>
                          <a:tailEnd/>
                        </a:ln>
                      </wps:spPr>
                      <wps:txbx>
                        <w:txbxContent>
                          <w:p w14:paraId="6664B056" w14:textId="2151D19A" w:rsidR="00CE7743" w:rsidRDefault="00CE7743"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  </w:t>
                            </w:r>
                            <w:r>
                              <w:rPr>
                                <w:noProof/>
                              </w:rPr>
                              <w:drawing>
                                <wp:inline distT="0" distB="0" distL="0" distR="0" wp14:anchorId="32B601EE" wp14:editId="3B68594A">
                                  <wp:extent cx="2705100" cy="302566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rinkage.eps"/>
                                          <pic:cNvPicPr/>
                                        </pic:nvPicPr>
                                        <pic:blipFill>
                                          <a:blip r:embed="rId13">
                                            <a:extLst>
                                              <a:ext uri="{28A0092B-C50C-407E-A947-70E740481C1C}">
                                                <a14:useLocalDpi xmlns:a14="http://schemas.microsoft.com/office/drawing/2010/main" val="0"/>
                                              </a:ext>
                                            </a:extLst>
                                          </a:blip>
                                          <a:stretch>
                                            <a:fillRect/>
                                          </a:stretch>
                                        </pic:blipFill>
                                        <pic:spPr>
                                          <a:xfrm>
                                            <a:off x="0" y="0"/>
                                            <a:ext cx="2724351" cy="3047196"/>
                                          </a:xfrm>
                                          <a:prstGeom prst="rect">
                                            <a:avLst/>
                                          </a:prstGeom>
                                        </pic:spPr>
                                      </pic:pic>
                                    </a:graphicData>
                                  </a:graphic>
                                </wp:inline>
                              </w:drawing>
                            </w:r>
                          </w:p>
                          <w:p w14:paraId="2E959DA6" w14:textId="4AA518AE" w:rsidR="00CE7743" w:rsidRDefault="00CE7743" w:rsidP="00B333C0">
                            <w:pPr>
                              <w:pStyle w:val="Caption"/>
                            </w:pPr>
                            <w:bookmarkStart w:id="304" w:name="_Ref430912095"/>
                            <w:r>
                              <w:t xml:space="preserve">Figure </w:t>
                            </w:r>
                            <w:r w:rsidR="00463090">
                              <w:fldChar w:fldCharType="begin"/>
                            </w:r>
                            <w:r w:rsidR="00463090">
                              <w:instrText xml:space="preserve"> SEQ Figure \* ARABIC </w:instrText>
                            </w:r>
                            <w:r w:rsidR="00463090">
                              <w:fldChar w:fldCharType="separate"/>
                            </w:r>
                            <w:r>
                              <w:rPr>
                                <w:noProof/>
                              </w:rPr>
                              <w:t>3</w:t>
                            </w:r>
                            <w:r w:rsidR="00463090">
                              <w:rPr>
                                <w:noProof/>
                              </w:rPr>
                              <w:fldChar w:fldCharType="end"/>
                            </w:r>
                            <w:bookmarkEnd w:id="304"/>
                            <w:r>
                              <w:t>. The effects of shrinkage in experiment 1 with 20 participants. A. From a single simulation, showing the shrinkage of a single estimate in the Bayesian analysis. B. The general shrinkage of estimates towards 0 from all simulations of experiment 1 with 20 participants.</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8A5BD8" id="_x0000_s1029" type="#_x0000_t202" style="position:absolute;left:0;text-align:left;margin-left:262.5pt;margin-top:.3pt;width:241.2pt;height:302.95pt;z-index:2516510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" filled="f" stroked="f">
                <v:textbox style="mso-fit-shape-to-text:t" inset="0,0,0,0">
                  <w:txbxContent>
                    <w:p w14:paraId="6664B056" w14:textId="2151D19A" w:rsidR="00CE7743" w:rsidRDefault="00CE7743"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  </w:t>
                      </w:r>
                      <w:r>
                        <w:rPr>
                          <w:noProof/>
                        </w:rPr>
                        <w:drawing>
                          <wp:inline distT="0" distB="0" distL="0" distR="0" wp14:anchorId="32B601EE" wp14:editId="3B68594A">
                            <wp:extent cx="2705100" cy="302566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rinkage.eps"/>
                                    <pic:cNvPicPr/>
                                  </pic:nvPicPr>
                                  <pic:blipFill>
                                    <a:blip r:embed="rId13">
                                      <a:extLst>
                                        <a:ext uri="{28A0092B-C50C-407E-A947-70E740481C1C}">
                                          <a14:useLocalDpi xmlns:a14="http://schemas.microsoft.com/office/drawing/2010/main" val="0"/>
                                        </a:ext>
                                      </a:extLst>
                                    </a:blip>
                                    <a:stretch>
                                      <a:fillRect/>
                                    </a:stretch>
                                  </pic:blipFill>
                                  <pic:spPr>
                                    <a:xfrm>
                                      <a:off x="0" y="0"/>
                                      <a:ext cx="2724351" cy="3047196"/>
                                    </a:xfrm>
                                    <a:prstGeom prst="rect">
                                      <a:avLst/>
                                    </a:prstGeom>
                                  </pic:spPr>
                                </pic:pic>
                              </a:graphicData>
                            </a:graphic>
                          </wp:inline>
                        </w:drawing>
                      </w:r>
                    </w:p>
                    <w:p w14:paraId="2E959DA6" w14:textId="4AA518AE" w:rsidR="00CE7743" w:rsidRDefault="00CE7743" w:rsidP="00B333C0">
                      <w:pPr>
                        <w:pStyle w:val="Caption"/>
                      </w:pPr>
                      <w:bookmarkStart w:id="305" w:name="_Ref430912095"/>
                      <w:r>
                        <w:t xml:space="preserve">Figure </w:t>
                      </w:r>
                      <w:r w:rsidR="00463090">
                        <w:fldChar w:fldCharType="begin"/>
                      </w:r>
                      <w:r w:rsidR="00463090">
                        <w:instrText xml:space="preserve"> SEQ Figure \* ARABIC </w:instrText>
                      </w:r>
                      <w:r w:rsidR="00463090">
                        <w:fldChar w:fldCharType="separate"/>
                      </w:r>
                      <w:r>
                        <w:rPr>
                          <w:noProof/>
                        </w:rPr>
                        <w:t>3</w:t>
                      </w:r>
                      <w:r w:rsidR="00463090">
                        <w:rPr>
                          <w:noProof/>
                        </w:rPr>
                        <w:fldChar w:fldCharType="end"/>
                      </w:r>
                      <w:bookmarkEnd w:id="305"/>
                      <w:r>
                        <w:t>. The effects of shrinkage in experiment 1 with 20 participants. A. From a single simulation, showing the shrinkage of a single estimate in the Bayesian analysis. B. The general shrinkage of estimates towards 0 from all simulations of experiment 1 with 20 participants.</w:t>
                      </w:r>
                    </w:p>
                  </w:txbxContent>
                </v:textbox>
                <w10:wrap type="square" anchorx="margin" anchory="margin"/>
              </v:shape>
            </w:pict>
          </mc:Fallback>
        </mc:AlternateContent>
      </w:r>
      <w:r w:rsidR="0002541C">
        <w:t xml:space="preserve">We can see that the pattern observed in our single example world holds true across simulations: the estimated effect becomes </w:t>
      </w:r>
      <w:commentRangeStart w:id="306"/>
      <w:commentRangeStart w:id="307"/>
      <w:del w:id="308" w:author="Greg Nelson" w:date="2016-01-06T15:26:00Z">
        <w:r w:rsidR="0002541C" w:rsidDel="00597AEF">
          <w:delText xml:space="preserve">more precise </w:delText>
        </w:r>
      </w:del>
      <w:ins w:id="309" w:author="Greg Nelson" w:date="2016-01-06T15:26:00Z">
        <w:r w:rsidR="00597AEF">
          <w:t>narrower</w:t>
        </w:r>
      </w:ins>
      <w:ins w:id="310" w:author="Greg Nelson" w:date="2016-01-06T15:30:00Z">
        <w:r w:rsidR="00597AEF">
          <w:t xml:space="preserve"> (more precise)</w:t>
        </w:r>
      </w:ins>
      <w:ins w:id="311" w:author="Greg Nelson" w:date="2016-01-06T15:26:00Z">
        <w:r w:rsidR="00597AEF">
          <w:t xml:space="preserve"> </w:t>
        </w:r>
      </w:ins>
      <w:commentRangeEnd w:id="306"/>
      <w:ins w:id="312" w:author="Greg Nelson" w:date="2016-01-06T15:30:00Z">
        <w:r w:rsidR="00597AEF">
          <w:rPr>
            <w:rStyle w:val="CommentReference"/>
          </w:rPr>
          <w:commentReference w:id="306"/>
        </w:r>
      </w:ins>
      <w:commentRangeEnd w:id="307"/>
      <w:r w:rsidR="00CE7743">
        <w:rPr>
          <w:rStyle w:val="CommentReference"/>
        </w:rPr>
        <w:commentReference w:id="307"/>
      </w:r>
      <w:r w:rsidR="0002541C">
        <w:t xml:space="preserve">with each experiment in the Bayesian analysis, and the final estimate for </w:t>
      </w:r>
      <w:r w:rsidR="0002541C">
        <w:rPr>
          <w:i/>
        </w:rPr>
        <w:t>fast-to-slow</w:t>
      </w:r>
      <w:r w:rsidR="0002541C">
        <w:t xml:space="preserve"> resembles the frequentist meta-analysis, one </w:t>
      </w:r>
      <w:del w:id="313" w:author="Greg Nelson" w:date="2016-01-06T15:06:00Z">
        <w:r w:rsidR="0002541C" w:rsidDel="00C16DC2">
          <w:delText xml:space="preserve">study </w:delText>
        </w:r>
      </w:del>
      <w:ins w:id="314" w:author="Greg Nelson" w:date="2016-01-06T15:06:00Z">
        <w:r w:rsidR="00C16DC2">
          <w:t xml:space="preserve">publication </w:t>
        </w:r>
      </w:ins>
      <w:r w:rsidR="0002541C">
        <w:t xml:space="preserve">early. In addition, the estimates for </w:t>
      </w:r>
      <w:r w:rsidR="0002541C">
        <w:rPr>
          <w:i/>
        </w:rPr>
        <w:t xml:space="preserve">slow-to-fast </w:t>
      </w:r>
      <w:r w:rsidR="0002541C">
        <w:t>are more precise in the Bayesian analysis of experiment 4 due to the use of prior knowledge, even though we have never seen that condition before.</w:t>
      </w:r>
      <w:commentRangeStart w:id="315"/>
      <w:commentRangeStart w:id="316"/>
      <w:r w:rsidR="0002541C">
        <w:t xml:space="preserve"> This</w:t>
      </w:r>
      <w:ins w:id="317" w:author="Greg Nelson" w:date="2016-01-06T15:23:00Z">
        <w:r w:rsidR="00597AEF">
          <w:t xml:space="preserve"> </w:t>
        </w:r>
        <w:r w:rsidR="0065371A">
          <w:t xml:space="preserve">increased </w:t>
        </w:r>
      </w:ins>
      <w:del w:id="318" w:author="Greg Nelson" w:date="2016-01-06T15:23:00Z">
        <w:r w:rsidR="0002541C" w:rsidDel="0065371A">
          <w:delText xml:space="preserve"> </w:delText>
        </w:r>
      </w:del>
      <w:ins w:id="319" w:author="Greg Nelson" w:date="2016-01-06T15:23:00Z">
        <w:r w:rsidR="0065371A">
          <w:t xml:space="preserve">precision </w:t>
        </w:r>
      </w:ins>
      <w:ins w:id="320" w:author="Greg Nelson" w:date="2016-01-06T15:29:00Z">
        <w:r w:rsidR="00597AEF">
          <w:t>(</w:t>
        </w:r>
      </w:ins>
      <w:ins w:id="321" w:author="Greg Nelson" w:date="2016-01-06T15:23:00Z">
        <w:r w:rsidR="0065371A">
          <w:t>and accuracy</w:t>
        </w:r>
      </w:ins>
      <w:ins w:id="322" w:author="Greg Nelson" w:date="2016-01-06T15:29:00Z">
        <w:r w:rsidR="00597AEF">
          <w:t>)</w:t>
        </w:r>
      </w:ins>
      <w:ins w:id="323" w:author="Greg Nelson" w:date="2016-01-06T15:23:00Z">
        <w:r w:rsidR="0065371A">
          <w:t xml:space="preserve"> </w:t>
        </w:r>
      </w:ins>
      <w:r w:rsidR="0002541C">
        <w:t xml:space="preserve">is reflected in the </w:t>
      </w:r>
      <w:commentRangeStart w:id="324"/>
      <w:commentRangeStart w:id="325"/>
      <w:r w:rsidR="0002541C">
        <w:t>root-mean-squared error</w:t>
      </w:r>
      <w:ins w:id="326" w:author="Matthew Kay" w:date="2016-01-04T15:58:00Z">
        <w:r w:rsidR="00367A5B">
          <w:t xml:space="preserve"> </w:t>
        </w:r>
        <w:commentRangeEnd w:id="324"/>
        <w:r w:rsidR="00367A5B">
          <w:rPr>
            <w:rStyle w:val="CommentReference"/>
          </w:rPr>
          <w:commentReference w:id="324"/>
        </w:r>
      </w:ins>
      <w:commentRangeEnd w:id="325"/>
      <w:ins w:id="327" w:author="Matthew Kay" w:date="2016-01-07T00:13:00Z">
        <w:r w:rsidR="00CE7743">
          <w:rPr>
            <w:rStyle w:val="CommentReference"/>
          </w:rPr>
          <w:commentReference w:id="325"/>
        </w:r>
      </w:ins>
      <w:ins w:id="328" w:author="Eric Hekler" w:date="2015-12-30T10:23:00Z">
        <w:del w:id="329" w:author="Matthew Kay" w:date="2016-01-04T15:58:00Z">
          <w:r w:rsidR="00C434DD" w:rsidDel="00367A5B">
            <w:delText>, an estimate of accuracy of estimates across the simulations,</w:delText>
          </w:r>
        </w:del>
      </w:ins>
      <w:del w:id="330" w:author="Matthew Kay" w:date="2016-01-04T15:58:00Z">
        <w:r w:rsidR="0002541C" w:rsidDel="00367A5B">
          <w:delText xml:space="preserve"> </w:delText>
        </w:r>
      </w:del>
      <w:r w:rsidR="0002541C">
        <w:t>of those estimates compared to their true effects in experiment</w:t>
      </w:r>
      <w:ins w:id="331" w:author="Matthew Kay" w:date="2015-12-27T13:07:00Z">
        <w:r w:rsidR="001E6B33">
          <w:t xml:space="preserve"> </w:t>
        </w:r>
      </w:ins>
      <w:del w:id="332" w:author="Matthew Kay" w:date="2015-12-27T13:07:00Z">
        <w:r w:rsidR="0002541C" w:rsidDel="001E6B33">
          <w:delText xml:space="preserve"> </w:delText>
        </w:r>
      </w:del>
      <w:r w:rsidR="0002541C">
        <w:t>4:</w:t>
      </w:r>
      <w:commentRangeEnd w:id="315"/>
      <w:r w:rsidR="00C522AF" w:rsidRPr="001E6B33">
        <w:rPr>
          <w:rStyle w:val="CommentReference"/>
          <w:szCs w:val="16"/>
        </w:rPr>
        <w:commentReference w:id="315"/>
      </w:r>
      <w:commentRangeEnd w:id="316"/>
      <w:r w:rsidR="00181B64" w:rsidRPr="001E6B33">
        <w:rPr>
          <w:rStyle w:val="CommentReference"/>
          <w:szCs w:val="16"/>
        </w:rPr>
        <w:commentReference w:id="316"/>
      </w:r>
    </w:p>
    <w:tbl>
      <w:tblPr>
        <w:tblStyle w:val="PlainTable21"/>
        <w:tblW w:w="0" w:type="auto"/>
        <w:tblCellMar>
          <w:top w:w="115" w:type="dxa"/>
          <w:left w:w="0" w:type="dxa"/>
          <w:right w:w="0" w:type="dxa"/>
        </w:tblCellMar>
        <w:tblLook w:val="04A0" w:firstRow="1" w:lastRow="0" w:firstColumn="1" w:lastColumn="0" w:noHBand="0" w:noVBand="1"/>
        <w:tblPrChange w:id="333" w:author="Matthew Kay" w:date="2015-12-27T13:21:00Z">
          <w:tblPr>
            <w:tblStyle w:val="PlainTable21"/>
            <w:tblW w:w="0" w:type="auto"/>
            <w:tblCellMar>
              <w:top w:w="115" w:type="dxa"/>
              <w:left w:w="0" w:type="dxa"/>
              <w:right w:w="0" w:type="dxa"/>
            </w:tblCellMar>
            <w:tblLook w:val="04A0" w:firstRow="1" w:lastRow="0" w:firstColumn="1" w:lastColumn="0" w:noHBand="0" w:noVBand="1"/>
          </w:tblPr>
        </w:tblPrChange>
      </w:tblPr>
      <w:tblGrid>
        <w:gridCol w:w="2469"/>
        <w:gridCol w:w="1287"/>
        <w:gridCol w:w="1068"/>
        <w:tblGridChange w:id="334">
          <w:tblGrid>
            <w:gridCol w:w="2463"/>
            <w:gridCol w:w="6"/>
            <w:gridCol w:w="5"/>
            <w:gridCol w:w="1279"/>
            <w:gridCol w:w="3"/>
            <w:gridCol w:w="2"/>
            <w:gridCol w:w="1066"/>
          </w:tblGrid>
        </w:tblGridChange>
      </w:tblGrid>
      <w:tr w:rsidR="00E60D1D" w:rsidRPr="001E6B33" w14:paraId="2719D359" w14:textId="77777777" w:rsidTr="00A01622">
        <w:trPr>
          <w:cnfStyle w:val="100000000000" w:firstRow="1" w:lastRow="0" w:firstColumn="0" w:lastColumn="0" w:oddVBand="0" w:evenVBand="0" w:oddHBand="0"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2628" w:type="dxa"/>
            <w:tcBorders>
              <w:top w:val="single" w:sz="4" w:space="0" w:color="7F7F7F" w:themeColor="text1" w:themeTint="80"/>
              <w:bottom w:val="single" w:sz="4" w:space="0" w:color="auto"/>
            </w:tcBorders>
            <w:tcPrChange w:id="335" w:author="Matthew Kay" w:date="2015-12-27T13:21:00Z">
              <w:tcPr>
                <w:tcW w:w="2628" w:type="dxa"/>
                <w:tcBorders>
                  <w:top w:val="single" w:sz="4" w:space="0" w:color="7F7F7F" w:themeColor="text1" w:themeTint="80"/>
                  <w:bottom w:val="single" w:sz="4" w:space="0" w:color="auto"/>
                </w:tcBorders>
              </w:tcPr>
            </w:tcPrChange>
          </w:tcPr>
          <w:p w14:paraId="37495A03" w14:textId="77777777"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1000000000" w:firstRow="1" w:lastRow="0" w:firstColumn="1" w:lastColumn="0" w:oddVBand="0" w:evenVBand="0" w:oddHBand="0" w:evenHBand="0" w:firstRowFirstColumn="0" w:firstRowLastColumn="0" w:lastRowFirstColumn="0" w:lastRowLastColumn="0"/>
              <w:rPr>
                <w:rFonts w:ascii="Arial" w:hAnsi="Arial" w:cs="Arial"/>
                <w:sz w:val="17"/>
                <w:szCs w:val="17"/>
                <w:rPrChange w:id="336" w:author="Matthew Kay" w:date="2015-12-27T13:29:00Z">
                  <w:rPr>
                    <w:rFonts w:ascii="Arial" w:hAnsi="Arial" w:cs="Arial"/>
                    <w:b w:val="0"/>
                    <w:bCs w:val="0"/>
                  </w:rPr>
                </w:rPrChange>
              </w:rPr>
            </w:pPr>
          </w:p>
        </w:tc>
        <w:tc>
          <w:tcPr>
            <w:tcW w:w="1317" w:type="dxa"/>
            <w:tcBorders>
              <w:top w:val="single" w:sz="4" w:space="0" w:color="7F7F7F" w:themeColor="text1" w:themeTint="80"/>
              <w:bottom w:val="single" w:sz="4" w:space="0" w:color="auto"/>
            </w:tcBorders>
            <w:tcPrChange w:id="337" w:author="Matthew Kay" w:date="2015-12-27T13:21:00Z">
              <w:tcPr>
                <w:tcW w:w="1317" w:type="dxa"/>
                <w:gridSpan w:val="3"/>
                <w:tcBorders>
                  <w:top w:val="single" w:sz="4" w:space="0" w:color="7F7F7F" w:themeColor="text1" w:themeTint="80"/>
                  <w:bottom w:val="single" w:sz="4" w:space="0" w:color="auto"/>
                </w:tcBorders>
              </w:tcPr>
            </w:tcPrChange>
          </w:tcPr>
          <w:p w14:paraId="140EF2DE" w14:textId="54B0A353"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rFonts w:ascii="Arial" w:hAnsi="Arial" w:cs="Arial"/>
                <w:sz w:val="17"/>
                <w:szCs w:val="17"/>
                <w:rPrChange w:id="338" w:author="Matthew Kay" w:date="2015-12-27T13:29:00Z">
                  <w:rPr>
                    <w:rFonts w:ascii="Arial" w:hAnsi="Arial" w:cs="Arial"/>
                    <w:b w:val="0"/>
                    <w:bCs w:val="0"/>
                  </w:rPr>
                </w:rPrChange>
              </w:rPr>
            </w:pPr>
            <w:r w:rsidRPr="004E423F">
              <w:rPr>
                <w:rFonts w:ascii="Arial" w:hAnsi="Arial" w:cs="Arial"/>
                <w:sz w:val="17"/>
                <w:szCs w:val="17"/>
                <w:rPrChange w:id="339" w:author="Matthew Kay" w:date="2015-12-27T13:29:00Z">
                  <w:rPr>
                    <w:rFonts w:ascii="Arial" w:hAnsi="Arial" w:cs="Arial"/>
                  </w:rPr>
                </w:rPrChange>
              </w:rPr>
              <w:t>Frequentist</w:t>
            </w:r>
          </w:p>
        </w:tc>
        <w:tc>
          <w:tcPr>
            <w:tcW w:w="1095" w:type="dxa"/>
            <w:tcBorders>
              <w:top w:val="single" w:sz="4" w:space="0" w:color="7F7F7F" w:themeColor="text1" w:themeTint="80"/>
              <w:bottom w:val="single" w:sz="4" w:space="0" w:color="auto"/>
            </w:tcBorders>
            <w:tcPrChange w:id="340" w:author="Matthew Kay" w:date="2015-12-27T13:21:00Z">
              <w:tcPr>
                <w:tcW w:w="1095" w:type="dxa"/>
                <w:gridSpan w:val="3"/>
                <w:tcBorders>
                  <w:top w:val="single" w:sz="4" w:space="0" w:color="7F7F7F" w:themeColor="text1" w:themeTint="80"/>
                  <w:bottom w:val="single" w:sz="4" w:space="0" w:color="auto"/>
                </w:tcBorders>
              </w:tcPr>
            </w:tcPrChange>
          </w:tcPr>
          <w:p w14:paraId="1C87F6F5" w14:textId="17769706"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rFonts w:ascii="Arial" w:hAnsi="Arial" w:cs="Arial"/>
                <w:sz w:val="17"/>
                <w:szCs w:val="17"/>
                <w:rPrChange w:id="341" w:author="Matthew Kay" w:date="2015-12-27T13:29:00Z">
                  <w:rPr>
                    <w:rFonts w:ascii="Arial" w:hAnsi="Arial" w:cs="Arial"/>
                    <w:b w:val="0"/>
                    <w:bCs w:val="0"/>
                  </w:rPr>
                </w:rPrChange>
              </w:rPr>
            </w:pPr>
            <w:r w:rsidRPr="004E423F">
              <w:rPr>
                <w:rFonts w:ascii="Arial" w:hAnsi="Arial" w:cs="Arial"/>
                <w:sz w:val="17"/>
                <w:szCs w:val="17"/>
                <w:rPrChange w:id="342" w:author="Matthew Kay" w:date="2015-12-27T13:29:00Z">
                  <w:rPr>
                    <w:rFonts w:ascii="Arial" w:hAnsi="Arial" w:cs="Arial"/>
                  </w:rPr>
                </w:rPrChange>
              </w:rPr>
              <w:t>Bayesian</w:t>
            </w:r>
          </w:p>
        </w:tc>
      </w:tr>
      <w:tr w:rsidR="00181B64" w:rsidRPr="001E6B33" w14:paraId="020474A0" w14:textId="77777777" w:rsidTr="009A2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Borders>
              <w:top w:val="single" w:sz="4" w:space="0" w:color="auto"/>
              <w:bottom w:val="nil"/>
            </w:tcBorders>
          </w:tcPr>
          <w:p w14:paraId="24CDB59B" w14:textId="62989247"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b w:val="0"/>
                <w:sz w:val="17"/>
                <w:szCs w:val="17"/>
                <w:rPrChange w:id="343" w:author="Matthew Kay" w:date="2015-12-27T13:29:00Z">
                  <w:rPr>
                    <w:rFonts w:ascii="Arial" w:hAnsi="Arial" w:cs="Arial"/>
                    <w:b w:val="0"/>
                    <w:bCs w:val="0"/>
                  </w:rPr>
                </w:rPrChange>
              </w:rPr>
            </w:pPr>
            <w:r w:rsidRPr="004E423F">
              <w:rPr>
                <w:rFonts w:ascii="Arial" w:hAnsi="Arial" w:cs="Arial"/>
                <w:sz w:val="17"/>
                <w:szCs w:val="17"/>
                <w:rPrChange w:id="344" w:author="Matthew Kay" w:date="2015-12-27T13:29:00Z">
                  <w:rPr>
                    <w:rFonts w:ascii="Arial" w:hAnsi="Arial" w:cs="Arial"/>
                  </w:rPr>
                </w:rPrChange>
              </w:rPr>
              <w:t>fast-to-slow − control</w:t>
            </w:r>
          </w:p>
        </w:tc>
        <w:tc>
          <w:tcPr>
            <w:tcW w:w="1317" w:type="dxa"/>
            <w:tcBorders>
              <w:top w:val="single" w:sz="4" w:space="0" w:color="auto"/>
              <w:bottom w:val="nil"/>
            </w:tcBorders>
          </w:tcPr>
          <w:p w14:paraId="02BCBE99" w14:textId="2E2621F6"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rFonts w:ascii="Arial" w:hAnsi="Arial" w:cs="Arial"/>
                <w:sz w:val="17"/>
                <w:szCs w:val="17"/>
                <w:rPrChange w:id="345" w:author="Matthew Kay" w:date="2015-12-27T13:29:00Z">
                  <w:rPr>
                    <w:rFonts w:ascii="Arial" w:hAnsi="Arial" w:cs="Arial"/>
                  </w:rPr>
                </w:rPrChange>
              </w:rPr>
            </w:pPr>
            <w:r w:rsidRPr="004E423F">
              <w:rPr>
                <w:rFonts w:ascii="Arial" w:hAnsi="Arial" w:cs="Arial"/>
                <w:sz w:val="17"/>
                <w:szCs w:val="17"/>
                <w:rPrChange w:id="346" w:author="Matthew Kay" w:date="2015-12-27T13:29:00Z">
                  <w:rPr>
                    <w:rFonts w:ascii="Arial" w:hAnsi="Arial" w:cs="Arial"/>
                  </w:rPr>
                </w:rPrChange>
              </w:rPr>
              <w:t>0.27</w:t>
            </w:r>
          </w:p>
        </w:tc>
        <w:tc>
          <w:tcPr>
            <w:tcW w:w="1095" w:type="dxa"/>
            <w:tcBorders>
              <w:top w:val="single" w:sz="4" w:space="0" w:color="auto"/>
              <w:bottom w:val="nil"/>
            </w:tcBorders>
          </w:tcPr>
          <w:p w14:paraId="1DE8AB68" w14:textId="24A457B5"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rFonts w:ascii="Arial" w:hAnsi="Arial" w:cs="Arial"/>
                <w:sz w:val="17"/>
                <w:szCs w:val="17"/>
                <w:rPrChange w:id="347" w:author="Matthew Kay" w:date="2015-12-27T13:29:00Z">
                  <w:rPr>
                    <w:rFonts w:ascii="Arial" w:hAnsi="Arial" w:cs="Arial"/>
                  </w:rPr>
                </w:rPrChange>
              </w:rPr>
            </w:pPr>
            <w:r w:rsidRPr="004E423F">
              <w:rPr>
                <w:rFonts w:ascii="Arial" w:hAnsi="Arial" w:cs="Arial"/>
                <w:sz w:val="17"/>
                <w:szCs w:val="17"/>
                <w:rPrChange w:id="348" w:author="Matthew Kay" w:date="2015-12-27T13:29:00Z">
                  <w:rPr>
                    <w:rFonts w:ascii="Arial" w:hAnsi="Arial" w:cs="Arial"/>
                  </w:rPr>
                </w:rPrChange>
              </w:rPr>
              <w:t>0.17</w:t>
            </w:r>
          </w:p>
        </w:tc>
      </w:tr>
      <w:tr w:rsidR="00E60D1D" w:rsidRPr="001E6B33" w14:paraId="22C17103" w14:textId="77777777" w:rsidTr="00A01622">
        <w:trPr>
          <w:trHeight w:val="119"/>
        </w:trPr>
        <w:tc>
          <w:tcPr>
            <w:cnfStyle w:val="001000000000" w:firstRow="0" w:lastRow="0" w:firstColumn="1" w:lastColumn="0" w:oddVBand="0" w:evenVBand="0" w:oddHBand="0" w:evenHBand="0" w:firstRowFirstColumn="0" w:firstRowLastColumn="0" w:lastRowFirstColumn="0" w:lastRowLastColumn="0"/>
            <w:tcW w:w="2628" w:type="dxa"/>
            <w:tcBorders>
              <w:top w:val="nil"/>
              <w:bottom w:val="nil"/>
            </w:tcBorders>
            <w:tcMar>
              <w:top w:w="0" w:type="dxa"/>
            </w:tcMar>
            <w:tcPrChange w:id="349" w:author="Matthew Kay" w:date="2015-12-27T13:21:00Z">
              <w:tcPr>
                <w:tcW w:w="2628" w:type="dxa"/>
                <w:gridSpan w:val="3"/>
                <w:tcBorders>
                  <w:top w:val="nil"/>
                  <w:bottom w:val="nil"/>
                </w:tcBorders>
              </w:tcPr>
            </w:tcPrChange>
          </w:tcPr>
          <w:p w14:paraId="7FFADF4F" w14:textId="4A41A134"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 w:val="0"/>
                <w:sz w:val="17"/>
                <w:szCs w:val="17"/>
                <w:rPrChange w:id="350" w:author="Matthew Kay" w:date="2015-12-27T13:29:00Z">
                  <w:rPr>
                    <w:rFonts w:ascii="Arial" w:hAnsi="Arial" w:cs="Arial"/>
                    <w:b w:val="0"/>
                    <w:bCs w:val="0"/>
                  </w:rPr>
                </w:rPrChange>
              </w:rPr>
            </w:pPr>
            <w:r w:rsidRPr="004E423F">
              <w:rPr>
                <w:rFonts w:ascii="Arial" w:hAnsi="Arial" w:cs="Arial"/>
                <w:sz w:val="17"/>
                <w:szCs w:val="17"/>
                <w:rPrChange w:id="351" w:author="Matthew Kay" w:date="2015-12-27T13:29:00Z">
                  <w:rPr>
                    <w:rFonts w:ascii="Arial" w:hAnsi="Arial" w:cs="Arial"/>
                  </w:rPr>
                </w:rPrChange>
              </w:rPr>
              <w:t>slow-to-fast − control</w:t>
            </w:r>
          </w:p>
        </w:tc>
        <w:tc>
          <w:tcPr>
            <w:tcW w:w="1317" w:type="dxa"/>
            <w:tcBorders>
              <w:top w:val="nil"/>
              <w:bottom w:val="nil"/>
            </w:tcBorders>
            <w:tcMar>
              <w:top w:w="0" w:type="dxa"/>
            </w:tcMar>
            <w:tcPrChange w:id="352" w:author="Matthew Kay" w:date="2015-12-27T13:21:00Z">
              <w:tcPr>
                <w:tcW w:w="1317" w:type="dxa"/>
                <w:gridSpan w:val="3"/>
                <w:tcBorders>
                  <w:top w:val="nil"/>
                  <w:bottom w:val="nil"/>
                </w:tcBorders>
              </w:tcPr>
            </w:tcPrChange>
          </w:tcPr>
          <w:p w14:paraId="5655DAF4" w14:textId="07F1B40F"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000000" w:firstRow="0" w:lastRow="0" w:firstColumn="0" w:lastColumn="0" w:oddVBand="0" w:evenVBand="0" w:oddHBand="0" w:evenHBand="0" w:firstRowFirstColumn="0" w:firstRowLastColumn="0" w:lastRowFirstColumn="0" w:lastRowLastColumn="0"/>
              <w:rPr>
                <w:rFonts w:ascii="Arial" w:hAnsi="Arial" w:cs="Arial"/>
                <w:sz w:val="17"/>
                <w:szCs w:val="17"/>
                <w:rPrChange w:id="353" w:author="Matthew Kay" w:date="2015-12-27T13:29:00Z">
                  <w:rPr>
                    <w:rFonts w:ascii="Arial" w:hAnsi="Arial" w:cs="Arial"/>
                  </w:rPr>
                </w:rPrChange>
              </w:rPr>
            </w:pPr>
            <w:r w:rsidRPr="004E423F">
              <w:rPr>
                <w:rFonts w:ascii="Arial" w:hAnsi="Arial" w:cs="Arial"/>
                <w:sz w:val="17"/>
                <w:szCs w:val="17"/>
                <w:rPrChange w:id="354" w:author="Matthew Kay" w:date="2015-12-27T13:29:00Z">
                  <w:rPr>
                    <w:rFonts w:ascii="Arial" w:hAnsi="Arial" w:cs="Arial"/>
                  </w:rPr>
                </w:rPrChange>
              </w:rPr>
              <w:t>0.27</w:t>
            </w:r>
          </w:p>
        </w:tc>
        <w:tc>
          <w:tcPr>
            <w:tcW w:w="1095" w:type="dxa"/>
            <w:tcBorders>
              <w:top w:val="nil"/>
              <w:bottom w:val="nil"/>
            </w:tcBorders>
            <w:tcMar>
              <w:top w:w="0" w:type="dxa"/>
            </w:tcMar>
            <w:tcPrChange w:id="355" w:author="Matthew Kay" w:date="2015-12-27T13:21:00Z">
              <w:tcPr>
                <w:tcW w:w="1095" w:type="dxa"/>
                <w:tcBorders>
                  <w:top w:val="nil"/>
                  <w:bottom w:val="nil"/>
                </w:tcBorders>
              </w:tcPr>
            </w:tcPrChange>
          </w:tcPr>
          <w:p w14:paraId="36BD99C8" w14:textId="4FC5883B"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000000" w:firstRow="0" w:lastRow="0" w:firstColumn="0" w:lastColumn="0" w:oddVBand="0" w:evenVBand="0" w:oddHBand="0" w:evenHBand="0" w:firstRowFirstColumn="0" w:firstRowLastColumn="0" w:lastRowFirstColumn="0" w:lastRowLastColumn="0"/>
              <w:rPr>
                <w:rFonts w:ascii="Arial" w:hAnsi="Arial" w:cs="Arial"/>
                <w:sz w:val="17"/>
                <w:szCs w:val="17"/>
                <w:rPrChange w:id="356" w:author="Matthew Kay" w:date="2015-12-27T13:29:00Z">
                  <w:rPr>
                    <w:rFonts w:ascii="Arial" w:hAnsi="Arial" w:cs="Arial"/>
                  </w:rPr>
                </w:rPrChange>
              </w:rPr>
            </w:pPr>
            <w:r w:rsidRPr="004E423F">
              <w:rPr>
                <w:rFonts w:ascii="Arial" w:hAnsi="Arial" w:cs="Arial"/>
                <w:sz w:val="17"/>
                <w:szCs w:val="17"/>
                <w:rPrChange w:id="357" w:author="Matthew Kay" w:date="2015-12-27T13:29:00Z">
                  <w:rPr>
                    <w:rFonts w:ascii="Arial" w:hAnsi="Arial" w:cs="Arial"/>
                  </w:rPr>
                </w:rPrChange>
              </w:rPr>
              <w:t>0.20</w:t>
            </w:r>
          </w:p>
        </w:tc>
      </w:tr>
      <w:tr w:rsidR="00E60D1D" w:rsidRPr="001E6B33" w14:paraId="18C3F409" w14:textId="77777777" w:rsidTr="00A01622">
        <w:trPr>
          <w:cnfStyle w:val="000000100000" w:firstRow="0" w:lastRow="0" w:firstColumn="0" w:lastColumn="0" w:oddVBand="0" w:evenVBand="0" w:oddHBand="1"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2628" w:type="dxa"/>
            <w:tcBorders>
              <w:top w:val="nil"/>
              <w:bottom w:val="single" w:sz="4" w:space="0" w:color="auto"/>
            </w:tcBorders>
            <w:tcMar>
              <w:top w:w="0" w:type="dxa"/>
            </w:tcMar>
            <w:tcPrChange w:id="358" w:author="Matthew Kay" w:date="2015-12-27T13:21:00Z">
              <w:tcPr>
                <w:tcW w:w="2628" w:type="dxa"/>
                <w:gridSpan w:val="3"/>
                <w:tcBorders>
                  <w:top w:val="nil"/>
                  <w:bottom w:val="single" w:sz="4" w:space="0" w:color="auto"/>
                </w:tcBorders>
              </w:tcPr>
            </w:tcPrChange>
          </w:tcPr>
          <w:p w14:paraId="0D63E9AD" w14:textId="697F3B97"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1000100000" w:firstRow="0" w:lastRow="0" w:firstColumn="1" w:lastColumn="0" w:oddVBand="0" w:evenVBand="0" w:oddHBand="1" w:evenHBand="0" w:firstRowFirstColumn="0" w:firstRowLastColumn="0" w:lastRowFirstColumn="0" w:lastRowLastColumn="0"/>
              <w:rPr>
                <w:rFonts w:ascii="Arial" w:hAnsi="Arial" w:cs="Arial"/>
                <w:b w:val="0"/>
                <w:sz w:val="17"/>
                <w:szCs w:val="17"/>
                <w:rPrChange w:id="359" w:author="Matthew Kay" w:date="2015-12-27T13:29:00Z">
                  <w:rPr>
                    <w:rFonts w:ascii="Arial" w:hAnsi="Arial" w:cs="Arial"/>
                    <w:b w:val="0"/>
                    <w:bCs w:val="0"/>
                  </w:rPr>
                </w:rPrChange>
              </w:rPr>
            </w:pPr>
            <w:r w:rsidRPr="004E423F">
              <w:rPr>
                <w:rFonts w:ascii="Arial" w:hAnsi="Arial" w:cs="Arial"/>
                <w:sz w:val="17"/>
                <w:szCs w:val="17"/>
                <w:rPrChange w:id="360" w:author="Matthew Kay" w:date="2015-12-27T13:29:00Z">
                  <w:rPr>
                    <w:rFonts w:ascii="Arial" w:hAnsi="Arial" w:cs="Arial"/>
                  </w:rPr>
                </w:rPrChange>
              </w:rPr>
              <w:t>slow-to-fast – fast-to-slow</w:t>
            </w:r>
          </w:p>
        </w:tc>
        <w:tc>
          <w:tcPr>
            <w:tcW w:w="1317" w:type="dxa"/>
            <w:tcBorders>
              <w:top w:val="nil"/>
              <w:bottom w:val="single" w:sz="4" w:space="0" w:color="auto"/>
            </w:tcBorders>
            <w:tcMar>
              <w:top w:w="0" w:type="dxa"/>
            </w:tcMar>
            <w:tcPrChange w:id="361" w:author="Matthew Kay" w:date="2015-12-27T13:21:00Z">
              <w:tcPr>
                <w:tcW w:w="1317" w:type="dxa"/>
                <w:gridSpan w:val="3"/>
                <w:tcBorders>
                  <w:top w:val="nil"/>
                  <w:bottom w:val="single" w:sz="4" w:space="0" w:color="auto"/>
                </w:tcBorders>
              </w:tcPr>
            </w:tcPrChange>
          </w:tcPr>
          <w:p w14:paraId="4D085309" w14:textId="5E95672F"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100000" w:firstRow="0" w:lastRow="0" w:firstColumn="0" w:lastColumn="0" w:oddVBand="0" w:evenVBand="0" w:oddHBand="1" w:evenHBand="0" w:firstRowFirstColumn="0" w:firstRowLastColumn="0" w:lastRowFirstColumn="0" w:lastRowLastColumn="0"/>
              <w:rPr>
                <w:rFonts w:ascii="Arial" w:hAnsi="Arial" w:cs="Arial"/>
                <w:sz w:val="17"/>
                <w:szCs w:val="17"/>
                <w:rPrChange w:id="362" w:author="Matthew Kay" w:date="2015-12-27T13:29:00Z">
                  <w:rPr>
                    <w:rFonts w:ascii="Arial" w:hAnsi="Arial" w:cs="Arial"/>
                  </w:rPr>
                </w:rPrChange>
              </w:rPr>
            </w:pPr>
            <w:r w:rsidRPr="004E423F">
              <w:rPr>
                <w:rFonts w:ascii="Arial" w:hAnsi="Arial" w:cs="Arial"/>
                <w:sz w:val="17"/>
                <w:szCs w:val="17"/>
                <w:rPrChange w:id="363" w:author="Matthew Kay" w:date="2015-12-27T13:29:00Z">
                  <w:rPr>
                    <w:rFonts w:ascii="Arial" w:hAnsi="Arial" w:cs="Arial"/>
                  </w:rPr>
                </w:rPrChange>
              </w:rPr>
              <w:t>0.26</w:t>
            </w:r>
          </w:p>
        </w:tc>
        <w:tc>
          <w:tcPr>
            <w:tcW w:w="1095" w:type="dxa"/>
            <w:tcBorders>
              <w:top w:val="nil"/>
              <w:bottom w:val="single" w:sz="4" w:space="0" w:color="auto"/>
            </w:tcBorders>
            <w:tcMar>
              <w:top w:w="0" w:type="dxa"/>
            </w:tcMar>
            <w:tcPrChange w:id="364" w:author="Matthew Kay" w:date="2015-12-27T13:21:00Z">
              <w:tcPr>
                <w:tcW w:w="1095" w:type="dxa"/>
                <w:tcBorders>
                  <w:top w:val="nil"/>
                  <w:bottom w:val="single" w:sz="4" w:space="0" w:color="auto"/>
                </w:tcBorders>
              </w:tcPr>
            </w:tcPrChange>
          </w:tcPr>
          <w:p w14:paraId="53665B28" w14:textId="6808123A"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100000" w:firstRow="0" w:lastRow="0" w:firstColumn="0" w:lastColumn="0" w:oddVBand="0" w:evenVBand="0" w:oddHBand="1" w:evenHBand="0" w:firstRowFirstColumn="0" w:firstRowLastColumn="0" w:lastRowFirstColumn="0" w:lastRowLastColumn="0"/>
              <w:rPr>
                <w:rFonts w:ascii="Arial" w:hAnsi="Arial" w:cs="Arial"/>
                <w:sz w:val="17"/>
                <w:szCs w:val="17"/>
                <w:rPrChange w:id="365" w:author="Matthew Kay" w:date="2015-12-27T13:29:00Z">
                  <w:rPr>
                    <w:rFonts w:ascii="Arial" w:hAnsi="Arial" w:cs="Arial"/>
                  </w:rPr>
                </w:rPrChange>
              </w:rPr>
            </w:pPr>
            <w:r w:rsidRPr="004E423F">
              <w:rPr>
                <w:rFonts w:ascii="Arial" w:hAnsi="Arial" w:cs="Arial"/>
                <w:sz w:val="17"/>
                <w:szCs w:val="17"/>
                <w:rPrChange w:id="366" w:author="Matthew Kay" w:date="2015-12-27T13:29:00Z">
                  <w:rPr>
                    <w:rFonts w:ascii="Arial" w:hAnsi="Arial" w:cs="Arial"/>
                  </w:rPr>
                </w:rPrChange>
              </w:rPr>
              <w:t>0.22</w:t>
            </w:r>
          </w:p>
        </w:tc>
      </w:tr>
    </w:tbl>
    <w:p w14:paraId="6F0C07BE" w14:textId="68BF0182" w:rsidR="00E60D1D" w:rsidRDefault="009A2467" w:rsidP="00137B62">
      <w:pPr>
        <w:pStyle w:val="Caption"/>
      </w:pPr>
      <w:r>
        <w:t xml:space="preserve">Table </w:t>
      </w:r>
      <w:r w:rsidR="00463090">
        <w:fldChar w:fldCharType="begin"/>
      </w:r>
      <w:r w:rsidR="00463090">
        <w:instrText xml:space="preserve"> SEQ Table \* ARABIC </w:instrText>
      </w:r>
      <w:r w:rsidR="00463090">
        <w:fldChar w:fldCharType="separate"/>
      </w:r>
      <w:r w:rsidR="00E5148B">
        <w:rPr>
          <w:noProof/>
        </w:rPr>
        <w:t>1</w:t>
      </w:r>
      <w:r w:rsidR="00463090">
        <w:rPr>
          <w:noProof/>
        </w:rPr>
        <w:fldChar w:fldCharType="end"/>
      </w:r>
      <w:r>
        <w:t>. Root mean-squared error of estimates in experiment 4 with 100 participants per condition.</w:t>
      </w:r>
    </w:p>
    <w:p w14:paraId="2E2642CE"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Note that the estimated effects in the frequentist analysis all have approximately the same error, reflective of the power of the experiment. The Bayesian approach gives us estimates with less error by building knowledge as we go.</w:t>
      </w:r>
    </w:p>
    <w:p w14:paraId="0CAA98A1"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Bayesian analysis of small samples</w:t>
      </w:r>
    </w:p>
    <w:p w14:paraId="07AE15EF" w14:textId="16B1666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Due to limited resources</w:t>
      </w:r>
      <w:r w:rsidR="00AC192D">
        <w:t xml:space="preserve"> and an emphasis on novelty</w:t>
      </w:r>
      <w:r>
        <w:t>, HCI studies are often conducted with fewer participants than a traditional power analysis would suggest is prudent</w:t>
      </w:r>
      <w:r w:rsidR="00D67EE2">
        <w:t xml:space="preserve"> </w:t>
      </w:r>
      <w:r w:rsidR="00D67EE2">
        <w:fldChar w:fldCharType="begin" w:fldLock="1"/>
      </w:r>
      <w:r w:rsidR="00B67D45">
        <w:instrText>ADDIN CSL_CITATION { "citationItems" : [ { "id" : "ITEM-1", "itemData" : { "author" : [ { "dropping-particle" : "", "family" : "Kaptein", "given" : "Maurits", "non-dropping-particle" : "", "parse-names" : false, "suffix" : "" }, { "dropping-particle" : "", "family" : "Robertson", "given" : "Judy", "non-dropping-particle" : "", "parse-names" : false, "suffix" : "" } ], "container-title" : "Proceedings of the 2012 ACM annual conference on Human Factors in Computing Systems - CHI '12", "id" : "ITEM-1", "issued" : { "date-parts" : [ [ "2012", "5", "5" ] ] }, "page" : "1105", "publisher" : "ACM Press", "publisher-place" : "New York, New York, USA", "title" : "Rethinking statistical analysis methods for CHI", "type" : "paper-conference" }, "uris" : [ "http://www.mendeley.com/documents/?uuid=a7cdecde-012c-4b81-9d27-b1ac6ba76865" ] }, { "id" : "ITEM-2", "itemData" : { "author" : [ { "dropping-particle" : "", "family" : "Gelman", "given" : "Andrew", "non-dropping-particle" : "", "parse-names" : false, "suffix" : "" }, { "dropping-particle" : "", "family" : "Weakliem", "given" : "David", "non-dropping-particle" : "", "parse-names" : false, "suffix" : "" } ], "container-title" : "American Scientist", "id" : "ITEM-2", "issue" : "4", "issued" : { "date-parts" : [ [ "2009" ] ] }, "page" : "310-316", "title" : "Of Beauty, Sex and Power", "type" : "article-journal", "volume" : "97" }, "uris" : [ "http://www.mendeley.com/documents/?uuid=d549dd61-724c-4bed-b4a8-e69348ea8135" ] } ], "mendeley" : { "formattedCitation" : "[8,16]", "plainTextFormattedCitation" : "[8,16]", "previouslyFormattedCitation" : "[7,15]" }, "properties" : { "noteIndex" : 0 }, "schema" : "https://github.com/citation-style-language/schema/raw/master/csl-citation.json" }</w:instrText>
      </w:r>
      <w:r w:rsidR="00D67EE2">
        <w:fldChar w:fldCharType="separate"/>
      </w:r>
      <w:r w:rsidR="00B67D45" w:rsidRPr="00B67D45">
        <w:rPr>
          <w:noProof/>
        </w:rPr>
        <w:t>[8,16]</w:t>
      </w:r>
      <w:r w:rsidR="00D67EE2">
        <w:fldChar w:fldCharType="end"/>
      </w:r>
      <w:r>
        <w:t xml:space="preserve">. With a frequentist analysis, this increases the probability of what </w:t>
      </w:r>
      <w:proofErr w:type="spellStart"/>
      <w:r>
        <w:t>Gelman</w:t>
      </w:r>
      <w:proofErr w:type="spellEnd"/>
      <w:r>
        <w:t xml:space="preserve"> calls a </w:t>
      </w:r>
      <w:r>
        <w:rPr>
          <w:i/>
        </w:rPr>
        <w:t xml:space="preserve">magnitude error </w:t>
      </w:r>
      <w:r w:rsidR="00D67EE2">
        <w:rPr>
          <w:i/>
        </w:rPr>
        <w:fldChar w:fldCharType="begin" w:fldLock="1"/>
      </w:r>
      <w:r w:rsidR="00B67D45">
        <w:rPr>
          <w:i/>
        </w:rPr>
        <w:instrText>ADDIN CSL_CITATION { "citationItems" : [ { "id" : "ITEM-1", "itemData" : { "ISSN" : "1745-6916", "abstract" : "Statistical power analysis provides the conventional approach to assess error rates when designing a research study. However, power analysis is flawed in that a narrow emphasis on statistical significance is placed as the primary focus of study design. In noisy, small-sample settings, statistically significant results can often be misleading. To help researchers address this problem in the context of their own studies, we recommend design calculations in which (a) the probability of an estimate being in the wrong direction (Type S [sign] error) and (b) the factor by which the magnitude of an effect might be overestimated (Type M [magnitude] error or exaggeration ratio) are estimated. We illustrate with examples from recent published research and discuss the largest challenge in a design calculation: coming up with reasonable estimates of plausible effect sizes based on external information.", "author" : [ { "dropping-particle" : "", "family" : "Gelman", "given" : "A.", "non-dropping-particle" : "", "parse-names" : false, "suffix" : "" }, { "dropping-particle" : "", "family" : "Carlin", "given" : "J.", "non-dropping-particle" : "", "parse-names" : false, "suffix" : "" } ], "container-title" : "Perspectives on Psychological Science", "id" : "ITEM-1", "issue" : "6", "issued" : { "date-parts" : [ [ "2014", "11", "17" ] ] }, "page" : "641-651", "title" : "Beyond Power Calculations: Assessing Type S (Sign) and Type M (Magnitude) Errors", "type" : "article-journal", "volume" : "9" }, "uris" : [ "http://www.mendeley.com/documents/?uuid=606f83b5-d31d-4fa8-a83b-eae46f7e65a3" ] } ], "mendeley" : { "formattedCitation" : "[6]", "plainTextFormattedCitation" : "[6]", "previouslyFormattedCitation" : "[5]" }, "properties" : { "noteIndex" : 0 }, "schema" : "https://github.com/citation-style-language/schema/raw/master/csl-citation.json" }</w:instrText>
      </w:r>
      <w:r w:rsidR="00D67EE2">
        <w:rPr>
          <w:i/>
        </w:rPr>
        <w:fldChar w:fldCharType="separate"/>
      </w:r>
      <w:r w:rsidR="00B67D45" w:rsidRPr="00B67D45">
        <w:rPr>
          <w:noProof/>
        </w:rPr>
        <w:t>[6]</w:t>
      </w:r>
      <w:r w:rsidR="00D67EE2">
        <w:rPr>
          <w:i/>
        </w:rPr>
        <w:fldChar w:fldCharType="end"/>
      </w:r>
      <w:r>
        <w:t xml:space="preserve">: because the confidence intervals are so wide, the only effects that reach significance are those that overestimate the effect size. </w:t>
      </w:r>
    </w:p>
    <w:p w14:paraId="3C8C2EB4" w14:textId="236BCBA0"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commentRangeStart w:id="367"/>
      <w:commentRangeStart w:id="368"/>
      <w:r>
        <w:t>That</w:t>
      </w:r>
      <w:commentRangeEnd w:id="367"/>
      <w:r w:rsidR="00854312">
        <w:rPr>
          <w:rStyle w:val="CommentReference"/>
        </w:rPr>
        <w:commentReference w:id="367"/>
      </w:r>
      <w:commentRangeEnd w:id="368"/>
      <w:r w:rsidR="00CE7743">
        <w:rPr>
          <w:rStyle w:val="CommentReference"/>
        </w:rPr>
        <w:commentReference w:id="368"/>
      </w:r>
      <w:r>
        <w:t xml:space="preserve"> said, we believe that there are many reasons why small-</w:t>
      </w:r>
      <w:r w:rsidRPr="00137B62">
        <w:rPr>
          <w:i/>
        </w:rPr>
        <w:t>n</w:t>
      </w:r>
      <w:r>
        <w:t xml:space="preserve"> studies are conducted in HCI, including limited resources </w:t>
      </w:r>
      <w:r w:rsidR="00AC192D">
        <w:t>and the emphasis on novelty discussed earlier as</w:t>
      </w:r>
      <w:r>
        <w:t xml:space="preserve"> </w:t>
      </w:r>
      <w:r w:rsidR="00AC192D">
        <w:t xml:space="preserve">fundamental </w:t>
      </w:r>
      <w:r w:rsidR="00C755E5">
        <w:t xml:space="preserve">for </w:t>
      </w:r>
      <w:r>
        <w:t>contributions to the field. Thus, we ask: can Bayesian analysis help make better use of our limited resources</w:t>
      </w:r>
      <w:ins w:id="369" w:author="Eric Hekler" w:date="2015-12-30T09:32:00Z">
        <w:r w:rsidR="00663446">
          <w:t xml:space="preserve"> while still acknowledging the importance of novelty</w:t>
        </w:r>
      </w:ins>
      <w:r>
        <w:t xml:space="preserve">? </w:t>
      </w:r>
      <w:del w:id="370" w:author="Eric Hekler" w:date="2015-12-30T09:32:00Z">
        <w:r w:rsidDel="00663446">
          <w:delText xml:space="preserve">Can we do better than simply admonishing researchers to recruit more participants? </w:delText>
        </w:r>
      </w:del>
      <w:r>
        <w:t>To assess this, we repeated our simulations with 20 participants per condition instead of 100</w:t>
      </w:r>
      <w:ins w:id="371" w:author="Eric Hekler" w:date="2015-12-30T11:15:00Z">
        <w:r w:rsidR="00BA0753">
          <w:t xml:space="preserve"> and examined how the use of priors could be used to </w:t>
        </w:r>
        <w:commentRangeStart w:id="372"/>
        <w:del w:id="373" w:author="Matthew Kay" w:date="2016-01-07T00:13:00Z">
          <w:r w:rsidR="00BA0753" w:rsidDel="00CE7743">
            <w:delText xml:space="preserve">help </w:delText>
          </w:r>
        </w:del>
      </w:ins>
      <w:commentRangeEnd w:id="372"/>
      <w:del w:id="374" w:author="Matthew Kay" w:date="2016-01-07T00:13:00Z">
        <w:r w:rsidR="00C16DC2" w:rsidDel="00CE7743">
          <w:rPr>
            <w:rStyle w:val="CommentReference"/>
          </w:rPr>
          <w:commentReference w:id="372"/>
        </w:r>
      </w:del>
      <w:ins w:id="375" w:author="Eric Hekler" w:date="2015-12-30T11:15:00Z">
        <w:r w:rsidR="00BA0753">
          <w:t>reduce false conclusions both from single studies and across studies</w:t>
        </w:r>
      </w:ins>
      <w:r>
        <w:t xml:space="preserve">. </w:t>
      </w:r>
    </w:p>
    <w:p w14:paraId="68E88C69" w14:textId="77777777"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376" w:name="h.vhudg29zx9ky" w:colFirst="0" w:colLast="0"/>
      <w:bookmarkEnd w:id="376"/>
      <w:r>
        <w:t>Results</w:t>
      </w:r>
    </w:p>
    <w:p w14:paraId="3C5F9892" w14:textId="27F63B19"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At only 20 participants per condition, </w:t>
      </w:r>
      <w:ins w:id="377" w:author="Eric Hekler" w:date="2015-12-30T11:45:00Z">
        <w:r w:rsidR="00EE6FF4">
          <w:t xml:space="preserve">in the </w:t>
        </w:r>
      </w:ins>
      <w:del w:id="378" w:author="Eric Hekler" w:date="2015-12-30T11:45:00Z">
        <w:r w:rsidDel="00EE6FF4">
          <w:delText>the precision of our estimates</w:delText>
        </w:r>
      </w:del>
      <w:ins w:id="379" w:author="Eric Hekler" w:date="2015-12-30T11:45:00Z">
        <w:r w:rsidR="00EE6FF4">
          <w:t>frequ</w:t>
        </w:r>
      </w:ins>
      <w:ins w:id="380" w:author="Matthew Kay" w:date="2016-01-04T16:10:00Z">
        <w:r w:rsidR="004870B5">
          <w:t>e</w:t>
        </w:r>
      </w:ins>
      <w:ins w:id="381" w:author="Eric Hekler" w:date="2015-12-30T11:45:00Z">
        <w:del w:id="382" w:author="Matthew Kay" w:date="2016-01-04T16:10:00Z">
          <w:r w:rsidR="00EE6FF4" w:rsidDel="004870B5">
            <w:delText>i</w:delText>
          </w:r>
        </w:del>
        <w:r w:rsidR="00EE6FF4">
          <w:t>ntist world</w:t>
        </w:r>
        <w:del w:id="383" w:author="Matthew Kay" w:date="2016-01-04T16:12:00Z">
          <w:r w:rsidR="00EE6FF4" w:rsidDel="004870B5">
            <w:delText>,</w:delText>
          </w:r>
        </w:del>
        <w:r w:rsidR="00EE6FF4">
          <w:t xml:space="preserve"> a </w:t>
        </w:r>
      </w:ins>
      <w:del w:id="384" w:author="Eric Hekler" w:date="2015-12-30T11:12:00Z">
        <w:r w:rsidDel="00BA0753">
          <w:delText xml:space="preserve"> (width of the confidence interval) guarantees that any significant results of the frequentist analysis will hugely over-estimate the size of the effect</w:delText>
        </w:r>
      </w:del>
      <w:ins w:id="385" w:author="Eric Hekler" w:date="2015-12-30T11:12:00Z">
        <w:r w:rsidR="00BA0753">
          <w:t xml:space="preserve"> large effect size</w:t>
        </w:r>
      </w:ins>
      <w:ins w:id="386" w:author="Eric Hekler" w:date="2015-12-30T11:13:00Z">
        <w:r w:rsidR="003A4BEA">
          <w:t xml:space="preserve"> (</w:t>
        </w:r>
        <w:del w:id="387" w:author="Matthew Kay" w:date="2016-01-04T16:04:00Z">
          <w:r w:rsidR="003A4BEA" w:rsidDel="004870B5">
            <w:delText>i.e.,</w:delText>
          </w:r>
        </w:del>
      </w:ins>
      <w:ins w:id="388" w:author="Matthew Kay" w:date="2016-01-04T16:04:00Z">
        <w:r w:rsidR="004870B5">
          <w:t>a log</w:t>
        </w:r>
      </w:ins>
      <w:ins w:id="389" w:author="Eric Hekler" w:date="2015-12-30T11:13:00Z">
        <w:r w:rsidR="003A4BEA">
          <w:t xml:space="preserve"> </w:t>
        </w:r>
      </w:ins>
      <w:ins w:id="390" w:author="Eric Hekler" w:date="2015-12-30T12:10:00Z">
        <w:r w:rsidR="003A4BEA">
          <w:t>o</w:t>
        </w:r>
      </w:ins>
      <w:ins w:id="391" w:author="Eric Hekler" w:date="2015-12-30T11:13:00Z">
        <w:r w:rsidR="00BA0753">
          <w:t xml:space="preserve">dds ratio of nearly </w:t>
        </w:r>
      </w:ins>
      <w:ins w:id="392" w:author="Matthew Kay" w:date="2016-01-04T16:04:00Z">
        <w:r w:rsidR="004870B5">
          <w:t>1.5</w:t>
        </w:r>
      </w:ins>
      <w:ins w:id="393" w:author="Eric Hekler" w:date="2015-12-30T11:13:00Z">
        <w:del w:id="394" w:author="Matthew Kay" w:date="2016-01-04T16:04:00Z">
          <w:r w:rsidR="00BA0753" w:rsidDel="004870B5">
            <w:delText>3</w:delText>
          </w:r>
        </w:del>
        <w:r w:rsidR="00BA0753">
          <w:t xml:space="preserve">) </w:t>
        </w:r>
      </w:ins>
      <w:ins w:id="395" w:author="Eric Hekler" w:date="2015-12-30T11:45:00Z">
        <w:r w:rsidR="00EE6FF4">
          <w:t xml:space="preserve">is required </w:t>
        </w:r>
      </w:ins>
      <w:ins w:id="396" w:author="Eric Hekler" w:date="2015-12-30T11:13:00Z">
        <w:r w:rsidR="00234397">
          <w:t>to reject</w:t>
        </w:r>
        <w:r w:rsidR="00BA0753">
          <w:t xml:space="preserve"> the null hypothesis</w:t>
        </w:r>
      </w:ins>
      <w:ins w:id="397" w:author="Matthew Kay" w:date="2016-01-04T16:05:00Z">
        <w:r w:rsidR="004870B5">
          <w:t xml:space="preserve">—3 times </w:t>
        </w:r>
      </w:ins>
      <w:ins w:id="398" w:author="Eric Hekler" w:date="2015-12-30T11:17:00Z">
        <w:del w:id="399" w:author="Matthew Kay" w:date="2016-01-04T16:05:00Z">
          <w:r w:rsidR="00BA0753" w:rsidDel="004870B5">
            <w:delText xml:space="preserve">, which is </w:delText>
          </w:r>
        </w:del>
      </w:ins>
      <w:ins w:id="400" w:author="Eric Hekler" w:date="2015-12-30T11:18:00Z">
        <w:del w:id="401" w:author="Matthew Kay" w:date="2016-01-04T16:05:00Z">
          <w:r w:rsidR="00BA0753" w:rsidDel="004870B5">
            <w:delText xml:space="preserve">2 odds ratio values greater than </w:delText>
          </w:r>
        </w:del>
        <w:r w:rsidR="00BA0753">
          <w:t>the known (because we defined it)</w:t>
        </w:r>
      </w:ins>
      <w:ins w:id="402" w:author="Matthew Kay" w:date="2016-01-04T16:05:00Z">
        <w:r w:rsidR="004870B5">
          <w:t xml:space="preserve"> effect size. To put this in context, </w:t>
        </w:r>
      </w:ins>
      <w:ins w:id="403" w:author="Matthew Kay" w:date="2016-01-04T16:08:00Z">
        <w:r w:rsidR="004870B5">
          <w:t xml:space="preserve">imagine a survey whose completion rate with no progress indicator </w:t>
        </w:r>
      </w:ins>
      <w:ins w:id="404" w:author="Matthew Kay" w:date="2016-01-04T16:09:00Z">
        <w:r w:rsidR="004870B5">
          <w:t>would be 50%. T</w:t>
        </w:r>
      </w:ins>
      <w:ins w:id="405" w:author="Matthew Kay" w:date="2016-01-04T16:05:00Z">
        <w:r w:rsidR="004870B5">
          <w:t xml:space="preserve">he </w:t>
        </w:r>
      </w:ins>
      <w:ins w:id="406" w:author="Matthew Kay" w:date="2016-01-04T16:07:00Z">
        <w:r w:rsidR="004870B5">
          <w:t xml:space="preserve">correct </w:t>
        </w:r>
      </w:ins>
      <w:ins w:id="407" w:author="Matthew Kay" w:date="2016-01-04T16:05:00Z">
        <w:r w:rsidR="004870B5">
          <w:t xml:space="preserve">log odds ratio of 0.45 </w:t>
        </w:r>
      </w:ins>
      <w:ins w:id="408" w:author="Matthew Kay" w:date="2016-01-04T16:07:00Z">
        <w:r w:rsidR="004870B5">
          <w:t xml:space="preserve">would imply that switching to </w:t>
        </w:r>
      </w:ins>
      <w:ins w:id="409" w:author="Matthew Kay" w:date="2016-01-04T16:08:00Z">
        <w:r w:rsidR="004870B5">
          <w:t>a fast-to-slow</w:t>
        </w:r>
      </w:ins>
      <w:ins w:id="410" w:author="Matthew Kay" w:date="2016-01-04T16:09:00Z">
        <w:r w:rsidR="004870B5">
          <w:t xml:space="preserve"> indicator would raise the completion rate to 61%</w:t>
        </w:r>
      </w:ins>
      <w:ins w:id="411" w:author="Matthew Kay" w:date="2016-01-04T16:13:00Z">
        <w:r w:rsidR="00957F47">
          <w:t>, a modest effect</w:t>
        </w:r>
      </w:ins>
      <w:ins w:id="412" w:author="Matthew Kay" w:date="2016-01-04T17:22:00Z">
        <w:r w:rsidR="00EC0AB7">
          <w:t>.</w:t>
        </w:r>
      </w:ins>
      <w:ins w:id="413" w:author="Eric Hekler" w:date="2015-12-30T11:18:00Z">
        <w:del w:id="414" w:author="Matthew Kay" w:date="2016-01-04T16:05:00Z">
          <w:r w:rsidR="00BA0753" w:rsidDel="004870B5">
            <w:delText xml:space="preserve"> effect size</w:delText>
          </w:r>
        </w:del>
      </w:ins>
      <w:ins w:id="415" w:author="Eric Hekler" w:date="2015-12-30T11:35:00Z">
        <w:del w:id="416" w:author="Matthew Kay" w:date="2016-01-04T17:22:00Z">
          <w:r w:rsidR="00234397" w:rsidDel="00EC0AB7">
            <w:delText>,</w:delText>
          </w:r>
        </w:del>
      </w:ins>
      <w:ins w:id="417" w:author="Matthew Kay" w:date="2016-01-04T16:09:00Z">
        <w:r w:rsidR="004870B5">
          <w:t xml:space="preserve"> However, </w:t>
        </w:r>
      </w:ins>
      <w:ins w:id="418" w:author="Matthew Kay" w:date="2016-01-04T16:10:00Z">
        <w:r w:rsidR="004870B5">
          <w:t xml:space="preserve">a log odds ratio of 1.5—the size needed to </w:t>
        </w:r>
      </w:ins>
      <w:ins w:id="419" w:author="Matthew Kay" w:date="2016-01-04T16:13:00Z">
        <w:r w:rsidR="00957F47">
          <w:t>reject the null hypothesis</w:t>
        </w:r>
      </w:ins>
      <w:ins w:id="420" w:author="Matthew Kay" w:date="2016-01-04T16:10:00Z">
        <w:r w:rsidR="004870B5">
          <w:t xml:space="preserve">—would imply </w:t>
        </w:r>
      </w:ins>
      <w:ins w:id="421" w:author="Matthew Kay" w:date="2016-01-04T16:13:00Z">
        <w:r w:rsidR="00957F47">
          <w:t xml:space="preserve">that </w:t>
        </w:r>
      </w:ins>
      <w:ins w:id="422" w:author="Matthew Kay" w:date="2016-01-04T16:10:00Z">
        <w:r w:rsidR="004870B5">
          <w:t>a fast-to-slow indicator would yield an 82% completion rate</w:t>
        </w:r>
      </w:ins>
      <w:ins w:id="423" w:author="Matthew Kay" w:date="2016-01-04T16:14:00Z">
        <w:r w:rsidR="00957F47">
          <w:t xml:space="preserve"> on this survey</w:t>
        </w:r>
      </w:ins>
      <w:ins w:id="424" w:author="Matthew Kay" w:date="2016-01-04T16:10:00Z">
        <w:r w:rsidR="004870B5">
          <w:t xml:space="preserve">. This gross overestimate </w:t>
        </w:r>
      </w:ins>
      <w:ins w:id="425" w:author="Matthew Kay" w:date="2016-01-04T16:14:00Z">
        <w:r w:rsidR="00957F47">
          <w:t xml:space="preserve">exemplifies </w:t>
        </w:r>
      </w:ins>
      <w:ins w:id="426" w:author="Matthew Kay" w:date="2016-01-04T16:10:00Z">
        <w:r w:rsidR="004870B5">
          <w:t>a</w:t>
        </w:r>
      </w:ins>
      <w:ins w:id="427" w:author="Eric Hekler" w:date="2015-12-30T11:35:00Z">
        <w:r w:rsidR="00234397">
          <w:t xml:space="preserve"> </w:t>
        </w:r>
      </w:ins>
      <w:ins w:id="428" w:author="Eric Hekler" w:date="2015-12-30T11:45:00Z">
        <w:del w:id="429" w:author="Matthew Kay" w:date="2016-01-04T16:11:00Z">
          <w:r w:rsidR="00EE6FF4" w:rsidDel="004870B5">
            <w:delText xml:space="preserve">thus </w:delText>
          </w:r>
        </w:del>
      </w:ins>
      <w:ins w:id="430" w:author="Eric Hekler" w:date="2015-12-30T11:35:00Z">
        <w:del w:id="431" w:author="Matthew Kay" w:date="2016-01-04T16:11:00Z">
          <w:r w:rsidR="00EE6FF4" w:rsidDel="004870B5">
            <w:delText>demonstrating</w:delText>
          </w:r>
          <w:r w:rsidR="00234397" w:rsidDel="004870B5">
            <w:delText xml:space="preserve"> </w:delText>
          </w:r>
        </w:del>
      </w:ins>
      <w:ins w:id="432" w:author="Eric Hekler" w:date="2015-12-30T11:16:00Z">
        <w:del w:id="433" w:author="Matthew Kay" w:date="2016-01-04T16:11:00Z">
          <w:r w:rsidR="00BA0753" w:rsidDel="004870B5">
            <w:delText xml:space="preserve">the </w:delText>
          </w:r>
        </w:del>
        <w:r w:rsidR="00BA0753">
          <w:t xml:space="preserve">magnitude error </w:t>
        </w:r>
        <w:del w:id="434" w:author="Matthew Kay" w:date="2016-01-04T16:11:00Z">
          <w:r w:rsidR="00234397" w:rsidDel="004870B5">
            <w:delText>problem</w:delText>
          </w:r>
        </w:del>
      </w:ins>
      <w:ins w:id="435" w:author="Eric Hekler" w:date="2015-12-30T11:19:00Z">
        <w:del w:id="436" w:author="Matthew Kay" w:date="2016-01-04T16:11:00Z">
          <w:r w:rsidR="00BA0753" w:rsidDel="004870B5">
            <w:delText xml:space="preserve"> </w:delText>
          </w:r>
        </w:del>
        <w:r w:rsidR="00BA0753">
          <w:rPr>
            <w:i/>
          </w:rPr>
          <w:fldChar w:fldCharType="begin" w:fldLock="1"/>
        </w:r>
      </w:ins>
      <w:r w:rsidR="00B67D45">
        <w:rPr>
          <w:i/>
        </w:rPr>
        <w:instrText>ADDIN CSL_CITATION { "citationItems" : [ { "id" : "ITEM-1", "itemData" : { "ISSN" : "1745-6916", "abstract" : "Statistical power analysis provides the conventional approach to assess error rates when designing a research study. However, power analysis is flawed in that a narrow emphasis on statistical significance is placed as the primary focus of study design. In noisy, small-sample settings, statistically significant results can often be misleading. To help researchers address this problem in the context of their own studies, we recommend design calculations in which (a) the probability of an estimate being in the wrong direction (Type S [sign] error) and (b) the factor by which the magnitude of an effect might be overestimated (Type M [magnitude] error or exaggeration ratio) are estimated. We illustrate with examples from recent published research and discuss the largest challenge in a design calculation: coming up with reasonable estimates of plausible effect sizes based on external information.", "author" : [ { "dropping-particle" : "", "family" : "Gelman", "given" : "A.", "non-dropping-particle" : "", "parse-names" : false, "suffix" : "" }, { "dropping-particle" : "", "family" : "Carlin", "given" : "J.", "non-dropping-particle" : "", "parse-names" : false, "suffix" : "" } ], "container-title" : "Perspectives on Psychological Science", "id" : "ITEM-1", "issue" : "6", "issued" : { "date-parts" : [ [ "2014", "11", "17" ] ] }, "page" : "641-651", "title" : "Beyond Power Calculations: Assessing Type S (Sign) and Type M (Magnitude) Errors", "type" : "article-journal", "volume" : "9" }, "uris" : [ "http://www.mendeley.com/documents/?uuid=606f83b5-d31d-4fa8-a83b-eae46f7e65a3" ] } ], "mendeley" : { "formattedCitation" : "[6]", "plainTextFormattedCitation" : "[6]", "previouslyFormattedCitation" : "[5]" }, "properties" : { "noteIndex" : 0 }, "schema" : "https://github.com/citation-style-language/schema/raw/master/csl-citation.json" }</w:instrText>
      </w:r>
      <w:ins w:id="437" w:author="Eric Hekler" w:date="2015-12-30T11:19:00Z">
        <w:r w:rsidR="00BA0753">
          <w:rPr>
            <w:i/>
          </w:rPr>
          <w:fldChar w:fldCharType="separate"/>
        </w:r>
      </w:ins>
      <w:r w:rsidR="00B67D45" w:rsidRPr="00B67D45">
        <w:rPr>
          <w:noProof/>
        </w:rPr>
        <w:t>[6]</w:t>
      </w:r>
      <w:ins w:id="438" w:author="Eric Hekler" w:date="2015-12-30T11:19:00Z">
        <w:r w:rsidR="00BA0753">
          <w:rPr>
            <w:i/>
          </w:rPr>
          <w:fldChar w:fldCharType="end"/>
        </w:r>
      </w:ins>
      <w:r>
        <w:t xml:space="preserve">. </w:t>
      </w:r>
      <w:del w:id="439" w:author="Eric Hekler" w:date="2015-12-30T11:14:00Z">
        <w:r w:rsidDel="00BA0753">
          <w:delText>However, e</w:delText>
        </w:r>
      </w:del>
      <w:ins w:id="440" w:author="Eric Hekler" w:date="2015-12-30T11:14:00Z">
        <w:r w:rsidR="00BA0753">
          <w:t>E</w:t>
        </w:r>
      </w:ins>
      <w:r>
        <w:t>ven though we haven’t (in our hypothetical world) studied this particular effect</w:t>
      </w:r>
      <w:del w:id="441" w:author="Eric Hekler" w:date="2015-12-30T11:35:00Z">
        <w:r w:rsidDel="00234397">
          <w:delText xml:space="preserve"> before</w:delText>
        </w:r>
      </w:del>
      <w:r>
        <w:t xml:space="preserve">, we do have </w:t>
      </w:r>
      <w:del w:id="442" w:author="Matthew Kay" w:date="2016-01-04T16:14:00Z">
        <w:r w:rsidDel="00957F47">
          <w:delText xml:space="preserve">some </w:delText>
        </w:r>
      </w:del>
      <w:r>
        <w:t xml:space="preserve">prior knowledge about </w:t>
      </w:r>
      <w:ins w:id="443" w:author="Eric Hekler" w:date="2015-12-30T11:20:00Z">
        <w:r w:rsidR="00BA0753">
          <w:t>anticipated</w:t>
        </w:r>
      </w:ins>
      <w:ins w:id="444" w:author="Eric Hekler" w:date="2015-12-30T11:14:00Z">
        <w:r w:rsidR="00BA0753">
          <w:t xml:space="preserve"> effect sizes</w:t>
        </w:r>
      </w:ins>
      <w:ins w:id="445" w:author="Eric Hekler" w:date="2015-12-30T11:20:00Z">
        <w:r w:rsidR="00BA0753">
          <w:t xml:space="preserve"> </w:t>
        </w:r>
      </w:ins>
      <w:ins w:id="446" w:author="Eric Hekler" w:date="2015-12-30T11:14:00Z">
        <w:r w:rsidR="00234397">
          <w:t xml:space="preserve">based on standard </w:t>
        </w:r>
      </w:ins>
      <w:del w:id="447" w:author="Eric Hekler" w:date="2015-12-30T11:15:00Z">
        <w:r w:rsidDel="00BA0753">
          <w:delText xml:space="preserve">what constitutes </w:delText>
        </w:r>
      </w:del>
      <w:r>
        <w:t xml:space="preserve">small, medium, and large effects in </w:t>
      </w:r>
      <w:del w:id="448" w:author="Eric Hekler" w:date="2015-12-30T11:35:00Z">
        <w:r w:rsidDel="00234397">
          <w:delText xml:space="preserve">studies of </w:delText>
        </w:r>
      </w:del>
      <w:r>
        <w:t>human</w:t>
      </w:r>
      <w:ins w:id="449" w:author="Eric Hekler" w:date="2015-12-30T11:35:00Z">
        <w:r w:rsidR="00234397">
          <w:t>s</w:t>
        </w:r>
      </w:ins>
      <w:del w:id="450" w:author="Eric Hekler" w:date="2015-12-30T11:21:00Z">
        <w:r w:rsidDel="00BA0753">
          <w:delText xml:space="preserve"> behavior</w:delText>
        </w:r>
      </w:del>
      <w:r>
        <w:t xml:space="preserve">. </w:t>
      </w:r>
      <w:r w:rsidR="00ED2D34">
        <w:t xml:space="preserve">In the Bayesian analysis, </w:t>
      </w:r>
      <w:ins w:id="451" w:author="Matthew Kay" w:date="2016-01-04T16:15:00Z">
        <w:r w:rsidR="00957F47">
          <w:t xml:space="preserve">we encode </w:t>
        </w:r>
      </w:ins>
      <w:r w:rsidR="00ED2D34">
        <w:t xml:space="preserve">this </w:t>
      </w:r>
      <w:r>
        <w:t xml:space="preserve">knowledge </w:t>
      </w:r>
      <w:del w:id="452" w:author="Matthew Kay" w:date="2016-01-04T16:15:00Z">
        <w:r w:rsidDel="00957F47">
          <w:delText xml:space="preserve">is encoded </w:delText>
        </w:r>
      </w:del>
      <w:r>
        <w:t>in the prior we set on the effect</w:t>
      </w:r>
      <w:r w:rsidR="00C61C18">
        <w:t xml:space="preserve">; </w:t>
      </w:r>
      <w:del w:id="453" w:author="Eric Hekler" w:date="2015-12-30T11:21:00Z">
        <w:r w:rsidR="00C61C18" w:rsidDel="00BA0753">
          <w:delText xml:space="preserve">here, </w:delText>
        </w:r>
      </w:del>
      <w:r w:rsidR="00C61C18">
        <w:t>we adopt a weakly-informed prior</w:t>
      </w:r>
      <w:ins w:id="454" w:author="Eric Hekler" w:date="2015-12-30T11:46:00Z">
        <w:r w:rsidR="007D1966">
          <w:t xml:space="preserve"> from </w:t>
        </w:r>
        <w:proofErr w:type="spellStart"/>
        <w:r w:rsidR="007D1966">
          <w:t>Gelman</w:t>
        </w:r>
      </w:ins>
      <w:proofErr w:type="spellEnd"/>
      <w:ins w:id="455" w:author="Eric Hekler" w:date="2015-12-30T11:22:00Z">
        <w:r w:rsidR="00BA0753">
          <w:t xml:space="preserve"> </w:t>
        </w:r>
      </w:ins>
      <w:ins w:id="456" w:author="Eric Hekler" w:date="2015-12-30T11:46:00Z">
        <w:r w:rsidR="007D1966">
          <w:fldChar w:fldCharType="begin" w:fldLock="1"/>
        </w:r>
      </w:ins>
      <w:r w:rsidR="00B67D45">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"mendeley" : { "formattedCitation" : "[7]", "plainTextFormattedCitation" : "[7]", "previouslyFormattedCitation" : "[6]" }, "properties" : { "noteIndex" : 0 }, "schema" : "https://github.com/citation-style-language/schema/raw/master/csl-citation.json" }</w:instrText>
      </w:r>
      <w:ins w:id="457" w:author="Eric Hekler" w:date="2015-12-30T11:46:00Z">
        <w:r w:rsidR="007D1966">
          <w:fldChar w:fldCharType="separate"/>
        </w:r>
      </w:ins>
      <w:r w:rsidR="00B67D45" w:rsidRPr="00B67D45">
        <w:rPr>
          <w:noProof/>
        </w:rPr>
        <w:t>[7]</w:t>
      </w:r>
      <w:ins w:id="458" w:author="Eric Hekler" w:date="2015-12-30T11:46:00Z">
        <w:r w:rsidR="007D1966">
          <w:fldChar w:fldCharType="end"/>
        </w:r>
      </w:ins>
      <w:ins w:id="459" w:author="Greg Nelson" w:date="2016-01-06T15:17:00Z">
        <w:r w:rsidR="0065371A">
          <w:t xml:space="preserve"> </w:t>
        </w:r>
      </w:ins>
      <w:ins w:id="460" w:author="Eric Hekler" w:date="2015-12-30T12:12:00Z">
        <w:del w:id="461" w:author="Greg Nelson" w:date="2016-01-06T15:10:00Z">
          <w:r w:rsidR="003A4BEA" w:rsidDel="00C16DC2">
            <w:delText xml:space="preserve"> (</w:delText>
          </w:r>
        </w:del>
      </w:ins>
      <w:ins w:id="462" w:author="Greg Nelson" w:date="2016-01-06T15:17:00Z">
        <w:r w:rsidR="0065371A">
          <w:t>(w</w:t>
        </w:r>
      </w:ins>
      <w:ins w:id="463" w:author="Eric Hekler" w:date="2015-12-30T12:12:00Z">
        <w:del w:id="464" w:author="Greg Nelson" w:date="2016-01-06T15:17:00Z">
          <w:r w:rsidR="003A4BEA" w:rsidDel="0065371A">
            <w:delText>discussed more in the discussion section</w:delText>
          </w:r>
        </w:del>
      </w:ins>
      <w:ins w:id="465" w:author="Matthew Kay" w:date="2016-01-04T16:12:00Z">
        <w:del w:id="466" w:author="Greg Nelson" w:date="2016-01-06T15:10:00Z">
          <w:r w:rsidR="004870B5" w:rsidDel="00C16DC2">
            <w:delText>w</w:delText>
          </w:r>
        </w:del>
        <w:r w:rsidR="004870B5">
          <w:t xml:space="preserve">e </w:t>
        </w:r>
        <w:del w:id="467" w:author="Greg Nelson" w:date="2016-01-06T15:13:00Z">
          <w:r w:rsidR="004870B5" w:rsidDel="0065371A">
            <w:delText>discuss</w:delText>
          </w:r>
        </w:del>
      </w:ins>
      <w:ins w:id="468" w:author="Greg Nelson" w:date="2016-01-06T15:13:00Z">
        <w:r w:rsidR="0065371A">
          <w:t>address</w:t>
        </w:r>
      </w:ins>
      <w:ins w:id="469" w:author="Matthew Kay" w:date="2016-01-04T16:12:00Z">
        <w:r w:rsidR="004870B5">
          <w:t xml:space="preserve"> prior-setting in more detail </w:t>
        </w:r>
        <w:del w:id="470" w:author="Greg Nelson" w:date="2016-01-06T15:13:00Z">
          <w:r w:rsidR="004870B5" w:rsidDel="00C16DC2">
            <w:delText>later</w:delText>
          </w:r>
        </w:del>
      </w:ins>
      <w:ins w:id="471" w:author="Greg Nelson" w:date="2016-01-06T15:13:00Z">
        <w:r w:rsidR="00C16DC2">
          <w:t>in the discussion</w:t>
        </w:r>
      </w:ins>
      <w:ins w:id="472" w:author="Greg Nelson" w:date="2016-01-06T15:17:00Z">
        <w:r w:rsidR="0065371A">
          <w:t>)</w:t>
        </w:r>
      </w:ins>
      <w:ins w:id="473" w:author="Eric Hekler" w:date="2015-12-30T12:12:00Z">
        <w:del w:id="474" w:author="Greg Nelson" w:date="2016-01-06T15:10:00Z">
          <w:r w:rsidR="003A4BEA" w:rsidDel="00C16DC2">
            <w:delText>)</w:delText>
          </w:r>
        </w:del>
      </w:ins>
      <w:ins w:id="475" w:author="Eric Hekler" w:date="2015-12-30T11:46:00Z">
        <w:r w:rsidR="003A4BEA">
          <w:t>.</w:t>
        </w:r>
      </w:ins>
      <w:del w:id="476" w:author="Eric Hekler" w:date="2015-12-30T11:46:00Z">
        <w:r w:rsidR="00C61C18" w:rsidDel="007D1966">
          <w:delText xml:space="preserve"> </w:delText>
        </w:r>
      </w:del>
      <w:del w:id="477" w:author="Eric Hekler" w:date="2015-12-30T11:21:00Z">
        <w:r w:rsidDel="00BA0753">
          <w:delText>from Gelman</w:delText>
        </w:r>
        <w:r w:rsidR="00D67EE2" w:rsidDel="00BA0753">
          <w:delText xml:space="preserve"> </w:delText>
        </w:r>
      </w:del>
      <w:del w:id="478" w:author="Eric Hekler" w:date="2015-12-30T11:46:00Z">
        <w:r w:rsidR="00D67EE2" w:rsidDel="007D1966">
          <w:fldChar w:fldCharType="begin" w:fldLock="1"/>
        </w:r>
        <w:r w:rsidR="00D67EE2" w:rsidDel="007D1966">
          <w:del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"mendeley" : { "formattedCitation" : "[3]", "plainTextFormattedCitation" : "[3]", "previouslyFormattedCitation" : "[3]" }, "properties" : { "noteIndex" : 0 }, "schema" : "https://github.com/citation-style-language/schema/raw/master/csl-citation.json" }</w:delInstrText>
        </w:r>
        <w:r w:rsidR="00D67EE2" w:rsidDel="007D1966">
          <w:fldChar w:fldCharType="separate"/>
        </w:r>
        <w:r w:rsidR="00D67EE2" w:rsidRPr="00D67EE2" w:rsidDel="007D1966">
          <w:rPr>
            <w:noProof/>
          </w:rPr>
          <w:delText>[3]</w:delText>
        </w:r>
        <w:r w:rsidR="00D67EE2" w:rsidDel="007D1966">
          <w:fldChar w:fldCharType="end"/>
        </w:r>
        <w:r w:rsidDel="007D1966">
          <w:delText xml:space="preserve">. </w:delText>
        </w:r>
      </w:del>
      <w:ins w:id="479" w:author="Eric Hekler" w:date="2015-12-30T11:46:00Z">
        <w:del w:id="480" w:author="Matthew Kay" w:date="2016-01-04T16:12:00Z">
          <w:r w:rsidR="007D1966" w:rsidDel="004870B5">
            <w:delText>.</w:delText>
          </w:r>
        </w:del>
      </w:ins>
    </w:p>
    <w:p w14:paraId="449B68E4" w14:textId="07F729C9" w:rsidR="00C61C18"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Bayesian analysis effectively weighs how strong our prior knowledge is </w:t>
      </w:r>
      <w:r w:rsidR="00C61C18">
        <w:t xml:space="preserve">against </w:t>
      </w:r>
      <w:r>
        <w:t xml:space="preserve">how much evidence we have: </w:t>
      </w:r>
      <w:ins w:id="481" w:author="Eric Hekler" w:date="2015-12-30T11:23:00Z">
        <w:r w:rsidR="00BA0753">
          <w:t xml:space="preserve">when larger samples are available (e.g., our </w:t>
        </w:r>
      </w:ins>
      <w:del w:id="482" w:author="Eric Hekler" w:date="2015-12-30T11:23:00Z">
        <w:r w:rsidDel="00BA0753">
          <w:delText xml:space="preserve">while our prior had only a small effect on estimates in the </w:delText>
        </w:r>
      </w:del>
      <w:r>
        <w:t>200-participant experiments</w:t>
      </w:r>
      <w:ins w:id="483" w:author="Eric Hekler" w:date="2015-12-30T11:23:00Z">
        <w:r w:rsidR="00BA0753">
          <w:t>)</w:t>
        </w:r>
      </w:ins>
      <w:ins w:id="484" w:author="Eric Hekler" w:date="2015-12-30T11:24:00Z">
        <w:r w:rsidR="00BA0753">
          <w:t xml:space="preserve"> the evidence more</w:t>
        </w:r>
        <w:r w:rsidR="007D1966">
          <w:t xml:space="preserve"> strongly influences the</w:t>
        </w:r>
        <w:r w:rsidR="00BA0753">
          <w:t xml:space="preserve"> estimate</w:t>
        </w:r>
      </w:ins>
      <w:del w:id="485" w:author="Eric Hekler" w:date="2015-12-30T11:24:00Z">
        <w:r w:rsidDel="00BA0753">
          <w:delText xml:space="preserve"> (where we had enough evidence to easily shift a diffuse prior)</w:delText>
        </w:r>
      </w:del>
      <w:ins w:id="486" w:author="Eric Hekler" w:date="2015-12-30T11:24:00Z">
        <w:r w:rsidR="00BA0753">
          <w:t>.</w:t>
        </w:r>
      </w:ins>
      <w:del w:id="487" w:author="Eric Hekler" w:date="2015-12-30T11:24:00Z">
        <w:r w:rsidDel="00BA0753">
          <w:delText>,</w:delText>
        </w:r>
      </w:del>
      <w:r>
        <w:t xml:space="preserve"> </w:t>
      </w:r>
      <w:del w:id="488" w:author="Eric Hekler" w:date="2015-12-30T11:24:00Z">
        <w:r w:rsidDel="00BA0753">
          <w:delText xml:space="preserve">with </w:delText>
        </w:r>
      </w:del>
      <w:ins w:id="489" w:author="Eric Hekler" w:date="2015-12-30T11:24:00Z">
        <w:r w:rsidR="00BA0753">
          <w:t xml:space="preserve">With </w:t>
        </w:r>
      </w:ins>
      <w:r>
        <w:t>only 20 participants</w:t>
      </w:r>
      <w:ins w:id="490" w:author="Eric Hekler" w:date="2015-12-30T11:24:00Z">
        <w:r w:rsidR="00BA0753">
          <w:t xml:space="preserve">, </w:t>
        </w:r>
      </w:ins>
      <w:ins w:id="491" w:author="Matthew Kay" w:date="2016-01-04T17:23:00Z">
        <w:r w:rsidR="00EC0AB7">
          <w:t xml:space="preserve">the </w:t>
        </w:r>
      </w:ins>
      <w:ins w:id="492" w:author="Eric Hekler" w:date="2015-12-30T11:24:00Z">
        <w:r w:rsidR="00BA0753">
          <w:t>prior</w:t>
        </w:r>
        <w:del w:id="493" w:author="Matthew Kay" w:date="2016-01-04T17:23:00Z">
          <w:r w:rsidR="00BA0753" w:rsidDel="00EC0AB7">
            <w:delText>s</w:delText>
          </w:r>
        </w:del>
        <w:r w:rsidR="00BA0753">
          <w:t xml:space="preserve"> </w:t>
        </w:r>
        <w:del w:id="494" w:author="Matthew Kay" w:date="2016-01-04T16:15:00Z">
          <w:r w:rsidR="00BA0753" w:rsidDel="00957F47">
            <w:delText xml:space="preserve">will </w:delText>
          </w:r>
        </w:del>
        <w:r w:rsidR="00BA0753">
          <w:t>ha</w:t>
        </w:r>
      </w:ins>
      <w:ins w:id="495" w:author="Matthew Kay" w:date="2016-01-04T17:23:00Z">
        <w:r w:rsidR="00EC0AB7">
          <w:t>s</w:t>
        </w:r>
      </w:ins>
      <w:ins w:id="496" w:author="Eric Hekler" w:date="2015-12-30T11:24:00Z">
        <w:del w:id="497" w:author="Matthew Kay" w:date="2016-01-04T17:23:00Z">
          <w:r w:rsidR="00BA0753" w:rsidDel="00EC0AB7">
            <w:delText>ve</w:delText>
          </w:r>
        </w:del>
        <w:r w:rsidR="00BA0753">
          <w:t xml:space="preserve"> more influ</w:t>
        </w:r>
        <w:r w:rsidR="00BA0753">
          <w:lastRenderedPageBreak/>
          <w:t xml:space="preserve">ence. </w:t>
        </w:r>
      </w:ins>
      <w:del w:id="498" w:author="Eric Hekler" w:date="2015-12-30T11:24:00Z">
        <w:r w:rsidDel="00BA0753">
          <w:delText xml:space="preserve"> our prior has more influence. </w:delText>
        </w:r>
      </w:del>
      <w:ins w:id="499" w:author="Eric Hekler" w:date="2015-12-30T09:39:00Z">
        <w:r w:rsidR="00854312">
          <w:t xml:space="preserve">This </w:t>
        </w:r>
        <w:del w:id="500" w:author="Matthew Kay" w:date="2016-01-04T17:23:00Z">
          <w:r w:rsidR="00854312" w:rsidDel="00EC0AB7">
            <w:delText xml:space="preserve">is advantageous as it </w:delText>
          </w:r>
        </w:del>
        <w:r w:rsidR="00854312">
          <w:t xml:space="preserve">enables </w:t>
        </w:r>
      </w:ins>
      <w:ins w:id="501" w:author="Matthew Kay" w:date="2016-01-04T16:15:00Z">
        <w:r w:rsidR="00957F47">
          <w:t xml:space="preserve">us to quantify </w:t>
        </w:r>
      </w:ins>
      <w:ins w:id="502" w:author="Eric Hekler" w:date="2015-12-30T09:39:00Z">
        <w:del w:id="503" w:author="Matthew Kay" w:date="2016-01-04T16:15:00Z">
          <w:r w:rsidR="00854312" w:rsidDel="00957F47">
            <w:delText xml:space="preserve">quantification of </w:delText>
          </w:r>
        </w:del>
      </w:ins>
      <w:ins w:id="504" w:author="Matthew Kay" w:date="2016-01-04T16:15:00Z">
        <w:r w:rsidR="00957F47">
          <w:t xml:space="preserve">our </w:t>
        </w:r>
      </w:ins>
      <w:ins w:id="505" w:author="Eric Hekler" w:date="2015-12-30T09:39:00Z">
        <w:r w:rsidR="00854312">
          <w:t>skepticism</w:t>
        </w:r>
      </w:ins>
      <w:ins w:id="506" w:author="Eric Hekler" w:date="2015-12-30T09:40:00Z">
        <w:r w:rsidR="00854312">
          <w:t xml:space="preserve"> </w:t>
        </w:r>
      </w:ins>
      <w:ins w:id="507" w:author="Eric Hekler" w:date="2015-12-30T11:25:00Z">
        <w:del w:id="508" w:author="Matthew Kay" w:date="2016-01-04T17:23:00Z">
          <w:r w:rsidR="00BA0753" w:rsidDel="00EC0AB7">
            <w:delText xml:space="preserve">to </w:delText>
          </w:r>
        </w:del>
      </w:ins>
      <w:ins w:id="509" w:author="Matthew Kay" w:date="2016-01-04T17:23:00Z">
        <w:r w:rsidR="00EC0AB7">
          <w:t xml:space="preserve">and </w:t>
        </w:r>
      </w:ins>
      <w:ins w:id="510" w:author="Eric Hekler" w:date="2015-12-30T11:25:00Z">
        <w:del w:id="511" w:author="Matthew Kay" w:date="2016-01-04T16:16:00Z">
          <w:r w:rsidR="00BA0753" w:rsidDel="00957F47">
            <w:delText xml:space="preserve">help </w:delText>
          </w:r>
        </w:del>
        <w:r w:rsidR="00BA0753">
          <w:t xml:space="preserve">mitigate the risk of </w:t>
        </w:r>
      </w:ins>
      <w:ins w:id="512" w:author="Matthew Kay" w:date="2016-01-04T16:16:00Z">
        <w:r w:rsidR="00957F47">
          <w:t xml:space="preserve">making </w:t>
        </w:r>
      </w:ins>
      <w:ins w:id="513" w:author="Eric Hekler" w:date="2015-12-30T11:25:00Z">
        <w:del w:id="514" w:author="Matthew Kay" w:date="2016-01-04T16:16:00Z">
          <w:r w:rsidR="00BA0753" w:rsidDel="00957F47">
            <w:delText xml:space="preserve">the </w:delText>
          </w:r>
        </w:del>
      </w:ins>
      <w:ins w:id="515" w:author="Matthew Kay" w:date="2016-01-04T16:16:00Z">
        <w:r w:rsidR="00957F47">
          <w:t xml:space="preserve">a </w:t>
        </w:r>
      </w:ins>
      <w:ins w:id="516" w:author="Eric Hekler" w:date="2015-12-30T11:25:00Z">
        <w:r w:rsidR="00BA0753">
          <w:t>magnitude error</w:t>
        </w:r>
      </w:ins>
      <w:ins w:id="517" w:author="Eric Hekler" w:date="2015-12-30T11:46:00Z">
        <w:r w:rsidR="007D1966">
          <w:t xml:space="preserve"> in small samples</w:t>
        </w:r>
      </w:ins>
      <w:ins w:id="518" w:author="Eric Hekler" w:date="2015-12-30T09:39:00Z">
        <w:r w:rsidR="00854312">
          <w:t xml:space="preserve">. </w:t>
        </w:r>
      </w:ins>
      <w:r>
        <w:t xml:space="preserve">In the frequentist world we might intuitively dismiss </w:t>
      </w:r>
      <w:del w:id="519" w:author="Eric Hekler" w:date="2015-12-30T11:47:00Z">
        <w:r w:rsidDel="007D1966">
          <w:delText xml:space="preserve">overly </w:delText>
        </w:r>
      </w:del>
      <w:r>
        <w:t>large effect sizes in small studies as unreasonable</w:t>
      </w:r>
      <w:ins w:id="520" w:author="Eric Hekler" w:date="2015-12-30T09:39:00Z">
        <w:r w:rsidR="00854312">
          <w:t xml:space="preserve">, but not have a </w:t>
        </w:r>
        <w:del w:id="521" w:author="Matthew Kay" w:date="2016-01-04T16:16:00Z">
          <w:r w:rsidR="00854312" w:rsidDel="00957F47">
            <w:delText xml:space="preserve">mathematical </w:delText>
          </w:r>
        </w:del>
      </w:ins>
      <w:ins w:id="522" w:author="Matthew Kay" w:date="2016-01-04T16:16:00Z">
        <w:r w:rsidR="00957F47">
          <w:t xml:space="preserve">formal </w:t>
        </w:r>
      </w:ins>
      <w:ins w:id="523" w:author="Eric Hekler" w:date="2015-12-30T09:39:00Z">
        <w:r w:rsidR="00854312">
          <w:t xml:space="preserve">way </w:t>
        </w:r>
        <w:del w:id="524" w:author="Matthew Kay" w:date="2016-01-04T16:16:00Z">
          <w:r w:rsidR="00854312" w:rsidDel="00957F47">
            <w:delText xml:space="preserve">of </w:delText>
          </w:r>
        </w:del>
      </w:ins>
      <w:ins w:id="525" w:author="Matthew Kay" w:date="2016-01-04T16:16:00Z">
        <w:r w:rsidR="00957F47">
          <w:t xml:space="preserve">to </w:t>
        </w:r>
      </w:ins>
      <w:ins w:id="526" w:author="Eric Hekler" w:date="2015-12-30T09:39:00Z">
        <w:r w:rsidR="00854312">
          <w:t>specify</w:t>
        </w:r>
        <w:del w:id="527" w:author="Matthew Kay" w:date="2016-01-04T16:16:00Z">
          <w:r w:rsidR="00854312" w:rsidDel="00957F47">
            <w:delText>ing</w:delText>
          </w:r>
        </w:del>
        <w:r w:rsidR="00854312">
          <w:t xml:space="preserve"> this skepticism</w:t>
        </w:r>
      </w:ins>
      <w:ins w:id="528" w:author="Greg Nelson" w:date="2016-01-06T15:18:00Z">
        <w:r w:rsidR="0065371A">
          <w:t xml:space="preserve">. </w:t>
        </w:r>
      </w:ins>
      <w:del w:id="529" w:author="Greg Nelson" w:date="2016-01-06T15:18:00Z">
        <w:r w:rsidDel="0065371A">
          <w:delText xml:space="preserve">; </w:delText>
        </w:r>
      </w:del>
      <w:del w:id="530" w:author="Greg Nelson" w:date="2016-01-06T15:19:00Z">
        <w:r w:rsidDel="0065371A">
          <w:delText>i</w:delText>
        </w:r>
      </w:del>
      <w:ins w:id="531" w:author="Greg Nelson" w:date="2016-01-06T15:19:00Z">
        <w:r w:rsidR="0065371A">
          <w:t>I</w:t>
        </w:r>
      </w:ins>
      <w:r>
        <w:t>n the Bayesian world we</w:t>
      </w:r>
      <w:r w:rsidR="00ED2D34">
        <w:t xml:space="preserve"> can consistently and quantitatively apply</w:t>
      </w:r>
      <w:r>
        <w:t xml:space="preserve"> this intuition </w:t>
      </w:r>
      <w:ins w:id="532" w:author="Eric Hekler" w:date="2015-12-30T09:39:00Z">
        <w:del w:id="533" w:author="Matthew Kay" w:date="2016-01-04T16:17:00Z">
          <w:r w:rsidR="00854312" w:rsidDel="00957F47">
            <w:delText>of skepticism</w:delText>
          </w:r>
        </w:del>
      </w:ins>
      <w:ins w:id="534" w:author="Eric Hekler" w:date="2015-12-30T09:40:00Z">
        <w:del w:id="535" w:author="Matthew Kay" w:date="2016-01-04T16:17:00Z">
          <w:r w:rsidR="00854312" w:rsidDel="00957F47">
            <w:delText xml:space="preserve"> </w:delText>
          </w:r>
        </w:del>
      </w:ins>
      <w:r w:rsidR="00ED2D34">
        <w:t>by encoding it in</w:t>
      </w:r>
      <w:r>
        <w:t xml:space="preserve"> a prior and us</w:t>
      </w:r>
      <w:r w:rsidR="00ED2D34">
        <w:t>ing the prior</w:t>
      </w:r>
      <w:r>
        <w:t xml:space="preserve"> to shift unreasonably large effects towards zero. This is called </w:t>
      </w:r>
      <w:r>
        <w:rPr>
          <w:b/>
        </w:rPr>
        <w:t>shrinkage</w:t>
      </w:r>
      <w:r>
        <w:t>.</w:t>
      </w:r>
      <w:r w:rsidR="00B333C0">
        <w:t xml:space="preserve"> </w:t>
      </w:r>
    </w:p>
    <w:p w14:paraId="304B1E59" w14:textId="15D215E1" w:rsidR="00E020A4"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536" w:author="Eric Hekler" w:date="2015-12-30T09:55:00Z"/>
        </w:rPr>
      </w:pPr>
      <w:r>
        <w:t>We can see the effects of shrinkage by comparing a</w:t>
      </w:r>
      <w:ins w:id="537" w:author="Matthew Kay" w:date="2016-01-04T16:18:00Z">
        <w:r w:rsidR="00957F47">
          <w:t>n</w:t>
        </w:r>
      </w:ins>
      <w:ins w:id="538" w:author="Eric Hekler" w:date="2015-12-30T12:13:00Z">
        <w:r w:rsidR="003A4BEA">
          <w:t xml:space="preserve"> </w:t>
        </w:r>
      </w:ins>
      <w:ins w:id="539" w:author="Eric Hekler" w:date="2015-12-30T11:48:00Z">
        <w:r w:rsidR="007D1966">
          <w:t xml:space="preserve">inflated </w:t>
        </w:r>
      </w:ins>
      <w:del w:id="540" w:author="Eric Hekler" w:date="2015-12-30T11:48:00Z">
        <w:r w:rsidDel="007D1966">
          <w:delText xml:space="preserve"> large </w:delText>
        </w:r>
      </w:del>
      <w:r>
        <w:t xml:space="preserve">estimate </w:t>
      </w:r>
      <w:ins w:id="541" w:author="Eric Hekler" w:date="2015-12-30T12:13:00Z">
        <w:r w:rsidR="003A4BEA">
          <w:t xml:space="preserve">(by chance, a common occurrence with small sample studies) </w:t>
        </w:r>
      </w:ins>
      <w:r>
        <w:t>from experiment 1 with its corresponding Bayesian estimate</w:t>
      </w:r>
      <w:r w:rsidR="00B333C0">
        <w:t xml:space="preserve"> (</w:t>
      </w:r>
      <w:r w:rsidR="00C61C18">
        <w:fldChar w:fldCharType="begin"/>
      </w:r>
      <w:r w:rsidR="00C61C18">
        <w:instrText xml:space="preserve"> REF _Ref430912095 \h </w:instrText>
      </w:r>
      <w:r w:rsidR="00C61C18">
        <w:fldChar w:fldCharType="separate"/>
      </w:r>
      <w:r w:rsidR="00E5148B">
        <w:t xml:space="preserve">Figure </w:t>
      </w:r>
      <w:r w:rsidR="00E5148B">
        <w:rPr>
          <w:noProof/>
        </w:rPr>
        <w:t>3</w:t>
      </w:r>
      <w:r w:rsidR="00C61C18">
        <w:fldChar w:fldCharType="end"/>
      </w:r>
      <w:r w:rsidR="00B333C0">
        <w:t>).</w:t>
      </w:r>
      <w:r w:rsidR="00C61C18">
        <w:t xml:space="preserve"> </w:t>
      </w:r>
      <w:ins w:id="542" w:author="Matthew Kay" w:date="2016-01-04T16:18:00Z">
        <w:r w:rsidR="00957F47">
          <w:t>Compared to the frequentist estimate, t</w:t>
        </w:r>
      </w:ins>
      <w:del w:id="543" w:author="Matthew Kay" w:date="2016-01-04T16:19:00Z">
        <w:r w:rsidDel="00957F47">
          <w:delText>T</w:delText>
        </w:r>
      </w:del>
      <w:r>
        <w:t xml:space="preserve">he Bayesian </w:t>
      </w:r>
      <w:del w:id="544" w:author="Matthew Kay" w:date="2016-01-04T16:19:00Z">
        <w:r w:rsidDel="00957F47">
          <w:delText xml:space="preserve">approach </w:delText>
        </w:r>
      </w:del>
      <w:ins w:id="545" w:author="Matthew Kay" w:date="2016-01-04T16:19:00Z">
        <w:r w:rsidR="00957F47">
          <w:t xml:space="preserve">estimate is </w:t>
        </w:r>
      </w:ins>
      <w:r>
        <w:t>shr</w:t>
      </w:r>
      <w:ins w:id="546" w:author="Matthew Kay" w:date="2016-01-04T16:19:00Z">
        <w:r w:rsidR="00957F47">
          <w:t>u</w:t>
        </w:r>
      </w:ins>
      <w:del w:id="547" w:author="Matthew Kay" w:date="2016-01-04T16:19:00Z">
        <w:r w:rsidDel="00957F47">
          <w:delText>i</w:delText>
        </w:r>
      </w:del>
      <w:r>
        <w:t>nk</w:t>
      </w:r>
      <w:del w:id="548" w:author="Matthew Kay" w:date="2016-01-04T16:19:00Z">
        <w:r w:rsidDel="00957F47">
          <w:delText xml:space="preserve">s the unreasonably large estimate </w:delText>
        </w:r>
      </w:del>
      <w:ins w:id="549" w:author="Eric Hekler" w:date="2015-12-30T11:26:00Z">
        <w:del w:id="550" w:author="Matthew Kay" w:date="2016-01-04T16:19:00Z">
          <w:r w:rsidR="00234397" w:rsidDel="00957F47">
            <w:delText>from the data more</w:delText>
          </w:r>
        </w:del>
        <w:r w:rsidR="00234397">
          <w:t xml:space="preserve"> towards</w:t>
        </w:r>
      </w:ins>
      <w:del w:id="551" w:author="Eric Hekler" w:date="2015-12-30T11:26:00Z">
        <w:r w:rsidDel="00234397">
          <w:delText>a little bit towards</w:delText>
        </w:r>
      </w:del>
      <w:r>
        <w:t xml:space="preserve"> 0</w:t>
      </w:r>
      <w:ins w:id="552" w:author="Eric Hekler" w:date="2015-12-30T11:26:00Z">
        <w:del w:id="553" w:author="Matthew Kay" w:date="2016-01-04T16:19:00Z">
          <w:r w:rsidR="00234397" w:rsidDel="00957F47">
            <w:delText xml:space="preserve"> compared to the NHST</w:delText>
          </w:r>
        </w:del>
      </w:ins>
      <w:ins w:id="554" w:author="Eric Hekler" w:date="2015-12-30T09:41:00Z">
        <w:r w:rsidR="00EE6FF4">
          <w:t xml:space="preserve">. </w:t>
        </w:r>
      </w:ins>
      <w:del w:id="555" w:author="Eric Hekler" w:date="2015-12-30T09:41:00Z">
        <w:r w:rsidDel="00854312">
          <w:delText>, reflecting our skepticism.</w:delText>
        </w:r>
      </w:del>
      <w:del w:id="556" w:author="Eric Hekler" w:date="2015-12-30T11:37:00Z">
        <w:r w:rsidDel="00EE6FF4">
          <w:delText xml:space="preserve"> </w:delText>
        </w:r>
      </w:del>
      <w:r>
        <w:t xml:space="preserve">The resulting posterior is still quite diffuse: we haven’t learned all that much from the small study. </w:t>
      </w:r>
      <w:ins w:id="557" w:author="Eric Hekler" w:date="2015-12-30T09:35:00Z">
        <w:r w:rsidR="00234397">
          <w:t>That said, we did</w:t>
        </w:r>
      </w:ins>
      <w:del w:id="558" w:author="Eric Hekler" w:date="2015-12-30T09:35:00Z">
        <w:r w:rsidDel="00854312">
          <w:delText>But what we have</w:delText>
        </w:r>
      </w:del>
      <w:r>
        <w:t xml:space="preserve"> learn</w:t>
      </w:r>
      <w:ins w:id="559" w:author="Eric Hekler" w:date="2015-12-30T09:35:00Z">
        <w:r w:rsidR="00234397">
          <w:t xml:space="preserve"> </w:t>
        </w:r>
        <w:del w:id="560" w:author="Matthew Kay" w:date="2016-01-04T16:19:00Z">
          <w:r w:rsidR="00234397" w:rsidRPr="00957F47" w:rsidDel="00957F47">
            <w:rPr>
              <w:i/>
              <w:rPrChange w:id="561" w:author="Matthew Kay" w:date="2016-01-04T16:19:00Z">
                <w:rPr/>
              </w:rPrChange>
            </w:rPr>
            <w:delText>SOMETHING</w:delText>
          </w:r>
        </w:del>
      </w:ins>
      <w:ins w:id="562" w:author="Matthew Kay" w:date="2016-01-04T16:19:00Z">
        <w:r w:rsidR="00957F47" w:rsidRPr="00957F47">
          <w:rPr>
            <w:i/>
            <w:rPrChange w:id="563" w:author="Matthew Kay" w:date="2016-01-04T16:19:00Z">
              <w:rPr/>
            </w:rPrChange>
          </w:rPr>
          <w:t>something</w:t>
        </w:r>
      </w:ins>
      <w:ins w:id="564" w:author="Eric Hekler" w:date="2015-12-30T09:42:00Z">
        <w:r w:rsidR="00854312">
          <w:t xml:space="preserve"> from our 20 participants</w:t>
        </w:r>
      </w:ins>
      <w:ins w:id="565" w:author="Matthew Kay" w:date="2016-01-04T16:19:00Z">
        <w:r w:rsidR="00957F47">
          <w:t xml:space="preserve">: The Bayesian analysis weights </w:t>
        </w:r>
      </w:ins>
      <w:ins w:id="566" w:author="Eric Hekler" w:date="2015-12-30T09:42:00Z">
        <w:del w:id="567" w:author="Matthew Kay" w:date="2016-01-04T16:21:00Z">
          <w:r w:rsidR="00854312" w:rsidDel="00957F47">
            <w:delText xml:space="preserve"> </w:delText>
          </w:r>
        </w:del>
        <w:del w:id="568" w:author="Matthew Kay" w:date="2016-01-04T16:20:00Z">
          <w:r w:rsidR="00854312" w:rsidDel="00957F47">
            <w:delText xml:space="preserve">and that information </w:delText>
          </w:r>
        </w:del>
        <w:del w:id="569" w:author="Matthew Kay" w:date="2016-01-04T16:21:00Z">
          <w:r w:rsidR="00854312" w:rsidDel="00957F47">
            <w:delText xml:space="preserve">we learned is </w:delText>
          </w:r>
        </w:del>
      </w:ins>
      <w:del w:id="570" w:author="Matthew Kay" w:date="2016-01-04T16:21:00Z">
        <w:r w:rsidDel="00957F47">
          <w:delText>ed is reasonable in proportion</w:delText>
        </w:r>
      </w:del>
      <w:ins w:id="571" w:author="Eric Hekler" w:date="2015-12-30T09:42:00Z">
        <w:del w:id="572" w:author="Matthew Kay" w:date="2016-01-04T16:21:00Z">
          <w:r w:rsidR="00854312" w:rsidDel="00957F47">
            <w:delText>ally adjust</w:delText>
          </w:r>
        </w:del>
      </w:ins>
      <w:ins w:id="573" w:author="Eric Hekler" w:date="2015-12-30T09:51:00Z">
        <w:del w:id="574" w:author="Matthew Kay" w:date="2016-01-04T16:21:00Z">
          <w:r w:rsidR="00E020A4" w:rsidDel="00957F47">
            <w:delText>ed</w:delText>
          </w:r>
        </w:del>
      </w:ins>
      <w:del w:id="575" w:author="Matthew Kay" w:date="2016-01-04T16:21:00Z">
        <w:r w:rsidDel="00957F47">
          <w:delText xml:space="preserve"> </w:delText>
        </w:r>
      </w:del>
      <w:del w:id="576" w:author="Matthew Kay" w:date="2016-01-04T16:20:00Z">
        <w:r w:rsidDel="00957F47">
          <w:delText xml:space="preserve">to </w:delText>
        </w:r>
      </w:del>
      <w:r>
        <w:t>what we knew before</w:t>
      </w:r>
      <w:ins w:id="577" w:author="Eric Hekler" w:date="2015-12-30T09:52:00Z">
        <w:r w:rsidR="00E020A4">
          <w:t xml:space="preserve"> (</w:t>
        </w:r>
      </w:ins>
      <w:ins w:id="578" w:author="Matthew Kay" w:date="2016-01-04T16:20:00Z">
        <w:r w:rsidR="00957F47">
          <w:t xml:space="preserve">specifically, that </w:t>
        </w:r>
      </w:ins>
      <w:ins w:id="579" w:author="Eric Hekler" w:date="2015-12-30T11:27:00Z">
        <w:r w:rsidR="00234397">
          <w:t>small effect sizes are generally anticipated if nothing more is known</w:t>
        </w:r>
      </w:ins>
      <w:ins w:id="580" w:author="Eric Hekler" w:date="2015-12-30T09:52:00Z">
        <w:r w:rsidR="00E020A4">
          <w:t>)</w:t>
        </w:r>
      </w:ins>
      <w:r>
        <w:t xml:space="preserve"> </w:t>
      </w:r>
      <w:ins w:id="581" w:author="Matthew Kay" w:date="2016-01-04T16:21:00Z">
        <w:r w:rsidR="00957F47">
          <w:t xml:space="preserve">against </w:t>
        </w:r>
      </w:ins>
      <w:del w:id="582" w:author="Matthew Kay" w:date="2016-01-04T16:21:00Z">
        <w:r w:rsidDel="00957F47">
          <w:delText xml:space="preserve">and </w:delText>
        </w:r>
      </w:del>
      <w:r>
        <w:t>how much evidence</w:t>
      </w:r>
      <w:ins w:id="583" w:author="Eric Hekler" w:date="2015-12-30T09:42:00Z">
        <w:r w:rsidR="00854312">
          <w:t xml:space="preserve"> </w:t>
        </w:r>
        <w:del w:id="584" w:author="Matthew Kay" w:date="2016-01-04T16:21:00Z">
          <w:r w:rsidR="00854312" w:rsidDel="00957F47">
            <w:delText>(in this case participants)</w:delText>
          </w:r>
        </w:del>
      </w:ins>
      <w:del w:id="585" w:author="Matthew Kay" w:date="2016-01-04T16:21:00Z">
        <w:r w:rsidDel="00957F47">
          <w:delText xml:space="preserve"> </w:delText>
        </w:r>
      </w:del>
      <w:r>
        <w:t>we have</w:t>
      </w:r>
      <w:ins w:id="586" w:author="Matthew Kay" w:date="2016-01-04T16:21:00Z">
        <w:r w:rsidR="00957F47">
          <w:t xml:space="preserve"> (in this case, </w:t>
        </w:r>
      </w:ins>
      <w:ins w:id="587" w:author="Matthew Kay" w:date="2016-01-04T16:22:00Z">
        <w:r w:rsidR="00957F47">
          <w:t xml:space="preserve">observations of a small number of </w:t>
        </w:r>
      </w:ins>
      <w:ins w:id="588" w:author="Matthew Kay" w:date="2016-01-04T16:21:00Z">
        <w:r w:rsidR="00957F47">
          <w:t>participants)</w:t>
        </w:r>
      </w:ins>
      <w:r>
        <w:t>.</w:t>
      </w:r>
      <w:ins w:id="589" w:author="Eric Hekler" w:date="2015-12-30T09:52:00Z">
        <w:r w:rsidR="00E020A4">
          <w:t xml:space="preserve"> </w:t>
        </w:r>
      </w:ins>
    </w:p>
    <w:p w14:paraId="493190CD" w14:textId="29C1A5BF" w:rsidR="0002541C" w:rsidRDefault="00E020A4"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590" w:author="Eric Hekler" w:date="2015-12-30T09:52:00Z">
        <w:r>
          <w:t>Overall, Bayesian</w:t>
        </w:r>
      </w:ins>
      <w:ins w:id="591" w:author="Eric Hekler" w:date="2015-12-30T11:09:00Z">
        <w:r w:rsidR="00BA0753">
          <w:t xml:space="preserve"> analyses</w:t>
        </w:r>
      </w:ins>
      <w:ins w:id="592" w:author="Eric Hekler" w:date="2015-12-30T09:52:00Z">
        <w:r w:rsidR="00BA0753">
          <w:t xml:space="preserve"> allow</w:t>
        </w:r>
        <w:r w:rsidR="00EE6FF4">
          <w:t xml:space="preserve"> for </w:t>
        </w:r>
      </w:ins>
      <w:ins w:id="593" w:author="Eric Hekler" w:date="2015-12-30T11:39:00Z">
        <w:r w:rsidR="00EE6FF4">
          <w:t>information</w:t>
        </w:r>
      </w:ins>
      <w:ins w:id="594" w:author="Eric Hekler" w:date="2015-12-30T09:52:00Z">
        <w:r>
          <w:t xml:space="preserve"> to be </w:t>
        </w:r>
      </w:ins>
      <w:ins w:id="595" w:author="Eric Hekler" w:date="2015-12-30T11:39:00Z">
        <w:r w:rsidR="00EE6FF4">
          <w:t>gleaned</w:t>
        </w:r>
      </w:ins>
      <w:ins w:id="596" w:author="Eric Hekler" w:date="2015-12-30T09:52:00Z">
        <w:r>
          <w:t xml:space="preserve"> </w:t>
        </w:r>
      </w:ins>
      <w:ins w:id="597" w:author="Eric Hekler" w:date="2015-12-30T09:55:00Z">
        <w:del w:id="598" w:author="Matthew Kay" w:date="2016-01-04T16:24:00Z">
          <w:r w:rsidDel="004E55EC">
            <w:delText xml:space="preserve">that </w:delText>
          </w:r>
        </w:del>
      </w:ins>
      <w:ins w:id="599" w:author="Matthew Kay" w:date="2016-01-04T16:22:00Z">
        <w:r w:rsidR="004E55EC">
          <w:t xml:space="preserve">in </w:t>
        </w:r>
      </w:ins>
      <w:ins w:id="600" w:author="Eric Hekler" w:date="2015-12-30T09:55:00Z">
        <w:del w:id="601" w:author="Matthew Kay" w:date="2016-01-04T16:22:00Z">
          <w:r w:rsidDel="004E55EC">
            <w:delText xml:space="preserve">is </w:delText>
          </w:r>
        </w:del>
        <w:r>
          <w:t>proportion</w:t>
        </w:r>
        <w:del w:id="602" w:author="Matthew Kay" w:date="2016-01-04T16:22:00Z">
          <w:r w:rsidDel="004E55EC">
            <w:delText>al</w:delText>
          </w:r>
        </w:del>
        <w:r>
          <w:t xml:space="preserve"> to the </w:t>
        </w:r>
      </w:ins>
      <w:ins w:id="603" w:author="Matthew Kay" w:date="2016-01-04T16:22:00Z">
        <w:r w:rsidR="004E55EC">
          <w:t xml:space="preserve">strength of </w:t>
        </w:r>
      </w:ins>
      <w:ins w:id="604" w:author="Eric Hekler" w:date="2015-12-30T09:55:00Z">
        <w:del w:id="605" w:author="Matthew Kay" w:date="2016-01-04T16:22:00Z">
          <w:r w:rsidDel="004E55EC">
            <w:delText xml:space="preserve">amount of </w:delText>
          </w:r>
        </w:del>
        <w:r>
          <w:t>available</w:t>
        </w:r>
      </w:ins>
      <w:ins w:id="606" w:author="Eric Hekler" w:date="2015-12-30T11:39:00Z">
        <w:r w:rsidR="00EE6FF4">
          <w:t xml:space="preserve"> evidence</w:t>
        </w:r>
      </w:ins>
      <w:ins w:id="607" w:author="Eric Hekler" w:date="2015-12-30T09:52:00Z">
        <w:r>
          <w:t>. In contrast,</w:t>
        </w:r>
      </w:ins>
      <w:ins w:id="608" w:author="Eric Hekler" w:date="2015-12-30T11:38:00Z">
        <w:r w:rsidR="00EE6FF4">
          <w:t xml:space="preserve"> estimates from individual small sample studies </w:t>
        </w:r>
      </w:ins>
      <w:ins w:id="609" w:author="Matthew Kay" w:date="2016-01-04T16:23:00Z">
        <w:r w:rsidR="004E55EC">
          <w:t xml:space="preserve">in the frequentist world </w:t>
        </w:r>
      </w:ins>
      <w:ins w:id="610" w:author="Eric Hekler" w:date="2015-12-30T11:38:00Z">
        <w:del w:id="611" w:author="Matthew Kay" w:date="2016-01-04T16:23:00Z">
          <w:r w:rsidR="00EE6FF4" w:rsidDel="004E55EC">
            <w:delText xml:space="preserve">will </w:delText>
          </w:r>
        </w:del>
      </w:ins>
      <w:ins w:id="612" w:author="Matthew Kay" w:date="2016-01-04T16:23:00Z">
        <w:r w:rsidR="004E55EC">
          <w:t xml:space="preserve">are </w:t>
        </w:r>
      </w:ins>
      <w:ins w:id="613" w:author="Eric Hekler" w:date="2015-12-30T11:38:00Z">
        <w:r w:rsidR="00EE6FF4">
          <w:t xml:space="preserve">only </w:t>
        </w:r>
        <w:del w:id="614" w:author="Matthew Kay" w:date="2016-01-04T16:23:00Z">
          <w:r w:rsidR="00EE6FF4" w:rsidDel="004E55EC">
            <w:delText xml:space="preserve">be </w:delText>
          </w:r>
        </w:del>
        <w:r w:rsidR="00EE6FF4">
          <w:t xml:space="preserve">corrected via meta-analysis. </w:t>
        </w:r>
      </w:ins>
      <w:del w:id="615" w:author="Eric Hekler" w:date="2015-12-30T09:54:00Z">
        <w:r w:rsidR="0002541C" w:rsidDel="00E020A4">
          <w:delText xml:space="preserve"> This posterior still advances the knowledge of the field such that subsequent studies will be more precise</w:delText>
        </w:r>
      </w:del>
      <w:ins w:id="616" w:author="Matthew Kay" w:date="2015-12-27T13:57:00Z">
        <w:del w:id="617" w:author="Eric Hekler" w:date="2015-12-30T09:54:00Z">
          <w:r w:rsidR="00466059" w:rsidDel="00E020A4">
            <w:delText>—</w:delText>
          </w:r>
        </w:del>
      </w:ins>
      <w:del w:id="618" w:author="Eric Hekler" w:date="2015-12-30T09:54:00Z">
        <w:r w:rsidR="0002541C" w:rsidDel="00E020A4">
          <w:delText xml:space="preserve"> --- even if it doesn’t reach a</w:delText>
        </w:r>
      </w:del>
      <w:ins w:id="619" w:author="Eric Hekler" w:date="2015-12-30T11:38:00Z">
        <w:r w:rsidR="00EE6FF4">
          <w:t>P</w:t>
        </w:r>
      </w:ins>
      <w:del w:id="620" w:author="Eric Hekler" w:date="2015-12-30T11:38:00Z">
        <w:r w:rsidR="0002541C" w:rsidDel="00EE6FF4">
          <w:delText xml:space="preserve"> frequentist notion of significance</w:delText>
        </w:r>
      </w:del>
      <w:ins w:id="621" w:author="Eric Hekler" w:date="2015-12-30T09:59:00Z">
        <w:r w:rsidR="00C434DD">
          <w:t xml:space="preserve">rior to </w:t>
        </w:r>
      </w:ins>
      <w:ins w:id="622" w:author="Matthew Kay" w:date="2016-01-04T16:26:00Z">
        <w:r w:rsidR="004E55EC">
          <w:t>a</w:t>
        </w:r>
      </w:ins>
      <w:ins w:id="623" w:author="Eric Hekler" w:date="2015-12-30T09:59:00Z">
        <w:del w:id="624" w:author="Matthew Kay" w:date="2016-01-04T16:26:00Z">
          <w:r w:rsidR="00C434DD" w:rsidDel="004E55EC">
            <w:delText>the</w:delText>
          </w:r>
        </w:del>
        <w:r w:rsidR="00C434DD">
          <w:t xml:space="preserve"> meta-analysis, however, </w:t>
        </w:r>
        <w:del w:id="625" w:author="Matthew Kay" w:date="2016-01-04T16:25:00Z">
          <w:r w:rsidR="00C434DD" w:rsidDel="004E55EC">
            <w:delText xml:space="preserve">it is quite plausible </w:delText>
          </w:r>
        </w:del>
      </w:ins>
      <w:ins w:id="626" w:author="Eric Hekler" w:date="2015-12-30T10:26:00Z">
        <w:del w:id="627" w:author="Matthew Kay" w:date="2016-01-04T16:25:00Z">
          <w:r w:rsidR="00C434DD" w:rsidDel="004E55EC">
            <w:delText xml:space="preserve">that </w:delText>
          </w:r>
        </w:del>
        <w:r w:rsidR="00C434DD">
          <w:t xml:space="preserve">NHST </w:t>
        </w:r>
        <w:del w:id="628" w:author="Matthew Kay" w:date="2016-01-04T16:25:00Z">
          <w:r w:rsidR="00C434DD" w:rsidDel="004E55EC">
            <w:delText xml:space="preserve">will </w:delText>
          </w:r>
        </w:del>
      </w:ins>
      <w:ins w:id="629" w:author="Matthew Kay" w:date="2016-01-04T16:25:00Z">
        <w:r w:rsidR="004E55EC">
          <w:t xml:space="preserve">can </w:t>
        </w:r>
      </w:ins>
      <w:ins w:id="630" w:author="Eric Hekler" w:date="2015-12-30T10:26:00Z">
        <w:r w:rsidR="00C434DD">
          <w:t xml:space="preserve">create more confusion </w:t>
        </w:r>
      </w:ins>
      <w:ins w:id="631" w:author="Matthew Kay" w:date="2016-01-04T16:26:00Z">
        <w:r w:rsidR="004E55EC">
          <w:t>i</w:t>
        </w:r>
      </w:ins>
      <w:ins w:id="632" w:author="Eric Hekler" w:date="2015-12-30T10:26:00Z">
        <w:del w:id="633" w:author="Matthew Kay" w:date="2016-01-04T16:26:00Z">
          <w:r w:rsidR="00C434DD" w:rsidDel="004E55EC">
            <w:delText>o</w:delText>
          </w:r>
        </w:del>
        <w:r w:rsidR="00C434DD">
          <w:t xml:space="preserve">n </w:t>
        </w:r>
      </w:ins>
      <w:ins w:id="634" w:author="Eric Hekler" w:date="2015-12-30T09:59:00Z">
        <w:r w:rsidR="00C434DD">
          <w:t xml:space="preserve">effect size estimates </w:t>
        </w:r>
      </w:ins>
      <w:ins w:id="635" w:author="Matthew Kay" w:date="2016-01-04T16:26:00Z">
        <w:r w:rsidR="004E55EC">
          <w:t>if only significant results are published (</w:t>
        </w:r>
      </w:ins>
      <w:ins w:id="636" w:author="Eric Hekler" w:date="2015-12-30T09:59:00Z">
        <w:del w:id="637" w:author="Matthew Kay" w:date="2016-01-04T16:26:00Z">
          <w:r w:rsidR="00C434DD" w:rsidRPr="004E55EC" w:rsidDel="004E55EC">
            <w:rPr>
              <w:i/>
              <w:rPrChange w:id="638" w:author="Matthew Kay" w:date="2016-01-04T16:26:00Z">
                <w:rPr/>
              </w:rPrChange>
            </w:rPr>
            <w:delText xml:space="preserve">based on </w:delText>
          </w:r>
        </w:del>
        <w:r w:rsidR="00C434DD" w:rsidRPr="004E55EC">
          <w:rPr>
            <w:i/>
            <w:rPrChange w:id="639" w:author="Matthew Kay" w:date="2016-01-04T16:26:00Z">
              <w:rPr/>
            </w:rPrChange>
          </w:rPr>
          <w:t>publication bias</w:t>
        </w:r>
      </w:ins>
      <w:ins w:id="640" w:author="Matthew Kay" w:date="2016-01-04T16:26:00Z">
        <w:r w:rsidR="004E55EC">
          <w:t>)</w:t>
        </w:r>
      </w:ins>
      <w:ins w:id="641" w:author="Eric Hekler" w:date="2015-12-30T09:59:00Z">
        <w:del w:id="642" w:author="Matthew Kay" w:date="2016-01-04T16:26:00Z">
          <w:r w:rsidR="00C434DD" w:rsidDel="004E55EC">
            <w:delText xml:space="preserve">es whereby only </w:delText>
          </w:r>
        </w:del>
      </w:ins>
      <w:ins w:id="643" w:author="Eric Hekler" w:date="2015-12-30T10:26:00Z">
        <w:del w:id="644" w:author="Matthew Kay" w:date="2016-01-04T16:26:00Z">
          <w:r w:rsidR="00C434DD" w:rsidDel="004E55EC">
            <w:delText xml:space="preserve">significant </w:delText>
          </w:r>
        </w:del>
      </w:ins>
      <w:ins w:id="645" w:author="Eric Hekler" w:date="2015-12-30T11:40:00Z">
        <w:del w:id="646" w:author="Matthew Kay" w:date="2016-01-04T16:26:00Z">
          <w:r w:rsidR="00EE6FF4" w:rsidDel="004E55EC">
            <w:delText xml:space="preserve">results </w:delText>
          </w:r>
        </w:del>
      </w:ins>
      <w:ins w:id="647" w:author="Eric Hekler" w:date="2015-12-30T10:26:00Z">
        <w:del w:id="648" w:author="Matthew Kay" w:date="2016-01-04T16:26:00Z">
          <w:r w:rsidR="00C434DD" w:rsidDel="004E55EC">
            <w:delText>are published</w:delText>
          </w:r>
        </w:del>
        <w:r w:rsidR="00C434DD">
          <w:t xml:space="preserve">. </w:t>
        </w:r>
      </w:ins>
      <w:ins w:id="649" w:author="Matthew Kay" w:date="2016-01-04T16:27:00Z">
        <w:r w:rsidR="004E55EC">
          <w:t xml:space="preserve">In the above example, </w:t>
        </w:r>
      </w:ins>
      <w:ins w:id="650" w:author="Eric Hekler" w:date="2015-12-30T10:27:00Z">
        <w:del w:id="651" w:author="Matthew Kay" w:date="2016-01-04T16:27:00Z">
          <w:r w:rsidR="00C434DD" w:rsidDel="004E55EC">
            <w:delText xml:space="preserve">Within our example here, </w:delText>
          </w:r>
        </w:del>
        <w:r w:rsidR="00C434DD">
          <w:t xml:space="preserve">this would mean that </w:t>
        </w:r>
      </w:ins>
      <w:ins w:id="652" w:author="Eric Hekler" w:date="2015-12-30T10:28:00Z">
        <w:r w:rsidR="00C434DD">
          <w:t>the effe</w:t>
        </w:r>
      </w:ins>
      <w:ins w:id="653" w:author="Eric Hekler" w:date="2015-12-30T11:09:00Z">
        <w:r w:rsidR="00BA0753">
          <w:t>c</w:t>
        </w:r>
      </w:ins>
      <w:ins w:id="654" w:author="Eric Hekler" w:date="2015-12-30T10:28:00Z">
        <w:r w:rsidR="00C434DD">
          <w:t xml:space="preserve">t size estimate </w:t>
        </w:r>
      </w:ins>
      <w:del w:id="655" w:author="Eric Hekler" w:date="2015-12-30T09:54:00Z">
        <w:r w:rsidR="0002541C" w:rsidDel="00E020A4">
          <w:delText xml:space="preserve"> (note that to</w:delText>
        </w:r>
      </w:del>
      <w:del w:id="656" w:author="Eric Hekler" w:date="2015-12-30T10:27:00Z">
        <w:r w:rsidR="0002541C" w:rsidDel="00C434DD">
          <w:delText xml:space="preserve"> </w:delText>
        </w:r>
      </w:del>
      <w:ins w:id="657" w:author="Eric Hekler" w:date="2015-12-30T09:54:00Z">
        <w:r>
          <w:t xml:space="preserve">would need to be nearly 3 times the actual </w:t>
        </w:r>
      </w:ins>
      <w:ins w:id="658" w:author="Eric Hekler" w:date="2015-12-30T09:55:00Z">
        <w:r>
          <w:t>effect</w:t>
        </w:r>
      </w:ins>
      <w:ins w:id="659" w:author="Eric Hekler" w:date="2015-12-30T11:09:00Z">
        <w:r w:rsidR="00BA0753">
          <w:t xml:space="preserve"> with</w:t>
        </w:r>
      </w:ins>
      <w:ins w:id="660" w:author="Eric Hekler" w:date="2015-12-30T11:10:00Z">
        <w:r w:rsidR="00BA0753">
          <w:t>in a</w:t>
        </w:r>
      </w:ins>
      <w:ins w:id="661" w:author="Eric Hekler" w:date="2015-12-30T11:40:00Z">
        <w:r w:rsidR="00EE6FF4">
          <w:t xml:space="preserve"> single small sample study.</w:t>
        </w:r>
      </w:ins>
      <w:ins w:id="662" w:author="Eric Hekler" w:date="2015-12-30T09:55:00Z">
        <w:r>
          <w:t xml:space="preserve"> If, by chance, this</w:t>
        </w:r>
      </w:ins>
      <w:del w:id="663" w:author="Eric Hekler" w:date="2015-12-30T09:55:00Z">
        <w:r w:rsidR="0002541C" w:rsidDel="00E020A4">
          <w:delText xml:space="preserve">reach significance </w:delText>
        </w:r>
        <w:r w:rsidR="00AC192D" w:rsidDel="00E020A4">
          <w:delText xml:space="preserve">with samples of 20, </w:delText>
        </w:r>
        <w:r w:rsidR="0002541C" w:rsidDel="00E020A4">
          <w:delText>the effect would need to be nearly 3 times the actual effect!).</w:delText>
        </w:r>
      </w:del>
      <w:r w:rsidR="0002541C">
        <w:t xml:space="preserve"> </w:t>
      </w:r>
      <w:ins w:id="664" w:author="Eric Hekler" w:date="2015-12-30T09:55:00Z">
        <w:r w:rsidR="00234397">
          <w:t xml:space="preserve">large effect were </w:t>
        </w:r>
        <w:r>
          <w:t>found</w:t>
        </w:r>
      </w:ins>
      <w:ins w:id="665" w:author="Eric Hekler" w:date="2015-12-30T11:40:00Z">
        <w:r w:rsidR="00EE6FF4">
          <w:t xml:space="preserve"> (as was the case with our hypothetical scenario)</w:t>
        </w:r>
      </w:ins>
      <w:ins w:id="666" w:author="Eric Hekler" w:date="2015-12-30T09:55:00Z">
        <w:r>
          <w:t xml:space="preserve">, it would create </w:t>
        </w:r>
      </w:ins>
      <w:ins w:id="667" w:author="Eric Hekler" w:date="2015-12-30T11:10:00Z">
        <w:r w:rsidR="00BA0753">
          <w:t xml:space="preserve">an inflated effect size estimate in the literature that </w:t>
        </w:r>
      </w:ins>
      <w:ins w:id="668" w:author="Matthew Kay" w:date="2016-01-04T17:26:00Z">
        <w:r w:rsidR="00EC0AB7">
          <w:t xml:space="preserve">is unlikely </w:t>
        </w:r>
      </w:ins>
      <w:ins w:id="669" w:author="Eric Hekler" w:date="2015-12-30T11:10:00Z">
        <w:del w:id="670" w:author="Matthew Kay" w:date="2016-01-04T17:26:00Z">
          <w:r w:rsidR="00BA0753" w:rsidDel="00EC0AB7">
            <w:delText xml:space="preserve">would not </w:delText>
          </w:r>
        </w:del>
      </w:ins>
      <w:ins w:id="671" w:author="Matthew Kay" w:date="2016-01-04T17:26:00Z">
        <w:r w:rsidR="00EC0AB7">
          <w:t xml:space="preserve">to </w:t>
        </w:r>
      </w:ins>
      <w:ins w:id="672" w:author="Eric Hekler" w:date="2015-12-30T11:10:00Z">
        <w:r w:rsidR="00BA0753">
          <w:t xml:space="preserve">be corrected </w:t>
        </w:r>
        <w:del w:id="673" w:author="Matthew Kay" w:date="2016-01-04T17:26:00Z">
          <w:r w:rsidR="00BA0753" w:rsidDel="00EC0AB7">
            <w:delText xml:space="preserve">based </w:delText>
          </w:r>
        </w:del>
      </w:ins>
      <w:ins w:id="674" w:author="Matthew Kay" w:date="2016-01-04T17:26:00Z">
        <w:r w:rsidR="00EC0AB7">
          <w:t xml:space="preserve">due to </w:t>
        </w:r>
      </w:ins>
      <w:ins w:id="675" w:author="Eric Hekler" w:date="2015-12-30T11:10:00Z">
        <w:del w:id="676" w:author="Matthew Kay" w:date="2016-01-04T17:26:00Z">
          <w:r w:rsidR="00BA0753" w:rsidDel="00EC0AB7">
            <w:delText xml:space="preserve">on </w:delText>
          </w:r>
        </w:del>
        <w:r w:rsidR="00BA0753">
          <w:t>the lack meta-analyses</w:t>
        </w:r>
      </w:ins>
      <w:ins w:id="677" w:author="Eric Hekler" w:date="2015-12-30T11:40:00Z">
        <w:r w:rsidR="00EE6FF4">
          <w:t xml:space="preserve"> in the HCI community</w:t>
        </w:r>
      </w:ins>
      <w:ins w:id="678" w:author="Eric Hekler" w:date="2015-12-30T11:10:00Z">
        <w:r w:rsidR="00BA0753">
          <w:t>.</w:t>
        </w:r>
        <w:del w:id="679" w:author="Matthew Kay" w:date="2016-01-04T17:26:00Z">
          <w:r w:rsidR="00BA0753" w:rsidDel="00EC0AB7">
            <w:delText xml:space="preserve"> </w:delText>
          </w:r>
        </w:del>
      </w:ins>
    </w:p>
    <w:p w14:paraId="0D8CDC3F" w14:textId="1B420F2F" w:rsidR="0002541C" w:rsidRDefault="00EA52A6"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680" w:name="h.n45cddxwr11g" w:colFirst="0" w:colLast="0"/>
      <w:bookmarkEnd w:id="680"/>
      <w:r>
        <w:rPr>
          <w:noProof/>
        </w:rPr>
        <mc:AlternateContent>
          <mc:Choice Requires="wps">
            <w:drawing>
              <wp:anchor distT="45720" distB="45720" distL="114300" distR="114300" simplePos="0" relativeHeight="251662336" behindDoc="0" locked="0" layoutInCell="1" allowOverlap="1" wp14:anchorId="1B7E6505" wp14:editId="02EDCBCB">
                <wp:simplePos x="0" y="0"/>
                <wp:positionH relativeFrom="margin">
                  <wp:align>right</wp:align>
                </wp:positionH>
                <wp:positionV relativeFrom="margin">
                  <wp:align>top</wp:align>
                </wp:positionV>
                <wp:extent cx="3053715" cy="7559675"/>
                <wp:effectExtent l="0" t="0" r="13335" b="762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3715" cy="7559675"/>
                        </a:xfrm>
                        <a:prstGeom prst="rect">
                          <a:avLst/>
                        </a:prstGeom>
                        <a:noFill/>
                        <a:ln w="9525">
                          <a:noFill/>
                          <a:miter lim="800000"/>
                          <a:headEnd/>
                          <a:tailEnd/>
                        </a:ln>
                      </wps:spPr>
                      <wps:txbx>
                        <w:txbxContent>
                          <w:p w14:paraId="6E8650DE" w14:textId="485D556B" w:rsidR="00CE7743" w:rsidRDefault="00CE7743"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w:drawing>
                                <wp:inline distT="0" distB="0" distL="0" distR="0" wp14:anchorId="56BEB7C4" wp14:editId="3F0E5E11">
                                  <wp:extent cx="3044825" cy="3347720"/>
                                  <wp:effectExtent l="0" t="0" r="317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tplot-freq-edited.eps"/>
                                          <pic:cNvPicPr/>
                                        </pic:nvPicPr>
                                        <pic:blipFill>
                                          <a:blip r:embed="rId14">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p>
                          <w:p w14:paraId="4E653032" w14:textId="77777777" w:rsidR="00CE7743" w:rsidRDefault="00CE7743"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14:paraId="31D9530E" w14:textId="60BB4491" w:rsidR="00CE7743" w:rsidRDefault="00CE7743"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w:drawing>
                                <wp:inline distT="0" distB="0" distL="0" distR="0" wp14:anchorId="063DC5F8" wp14:editId="6C37D083">
                                  <wp:extent cx="3044825" cy="3347720"/>
                                  <wp:effectExtent l="0" t="0" r="317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tplot-bayes-edited.eps"/>
                                          <pic:cNvPicPr/>
                                        </pic:nvPicPr>
                                        <pic:blipFill>
                                          <a:blip r:embed="rId15">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p>
                          <w:p w14:paraId="31280110" w14:textId="4DE7AF8E" w:rsidR="00CE7743" w:rsidRDefault="00CE7743" w:rsidP="00B333C0">
                            <w:pPr>
                              <w:pStyle w:val="Caption"/>
                            </w:pPr>
                            <w:bookmarkStart w:id="681" w:name="_Ref430912138"/>
                            <w:r>
                              <w:t xml:space="preserve">Figure </w:t>
                            </w:r>
                            <w:r w:rsidR="00463090">
                              <w:fldChar w:fldCharType="begin"/>
                            </w:r>
                            <w:r w:rsidR="00463090">
                              <w:instrText xml:space="preserve"> SEQ Figure \* ARABIC </w:instrText>
                            </w:r>
                            <w:r w:rsidR="00463090">
                              <w:fldChar w:fldCharType="separate"/>
                            </w:r>
                            <w:r>
                              <w:rPr>
                                <w:noProof/>
                              </w:rPr>
                              <w:t>4</w:t>
                            </w:r>
                            <w:r w:rsidR="00463090">
                              <w:rPr>
                                <w:noProof/>
                              </w:rPr>
                              <w:fldChar w:fldCharType="end"/>
                            </w:r>
                            <w:bookmarkEnd w:id="681"/>
                            <w:r>
                              <w:t>. Results of the Frequentist (A) and Bayesian (B) analyses of all simulated worlds with 20 participants per condition.</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7E6505" id="_x0000_s1030" type="#_x0000_t202" style="position:absolute;margin-left:189.25pt;margin-top:0;width:240.45pt;height:595.25pt;z-index:251662336;visibility:visible;mso-wrap-style:square;mso-width-percent:0;mso-height-percent:200;mso-wrap-distance-left:9pt;mso-wrap-distance-top:3.6pt;mso-wrap-distance-right:9pt;mso-wrap-distance-bottom:3.6pt;mso-position-horizontal:right;mso-position-horizontal-relative:margin;mso-position-vertical:top;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" filled="f" stroked="f">
                <v:textbox style="mso-fit-shape-to-text:t" inset="0,0,0,0">
                  <w:txbxContent>
                    <w:p w14:paraId="6E8650DE" w14:textId="485D556B" w:rsidR="00CE7743" w:rsidRDefault="00CE7743"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w:drawing>
                          <wp:inline distT="0" distB="0" distL="0" distR="0" wp14:anchorId="56BEB7C4" wp14:editId="3F0E5E11">
                            <wp:extent cx="3044825" cy="3347720"/>
                            <wp:effectExtent l="0" t="0" r="317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tplot-freq-edited.eps"/>
                                    <pic:cNvPicPr/>
                                  </pic:nvPicPr>
                                  <pic:blipFill>
                                    <a:blip r:embed="rId14">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p>
                    <w:p w14:paraId="4E653032" w14:textId="77777777" w:rsidR="00CE7743" w:rsidRDefault="00CE7743"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14:paraId="31D9530E" w14:textId="60BB4491" w:rsidR="00CE7743" w:rsidRDefault="00CE7743"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w:drawing>
                          <wp:inline distT="0" distB="0" distL="0" distR="0" wp14:anchorId="063DC5F8" wp14:editId="6C37D083">
                            <wp:extent cx="3044825" cy="3347720"/>
                            <wp:effectExtent l="0" t="0" r="317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tplot-bayes-edited.eps"/>
                                    <pic:cNvPicPr/>
                                  </pic:nvPicPr>
                                  <pic:blipFill>
                                    <a:blip r:embed="rId15">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p>
                    <w:p w14:paraId="31280110" w14:textId="4DE7AF8E" w:rsidR="00CE7743" w:rsidRDefault="00CE7743" w:rsidP="00B333C0">
                      <w:pPr>
                        <w:pStyle w:val="Caption"/>
                      </w:pPr>
                      <w:bookmarkStart w:id="682" w:name="_Ref430912138"/>
                      <w:r>
                        <w:t xml:space="preserve">Figure </w:t>
                      </w:r>
                      <w:r w:rsidR="00463090">
                        <w:fldChar w:fldCharType="begin"/>
                      </w:r>
                      <w:r w:rsidR="00463090">
                        <w:instrText xml:space="preserve"> SEQ Figure \* ARABIC </w:instrText>
                      </w:r>
                      <w:r w:rsidR="00463090">
                        <w:fldChar w:fldCharType="separate"/>
                      </w:r>
                      <w:r>
                        <w:rPr>
                          <w:noProof/>
                        </w:rPr>
                        <w:t>4</w:t>
                      </w:r>
                      <w:r w:rsidR="00463090">
                        <w:rPr>
                          <w:noProof/>
                        </w:rPr>
                        <w:fldChar w:fldCharType="end"/>
                      </w:r>
                      <w:bookmarkEnd w:id="682"/>
                      <w:r>
                        <w:t>. Results of the Frequentist (A) and Bayesian (B) analyses of all simulated worlds with 20 participants per condition.</w:t>
                      </w:r>
                    </w:p>
                  </w:txbxContent>
                </v:textbox>
                <w10:wrap type="square" anchorx="margin" anchory="margin"/>
              </v:shape>
            </w:pict>
          </mc:Fallback>
        </mc:AlternateContent>
      </w:r>
      <w:r w:rsidR="0002541C">
        <w:t>In many worlds</w:t>
      </w:r>
    </w:p>
    <w:p w14:paraId="440C3B31" w14:textId="0C1D50FE" w:rsidR="009A2467" w:rsidRDefault="0002541C" w:rsidP="009A24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We can see the effects of shrinkage </w:t>
      </w:r>
      <w:ins w:id="683" w:author="Matthew Kay" w:date="2016-01-04T16:24:00Z">
        <w:r w:rsidR="004E55EC">
          <w:t>i</w:t>
        </w:r>
      </w:ins>
      <w:del w:id="684" w:author="Matthew Kay" w:date="2016-01-04T16:24:00Z">
        <w:r w:rsidDel="004E55EC">
          <w:delText>o</w:delText>
        </w:r>
      </w:del>
      <w:r>
        <w:t>n the first experiment when we look at all of the 20-participant simulations (</w:t>
      </w:r>
      <w:r w:rsidR="00C61C18">
        <w:fldChar w:fldCharType="begin"/>
      </w:r>
      <w:r w:rsidR="00C61C18">
        <w:instrText xml:space="preserve"> REF _Ref430912138 \h </w:instrText>
      </w:r>
      <w:r w:rsidR="00C61C18">
        <w:fldChar w:fldCharType="separate"/>
      </w:r>
      <w:r w:rsidR="00E5148B">
        <w:t xml:space="preserve">Figure </w:t>
      </w:r>
      <w:r w:rsidR="00E5148B">
        <w:rPr>
          <w:noProof/>
        </w:rPr>
        <w:t>4</w:t>
      </w:r>
      <w:r w:rsidR="00C61C18">
        <w:fldChar w:fldCharType="end"/>
      </w:r>
      <w:r>
        <w:t>): the most extreme estimates in experiment 1 are moved slightly towards 0. This has the effect of reducing the overall error in experiment 1 by discounting unreasonably large estimates that occur due to chance:</w:t>
      </w:r>
    </w:p>
    <w:tbl>
      <w:tblPr>
        <w:tblStyle w:val="PlainTable21"/>
        <w:tblW w:w="0" w:type="auto"/>
        <w:tblCellMar>
          <w:top w:w="115" w:type="dxa"/>
          <w:left w:w="0" w:type="dxa"/>
          <w:right w:w="0" w:type="dxa"/>
        </w:tblCellMar>
        <w:tblLook w:val="04A0" w:firstRow="1" w:lastRow="0" w:firstColumn="1" w:lastColumn="0" w:noHBand="0" w:noVBand="1"/>
      </w:tblPr>
      <w:tblGrid>
        <w:gridCol w:w="2451"/>
        <w:gridCol w:w="1297"/>
        <w:gridCol w:w="1076"/>
      </w:tblGrid>
      <w:tr w:rsidR="009A2467" w14:paraId="088D5E5D" w14:textId="77777777" w:rsidTr="00137B62">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51" w:type="dxa"/>
            <w:tcBorders>
              <w:top w:val="single" w:sz="4" w:space="0" w:color="7F7F7F" w:themeColor="text1" w:themeTint="80"/>
              <w:bottom w:val="single" w:sz="4" w:space="0" w:color="auto"/>
            </w:tcBorders>
          </w:tcPr>
          <w:p w14:paraId="244794A7" w14:textId="77777777"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 w:val="0"/>
                <w:bCs w:val="0"/>
                <w:sz w:val="17"/>
                <w:szCs w:val="17"/>
                <w:rPrChange w:id="685" w:author="Matthew Kay" w:date="2015-12-27T13:29:00Z">
                  <w:rPr>
                    <w:rFonts w:ascii="Arial" w:hAnsi="Arial" w:cs="Arial"/>
                    <w:b w:val="0"/>
                    <w:bCs w:val="0"/>
                  </w:rPr>
                </w:rPrChange>
              </w:rPr>
            </w:pPr>
          </w:p>
        </w:tc>
        <w:tc>
          <w:tcPr>
            <w:tcW w:w="1297" w:type="dxa"/>
            <w:tcBorders>
              <w:top w:val="single" w:sz="4" w:space="0" w:color="7F7F7F" w:themeColor="text1" w:themeTint="80"/>
              <w:bottom w:val="single" w:sz="4" w:space="0" w:color="auto"/>
            </w:tcBorders>
          </w:tcPr>
          <w:p w14:paraId="691E99F1" w14:textId="77777777"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7"/>
                <w:szCs w:val="17"/>
                <w:rPrChange w:id="686" w:author="Matthew Kay" w:date="2015-12-27T13:29:00Z">
                  <w:rPr>
                    <w:rFonts w:ascii="Arial" w:hAnsi="Arial" w:cs="Arial"/>
                    <w:b w:val="0"/>
                    <w:bCs w:val="0"/>
                  </w:rPr>
                </w:rPrChange>
              </w:rPr>
            </w:pPr>
            <w:r w:rsidRPr="004E423F">
              <w:rPr>
                <w:rFonts w:ascii="Arial" w:hAnsi="Arial" w:cs="Arial"/>
                <w:sz w:val="17"/>
                <w:szCs w:val="17"/>
                <w:rPrChange w:id="687" w:author="Matthew Kay" w:date="2015-12-27T13:29:00Z">
                  <w:rPr>
                    <w:rFonts w:ascii="Arial" w:hAnsi="Arial" w:cs="Arial"/>
                  </w:rPr>
                </w:rPrChange>
              </w:rPr>
              <w:t>Frequentist</w:t>
            </w:r>
          </w:p>
        </w:tc>
        <w:tc>
          <w:tcPr>
            <w:tcW w:w="1076" w:type="dxa"/>
            <w:tcBorders>
              <w:top w:val="single" w:sz="4" w:space="0" w:color="7F7F7F" w:themeColor="text1" w:themeTint="80"/>
              <w:bottom w:val="single" w:sz="4" w:space="0" w:color="auto"/>
            </w:tcBorders>
          </w:tcPr>
          <w:p w14:paraId="56049322" w14:textId="77777777"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7"/>
                <w:szCs w:val="17"/>
                <w:rPrChange w:id="688" w:author="Matthew Kay" w:date="2015-12-27T13:29:00Z">
                  <w:rPr>
                    <w:rFonts w:ascii="Arial" w:hAnsi="Arial" w:cs="Arial"/>
                    <w:b w:val="0"/>
                    <w:bCs w:val="0"/>
                  </w:rPr>
                </w:rPrChange>
              </w:rPr>
            </w:pPr>
            <w:r w:rsidRPr="004E423F">
              <w:rPr>
                <w:rFonts w:ascii="Arial" w:hAnsi="Arial" w:cs="Arial"/>
                <w:sz w:val="17"/>
                <w:szCs w:val="17"/>
                <w:rPrChange w:id="689" w:author="Matthew Kay" w:date="2015-12-27T13:29:00Z">
                  <w:rPr>
                    <w:rFonts w:ascii="Arial" w:hAnsi="Arial" w:cs="Arial"/>
                  </w:rPr>
                </w:rPrChange>
              </w:rPr>
              <w:t>Bayesian</w:t>
            </w:r>
          </w:p>
        </w:tc>
      </w:tr>
      <w:tr w:rsidR="009A2467" w14:paraId="1A96E32A" w14:textId="77777777" w:rsidTr="00137B6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51" w:type="dxa"/>
            <w:tcBorders>
              <w:top w:val="single" w:sz="4" w:space="0" w:color="auto"/>
              <w:bottom w:val="single" w:sz="4" w:space="0" w:color="auto"/>
            </w:tcBorders>
          </w:tcPr>
          <w:p w14:paraId="3269D58D" w14:textId="77777777"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b w:val="0"/>
                <w:bCs w:val="0"/>
                <w:sz w:val="17"/>
                <w:szCs w:val="17"/>
                <w:rPrChange w:id="690" w:author="Matthew Kay" w:date="2015-12-27T13:29:00Z">
                  <w:rPr>
                    <w:rFonts w:ascii="Arial" w:hAnsi="Arial" w:cs="Arial"/>
                    <w:b w:val="0"/>
                    <w:bCs w:val="0"/>
                  </w:rPr>
                </w:rPrChange>
              </w:rPr>
            </w:pPr>
            <w:r w:rsidRPr="004E423F">
              <w:rPr>
                <w:rFonts w:ascii="Arial" w:hAnsi="Arial" w:cs="Arial"/>
                <w:sz w:val="17"/>
                <w:szCs w:val="17"/>
                <w:rPrChange w:id="691" w:author="Matthew Kay" w:date="2015-12-27T13:29:00Z">
                  <w:rPr>
                    <w:rFonts w:ascii="Arial" w:hAnsi="Arial" w:cs="Arial"/>
                  </w:rPr>
                </w:rPrChange>
              </w:rPr>
              <w:t>fast-to-slow − control</w:t>
            </w:r>
          </w:p>
        </w:tc>
        <w:tc>
          <w:tcPr>
            <w:tcW w:w="1297" w:type="dxa"/>
            <w:tcBorders>
              <w:top w:val="single" w:sz="4" w:space="0" w:color="auto"/>
              <w:bottom w:val="single" w:sz="4" w:space="0" w:color="auto"/>
            </w:tcBorders>
          </w:tcPr>
          <w:p w14:paraId="21324BCE" w14:textId="03955AAA"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rFonts w:ascii="Arial" w:hAnsi="Arial" w:cs="Arial"/>
                <w:sz w:val="17"/>
                <w:szCs w:val="17"/>
                <w:rPrChange w:id="692" w:author="Matthew Kay" w:date="2015-12-27T13:29:00Z">
                  <w:rPr>
                    <w:rFonts w:ascii="Arial" w:hAnsi="Arial" w:cs="Arial"/>
                  </w:rPr>
                </w:rPrChange>
              </w:rPr>
            </w:pPr>
            <w:r w:rsidRPr="004E423F">
              <w:rPr>
                <w:rFonts w:ascii="Arial" w:hAnsi="Arial" w:cs="Arial"/>
                <w:sz w:val="17"/>
                <w:szCs w:val="17"/>
                <w:rPrChange w:id="693" w:author="Matthew Kay" w:date="2015-12-27T13:29:00Z">
                  <w:rPr>
                    <w:rFonts w:ascii="Arial" w:hAnsi="Arial" w:cs="Arial"/>
                  </w:rPr>
                </w:rPrChange>
              </w:rPr>
              <w:t>0.61</w:t>
            </w:r>
          </w:p>
        </w:tc>
        <w:tc>
          <w:tcPr>
            <w:tcW w:w="1076" w:type="dxa"/>
            <w:tcBorders>
              <w:top w:val="single" w:sz="4" w:space="0" w:color="auto"/>
              <w:bottom w:val="single" w:sz="4" w:space="0" w:color="auto"/>
            </w:tcBorders>
          </w:tcPr>
          <w:p w14:paraId="2192DF8D" w14:textId="6377FD3F"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rFonts w:ascii="Arial" w:hAnsi="Arial" w:cs="Arial"/>
                <w:sz w:val="17"/>
                <w:szCs w:val="17"/>
                <w:rPrChange w:id="694" w:author="Matthew Kay" w:date="2015-12-27T13:29:00Z">
                  <w:rPr>
                    <w:rFonts w:ascii="Arial" w:hAnsi="Arial" w:cs="Arial"/>
                  </w:rPr>
                </w:rPrChange>
              </w:rPr>
            </w:pPr>
            <w:r w:rsidRPr="004E423F">
              <w:rPr>
                <w:rFonts w:ascii="Arial" w:hAnsi="Arial" w:cs="Arial"/>
                <w:sz w:val="17"/>
                <w:szCs w:val="17"/>
                <w:rPrChange w:id="695" w:author="Matthew Kay" w:date="2015-12-27T13:29:00Z">
                  <w:rPr>
                    <w:rFonts w:ascii="Arial" w:hAnsi="Arial" w:cs="Arial"/>
                  </w:rPr>
                </w:rPrChange>
              </w:rPr>
              <w:t>0.56</w:t>
            </w:r>
          </w:p>
        </w:tc>
      </w:tr>
    </w:tbl>
    <w:p w14:paraId="6F88115C" w14:textId="2A9F42F8" w:rsidR="0002541C" w:rsidRDefault="009A2467" w:rsidP="00137B62">
      <w:pPr>
        <w:pStyle w:val="Caption"/>
      </w:pPr>
      <w:r>
        <w:t xml:space="preserve">Table </w:t>
      </w:r>
      <w:r w:rsidR="00463090">
        <w:fldChar w:fldCharType="begin"/>
      </w:r>
      <w:r w:rsidR="00463090">
        <w:instrText xml:space="preserve"> SEQ Table \* ARABIC </w:instrText>
      </w:r>
      <w:r w:rsidR="00463090">
        <w:fldChar w:fldCharType="separate"/>
      </w:r>
      <w:r w:rsidR="00E5148B">
        <w:rPr>
          <w:noProof/>
        </w:rPr>
        <w:t>2</w:t>
      </w:r>
      <w:r w:rsidR="00463090">
        <w:rPr>
          <w:noProof/>
        </w:rPr>
        <w:fldChar w:fldCharType="end"/>
      </w:r>
      <w:r>
        <w:t>. Root mean-squared error of estimate in experiment 1 with 20 participants per condition, reflecting the effect of Bayesian shrinkage on discounting unreasonably large effects in small-</w:t>
      </w:r>
      <w:r w:rsidRPr="00137B62">
        <w:rPr>
          <w:i/>
        </w:rPr>
        <w:t>n</w:t>
      </w:r>
      <w:r>
        <w:t xml:space="preserve"> studies.</w:t>
      </w:r>
    </w:p>
    <w:p w14:paraId="25DA393E" w14:textId="1BD39EA8" w:rsidR="0002541C" w:rsidRDefault="004E55E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commentRangeStart w:id="696"/>
      <w:ins w:id="697" w:author="Matthew Kay" w:date="2016-01-04T16:30:00Z">
        <w:r>
          <w:t xml:space="preserve">Compared to the frequentist world, </w:t>
        </w:r>
      </w:ins>
      <w:ins w:id="698" w:author="Eric Hekler" w:date="2015-12-30T11:30:00Z">
        <w:del w:id="699" w:author="Matthew Kay" w:date="2016-01-04T16:29:00Z">
          <w:r w:rsidR="00234397" w:rsidDel="004E55EC">
            <w:delText xml:space="preserve">Likely most important is the improvement in effect size estimations </w:delText>
          </w:r>
        </w:del>
      </w:ins>
      <w:del w:id="700" w:author="Matthew Kay" w:date="2016-01-04T16:29:00Z">
        <w:r w:rsidR="0002541C" w:rsidDel="004E55EC">
          <w:delText>We also see the same narrowing of precision in successive studies in t</w:delText>
        </w:r>
      </w:del>
      <w:ins w:id="701" w:author="Matthew Kay" w:date="2016-01-04T16:29:00Z">
        <w:r>
          <w:t>t</w:t>
        </w:r>
      </w:ins>
      <w:r w:rsidR="0002541C">
        <w:t>he Bayesian world</w:t>
      </w:r>
      <w:ins w:id="702" w:author="Matthew Kay" w:date="2016-01-04T16:29:00Z">
        <w:r>
          <w:t xml:space="preserve"> also offer</w:t>
        </w:r>
      </w:ins>
      <w:ins w:id="703" w:author="Eric Hekler" w:date="2015-12-30T11:31:00Z">
        <w:r w:rsidR="00234397">
          <w:t>s</w:t>
        </w:r>
      </w:ins>
      <w:ins w:id="704" w:author="Matthew Kay" w:date="2016-01-04T16:29:00Z">
        <w:r>
          <w:t xml:space="preserve"> </w:t>
        </w:r>
        <w:commentRangeStart w:id="705"/>
        <w:commentRangeStart w:id="706"/>
        <w:r>
          <w:t>more precise</w:t>
        </w:r>
      </w:ins>
      <w:ins w:id="707" w:author="Matthew Kay" w:date="2016-01-04T16:30:00Z">
        <w:r>
          <w:t xml:space="preserve"> and accurate estimates</w:t>
        </w:r>
      </w:ins>
      <w:ins w:id="708" w:author="Eric Hekler" w:date="2015-12-30T11:31:00Z">
        <w:r w:rsidR="00234397">
          <w:t xml:space="preserve"> </w:t>
        </w:r>
        <w:del w:id="709" w:author="Matthew Kay" w:date="2016-01-04T16:30:00Z">
          <w:r w:rsidR="00234397" w:rsidDel="004E55EC">
            <w:delText>compared to frequintis</w:delText>
          </w:r>
        </w:del>
      </w:ins>
      <w:ins w:id="710" w:author="Eric Hekler" w:date="2015-12-30T11:33:00Z">
        <w:del w:id="711" w:author="Matthew Kay" w:date="2016-01-04T16:30:00Z">
          <w:r w:rsidR="00234397" w:rsidDel="004E55EC">
            <w:delText>t</w:delText>
          </w:r>
        </w:del>
      </w:ins>
      <w:ins w:id="712" w:author="Eric Hekler" w:date="2015-12-30T11:41:00Z">
        <w:del w:id="713" w:author="Matthew Kay" w:date="2016-01-04T16:30:00Z">
          <w:r w:rsidR="00EE6FF4" w:rsidDel="004E55EC">
            <w:delText xml:space="preserve"> </w:delText>
          </w:r>
        </w:del>
        <w:r w:rsidR="00EE6FF4">
          <w:t>across studies</w:t>
        </w:r>
      </w:ins>
      <w:ins w:id="714" w:author="Eric Hekler" w:date="2016-01-06T13:11:00Z">
        <w:r w:rsidR="00824531">
          <w:t xml:space="preserve"> (as represented in the root mean square error</w:t>
        </w:r>
      </w:ins>
      <w:commentRangeEnd w:id="705"/>
      <w:r w:rsidR="0065371A">
        <w:rPr>
          <w:rStyle w:val="CommentReference"/>
        </w:rPr>
        <w:commentReference w:id="705"/>
      </w:r>
      <w:commentRangeEnd w:id="706"/>
      <w:r w:rsidR="00CE7743">
        <w:rPr>
          <w:rStyle w:val="CommentReference"/>
        </w:rPr>
        <w:commentReference w:id="706"/>
      </w:r>
      <w:ins w:id="715" w:author="Eric Hekler" w:date="2016-01-06T13:11:00Z">
        <w:r w:rsidR="00824531">
          <w:t>)</w:t>
        </w:r>
      </w:ins>
      <w:ins w:id="716" w:author="Eric Hekler" w:date="2015-12-30T11:31:00Z">
        <w:r w:rsidR="00234397">
          <w:t>.</w:t>
        </w:r>
      </w:ins>
      <w:del w:id="717" w:author="Eric Hekler" w:date="2015-12-30T11:31:00Z">
        <w:r w:rsidR="0002541C" w:rsidDel="00234397">
          <w:delText xml:space="preserve"> as we did with the 100-participant simulations.</w:delText>
        </w:r>
      </w:del>
      <w:r w:rsidR="0002541C">
        <w:t xml:space="preserve"> </w:t>
      </w:r>
      <w:commentRangeEnd w:id="696"/>
      <w:r w:rsidR="00824531">
        <w:rPr>
          <w:rStyle w:val="CommentReference"/>
        </w:rPr>
        <w:commentReference w:id="696"/>
      </w:r>
      <w:r w:rsidR="0002541C">
        <w:t xml:space="preserve">By the time we reach experiment 4, the difference in error is dramatic: the estimate for </w:t>
      </w:r>
      <w:r w:rsidR="0002541C">
        <w:rPr>
          <w:i/>
        </w:rPr>
        <w:t>fast-to-slow</w:t>
      </w:r>
      <w:r w:rsidR="0002541C">
        <w:t xml:space="preserve"> has nearly half the error in the Bayesian world (.36 versus .66), and we again get better estimates of the novel condition, </w:t>
      </w:r>
      <w:r w:rsidR="0002541C">
        <w:rPr>
          <w:i/>
        </w:rPr>
        <w:t>slow-to-fast</w:t>
      </w:r>
      <w:ins w:id="718" w:author="Eric Hekler" w:date="2015-12-30T11:31:00Z">
        <w:r w:rsidR="00EE6FF4">
          <w:t xml:space="preserve"> (see Table 3</w:t>
        </w:r>
      </w:ins>
      <w:ins w:id="719" w:author="Greg Nelson" w:date="2016-01-06T15:32:00Z">
        <w:r w:rsidR="000E4C69">
          <w:t xml:space="preserve"> below</w:t>
        </w:r>
      </w:ins>
      <w:ins w:id="720" w:author="Eric Hekler" w:date="2015-12-30T11:31:00Z">
        <w:r w:rsidR="00EE6FF4">
          <w:t xml:space="preserve">). In contrast, effect size estimates </w:t>
        </w:r>
      </w:ins>
      <w:ins w:id="721" w:author="Eric Hekler" w:date="2015-12-30T11:43:00Z">
        <w:r w:rsidR="00EE6FF4">
          <w:t xml:space="preserve">are only corrected with </w:t>
        </w:r>
        <w:del w:id="722" w:author="Matthew Kay" w:date="2016-01-04T16:32:00Z">
          <w:r w:rsidR="00EE6FF4" w:rsidDel="004E55EC">
            <w:delText xml:space="preserve">the </w:delText>
          </w:r>
        </w:del>
        <w:r w:rsidR="00EE6FF4">
          <w:t>meta-analysis</w:t>
        </w:r>
      </w:ins>
      <w:ins w:id="723" w:author="Eric Hekler" w:date="2015-12-30T11:44:00Z">
        <w:r w:rsidR="00EE6FF4">
          <w:t xml:space="preserve"> in the </w:t>
        </w:r>
        <w:del w:id="724" w:author="Matthew Kay" w:date="2016-01-04T16:30:00Z">
          <w:r w:rsidR="00EE6FF4" w:rsidDel="004E55EC">
            <w:delText>frequintist</w:delText>
          </w:r>
        </w:del>
      </w:ins>
      <w:ins w:id="725" w:author="Matthew Kay" w:date="2016-01-04T16:30:00Z">
        <w:r>
          <w:t>frequentist</w:t>
        </w:r>
      </w:ins>
      <w:ins w:id="726" w:author="Eric Hekler" w:date="2015-12-30T11:44:00Z">
        <w:r w:rsidR="00EE6FF4">
          <w:t xml:space="preserve"> world</w:t>
        </w:r>
      </w:ins>
      <w:ins w:id="727" w:author="Eric Hekler" w:date="2016-01-06T13:13:00Z">
        <w:r w:rsidR="00AD09DB">
          <w:t>, thus the correction is unlikely in HCI because of a lack of meta-analyses</w:t>
        </w:r>
      </w:ins>
      <w:ins w:id="728" w:author="Matthew Kay" w:date="2016-01-04T16:30:00Z">
        <w:del w:id="729" w:author="Eric Hekler" w:date="2016-01-06T13:13:00Z">
          <w:r w:rsidDel="00AD09DB">
            <w:delText xml:space="preserve"> (as we hav</w:delText>
          </w:r>
          <w:r w:rsidR="00EC0AB7" w:rsidDel="00AD09DB">
            <w:delText xml:space="preserve">e seen, a rare practice in the </w:delText>
          </w:r>
          <w:r w:rsidDel="00AD09DB">
            <w:delText>H</w:delText>
          </w:r>
        </w:del>
      </w:ins>
      <w:ins w:id="730" w:author="Matthew Kay" w:date="2016-01-04T17:30:00Z">
        <w:del w:id="731" w:author="Eric Hekler" w:date="2016-01-06T13:13:00Z">
          <w:r w:rsidR="00EC0AB7" w:rsidDel="00AD09DB">
            <w:delText>C</w:delText>
          </w:r>
        </w:del>
      </w:ins>
      <w:ins w:id="732" w:author="Matthew Kay" w:date="2016-01-04T16:30:00Z">
        <w:del w:id="733" w:author="Eric Hekler" w:date="2016-01-06T13:13:00Z">
          <w:r w:rsidDel="00AD09DB">
            <w:delText>I community</w:delText>
          </w:r>
        </w:del>
      </w:ins>
      <w:ins w:id="734" w:author="Matthew Kay" w:date="2016-01-04T16:32:00Z">
        <w:del w:id="735" w:author="Eric Hekler" w:date="2016-01-06T13:13:00Z">
          <w:r w:rsidDel="00AD09DB">
            <w:delText>)</w:delText>
          </w:r>
        </w:del>
      </w:ins>
      <w:ins w:id="736" w:author="Eric Hekler" w:date="2015-12-30T11:43:00Z">
        <w:r w:rsidR="00EE6FF4">
          <w:t>.</w:t>
        </w:r>
        <w:del w:id="737" w:author="Matthew Kay" w:date="2016-01-04T16:31:00Z">
          <w:r w:rsidR="00EE6FF4" w:rsidDel="004E55EC">
            <w:delText xml:space="preserve"> This suggests self-correction </w:delText>
          </w:r>
        </w:del>
      </w:ins>
      <w:ins w:id="738" w:author="Eric Hekler" w:date="2015-12-30T11:44:00Z">
        <w:del w:id="739" w:author="Matthew Kay" w:date="2016-01-04T16:31:00Z">
          <w:r w:rsidR="00EE6FF4" w:rsidDel="004E55EC">
            <w:delText xml:space="preserve">of effect sizes </w:delText>
          </w:r>
        </w:del>
      </w:ins>
      <w:ins w:id="740" w:author="Eric Hekler" w:date="2015-12-30T11:43:00Z">
        <w:del w:id="741" w:author="Matthew Kay" w:date="2016-01-04T16:31:00Z">
          <w:r w:rsidR="00EE6FF4" w:rsidDel="004E55EC">
            <w:delText>in a Bayesian world and no correction (because of the lack of meta-analys</w:delText>
          </w:r>
        </w:del>
      </w:ins>
      <w:ins w:id="742" w:author="Eric Hekler" w:date="2015-12-30T11:44:00Z">
        <w:del w:id="743" w:author="Matthew Kay" w:date="2016-01-04T16:31:00Z">
          <w:r w:rsidR="00EE6FF4" w:rsidDel="004E55EC">
            <w:delText>e</w:delText>
          </w:r>
        </w:del>
      </w:ins>
      <w:ins w:id="744" w:author="Eric Hekler" w:date="2015-12-30T11:43:00Z">
        <w:del w:id="745" w:author="Matthew Kay" w:date="2016-01-04T16:31:00Z">
          <w:r w:rsidR="00EE6FF4" w:rsidDel="004E55EC">
            <w:delText>s) in a frequintist world within the CHI community</w:delText>
          </w:r>
        </w:del>
      </w:ins>
      <w:ins w:id="746" w:author="Eric Hekler" w:date="2015-12-30T11:50:00Z">
        <w:del w:id="747" w:author="Matthew Kay" w:date="2016-01-04T16:31:00Z">
          <w:r w:rsidR="007D1966" w:rsidDel="004E55EC">
            <w:delText xml:space="preserve"> for small sample studies</w:delText>
          </w:r>
        </w:del>
      </w:ins>
      <w:ins w:id="748" w:author="Eric Hekler" w:date="2015-12-30T11:43:00Z">
        <w:del w:id="749" w:author="Matthew Kay" w:date="2016-01-04T16:31:00Z">
          <w:r w:rsidR="00EE6FF4" w:rsidDel="004E55EC">
            <w:delText>.</w:delText>
          </w:r>
        </w:del>
        <w:r w:rsidR="00EE6FF4">
          <w:t xml:space="preserve"> </w:t>
        </w:r>
      </w:ins>
      <w:ins w:id="750" w:author="Eric Hekler" w:date="2015-12-30T11:32:00Z">
        <w:r w:rsidR="00234397">
          <w:t xml:space="preserve"> </w:t>
        </w:r>
      </w:ins>
      <w:del w:id="751" w:author="Eric Hekler" w:date="2015-12-30T11:31:00Z">
        <w:r w:rsidR="009A2467" w:rsidDel="00234397">
          <w:delText>:</w:delText>
        </w:r>
      </w:del>
    </w:p>
    <w:tbl>
      <w:tblPr>
        <w:tblStyle w:val="PlainTable21"/>
        <w:tblW w:w="0" w:type="auto"/>
        <w:tblCellMar>
          <w:top w:w="115" w:type="dxa"/>
          <w:left w:w="0" w:type="dxa"/>
          <w:right w:w="0" w:type="dxa"/>
        </w:tblCellMar>
        <w:tblLook w:val="04A0" w:firstRow="1" w:lastRow="0" w:firstColumn="1" w:lastColumn="0" w:noHBand="0" w:noVBand="1"/>
      </w:tblPr>
      <w:tblGrid>
        <w:gridCol w:w="2469"/>
        <w:gridCol w:w="1287"/>
        <w:gridCol w:w="1068"/>
        <w:tblGridChange w:id="752">
          <w:tblGrid>
            <w:gridCol w:w="2463"/>
            <w:gridCol w:w="6"/>
            <w:gridCol w:w="1284"/>
            <w:gridCol w:w="3"/>
            <w:gridCol w:w="1068"/>
          </w:tblGrid>
        </w:tblGridChange>
      </w:tblGrid>
      <w:tr w:rsidR="009A2467" w:rsidRPr="00773D13" w14:paraId="3660413F" w14:textId="77777777" w:rsidTr="00C61C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Borders>
              <w:top w:val="single" w:sz="4" w:space="0" w:color="7F7F7F" w:themeColor="text1" w:themeTint="80"/>
              <w:bottom w:val="single" w:sz="4" w:space="0" w:color="auto"/>
            </w:tcBorders>
          </w:tcPr>
          <w:p w14:paraId="5FD6017C"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753" w:author="Matthew Kay" w:date="2015-12-27T13:29:00Z">
                  <w:rPr>
                    <w:rFonts w:ascii="Arial" w:hAnsi="Arial" w:cs="Arial"/>
                    <w:b w:val="0"/>
                    <w:bCs w:val="0"/>
                  </w:rPr>
                </w:rPrChange>
              </w:rPr>
            </w:pPr>
          </w:p>
        </w:tc>
        <w:tc>
          <w:tcPr>
            <w:tcW w:w="1317" w:type="dxa"/>
            <w:tcBorders>
              <w:top w:val="single" w:sz="4" w:space="0" w:color="7F7F7F" w:themeColor="text1" w:themeTint="80"/>
              <w:bottom w:val="single" w:sz="4" w:space="0" w:color="auto"/>
            </w:tcBorders>
          </w:tcPr>
          <w:p w14:paraId="3003CD29"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rFonts w:ascii="Arial" w:hAnsi="Arial" w:cs="Arial"/>
                <w:sz w:val="17"/>
                <w:szCs w:val="17"/>
                <w:rPrChange w:id="754" w:author="Matthew Kay" w:date="2015-12-27T13:29:00Z">
                  <w:rPr>
                    <w:rFonts w:ascii="Arial" w:hAnsi="Arial" w:cs="Arial"/>
                    <w:b w:val="0"/>
                    <w:bCs w:val="0"/>
                  </w:rPr>
                </w:rPrChange>
              </w:rPr>
            </w:pPr>
            <w:r w:rsidRPr="004E423F">
              <w:rPr>
                <w:rFonts w:ascii="Arial" w:hAnsi="Arial" w:cs="Arial"/>
                <w:sz w:val="17"/>
                <w:szCs w:val="17"/>
                <w:rPrChange w:id="755" w:author="Matthew Kay" w:date="2015-12-27T13:29:00Z">
                  <w:rPr>
                    <w:rFonts w:ascii="Arial" w:hAnsi="Arial" w:cs="Arial"/>
                  </w:rPr>
                </w:rPrChange>
              </w:rPr>
              <w:t>Frequentist</w:t>
            </w:r>
          </w:p>
        </w:tc>
        <w:tc>
          <w:tcPr>
            <w:tcW w:w="1095" w:type="dxa"/>
            <w:tcBorders>
              <w:top w:val="single" w:sz="4" w:space="0" w:color="7F7F7F" w:themeColor="text1" w:themeTint="80"/>
              <w:bottom w:val="single" w:sz="4" w:space="0" w:color="auto"/>
            </w:tcBorders>
          </w:tcPr>
          <w:p w14:paraId="1CE272F1"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rFonts w:ascii="Arial" w:hAnsi="Arial" w:cs="Arial"/>
                <w:sz w:val="17"/>
                <w:szCs w:val="17"/>
                <w:rPrChange w:id="756" w:author="Matthew Kay" w:date="2015-12-27T13:29:00Z">
                  <w:rPr>
                    <w:rFonts w:ascii="Arial" w:hAnsi="Arial" w:cs="Arial"/>
                    <w:b w:val="0"/>
                    <w:bCs w:val="0"/>
                  </w:rPr>
                </w:rPrChange>
              </w:rPr>
            </w:pPr>
            <w:r w:rsidRPr="004E423F">
              <w:rPr>
                <w:rFonts w:ascii="Arial" w:hAnsi="Arial" w:cs="Arial"/>
                <w:sz w:val="17"/>
                <w:szCs w:val="17"/>
                <w:rPrChange w:id="757" w:author="Matthew Kay" w:date="2015-12-27T13:29:00Z">
                  <w:rPr>
                    <w:rFonts w:ascii="Arial" w:hAnsi="Arial" w:cs="Arial"/>
                  </w:rPr>
                </w:rPrChange>
              </w:rPr>
              <w:t>Bayesian</w:t>
            </w:r>
          </w:p>
        </w:tc>
      </w:tr>
      <w:tr w:rsidR="009A2467" w:rsidRPr="00773D13" w14:paraId="6F2A240A" w14:textId="77777777" w:rsidTr="00C61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Borders>
              <w:top w:val="single" w:sz="4" w:space="0" w:color="auto"/>
              <w:bottom w:val="nil"/>
            </w:tcBorders>
          </w:tcPr>
          <w:p w14:paraId="25B3E27C"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b w:val="0"/>
                <w:sz w:val="17"/>
                <w:szCs w:val="17"/>
                <w:rPrChange w:id="758" w:author="Matthew Kay" w:date="2015-12-27T13:29:00Z">
                  <w:rPr>
                    <w:rFonts w:ascii="Arial" w:hAnsi="Arial" w:cs="Arial"/>
                    <w:b w:val="0"/>
                    <w:bCs w:val="0"/>
                  </w:rPr>
                </w:rPrChange>
              </w:rPr>
            </w:pPr>
            <w:r w:rsidRPr="004E423F">
              <w:rPr>
                <w:rFonts w:ascii="Arial" w:hAnsi="Arial" w:cs="Arial"/>
                <w:sz w:val="17"/>
                <w:szCs w:val="17"/>
                <w:rPrChange w:id="759" w:author="Matthew Kay" w:date="2015-12-27T13:29:00Z">
                  <w:rPr>
                    <w:rFonts w:ascii="Arial" w:hAnsi="Arial" w:cs="Arial"/>
                  </w:rPr>
                </w:rPrChange>
              </w:rPr>
              <w:t>fast-to-slow − control</w:t>
            </w:r>
          </w:p>
        </w:tc>
        <w:tc>
          <w:tcPr>
            <w:tcW w:w="1317" w:type="dxa"/>
            <w:tcBorders>
              <w:top w:val="single" w:sz="4" w:space="0" w:color="auto"/>
              <w:bottom w:val="nil"/>
            </w:tcBorders>
          </w:tcPr>
          <w:p w14:paraId="0104654D" w14:textId="6AB3919E"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rFonts w:ascii="Arial" w:hAnsi="Arial" w:cs="Arial"/>
                <w:sz w:val="17"/>
                <w:szCs w:val="17"/>
                <w:rPrChange w:id="760" w:author="Matthew Kay" w:date="2015-12-27T13:29:00Z">
                  <w:rPr>
                    <w:rFonts w:ascii="Arial" w:hAnsi="Arial" w:cs="Arial"/>
                  </w:rPr>
                </w:rPrChange>
              </w:rPr>
            </w:pPr>
            <w:r w:rsidRPr="004E423F">
              <w:rPr>
                <w:rFonts w:ascii="Arial" w:hAnsi="Arial" w:cs="Arial"/>
                <w:sz w:val="17"/>
                <w:szCs w:val="17"/>
                <w:rPrChange w:id="761" w:author="Matthew Kay" w:date="2015-12-27T13:29:00Z">
                  <w:rPr>
                    <w:rFonts w:ascii="Arial" w:hAnsi="Arial" w:cs="Arial"/>
                  </w:rPr>
                </w:rPrChange>
              </w:rPr>
              <w:t>0.66</w:t>
            </w:r>
          </w:p>
        </w:tc>
        <w:tc>
          <w:tcPr>
            <w:tcW w:w="1095" w:type="dxa"/>
            <w:tcBorders>
              <w:top w:val="single" w:sz="4" w:space="0" w:color="auto"/>
              <w:bottom w:val="nil"/>
            </w:tcBorders>
          </w:tcPr>
          <w:p w14:paraId="20AEDB92" w14:textId="5003908A"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rFonts w:ascii="Arial" w:hAnsi="Arial" w:cs="Arial"/>
                <w:sz w:val="17"/>
                <w:szCs w:val="17"/>
                <w:rPrChange w:id="762" w:author="Matthew Kay" w:date="2015-12-27T13:29:00Z">
                  <w:rPr>
                    <w:rFonts w:ascii="Arial" w:hAnsi="Arial" w:cs="Arial"/>
                  </w:rPr>
                </w:rPrChange>
              </w:rPr>
            </w:pPr>
            <w:r w:rsidRPr="004E423F">
              <w:rPr>
                <w:rFonts w:ascii="Arial" w:hAnsi="Arial" w:cs="Arial"/>
                <w:sz w:val="17"/>
                <w:szCs w:val="17"/>
                <w:rPrChange w:id="763" w:author="Matthew Kay" w:date="2015-12-27T13:29:00Z">
                  <w:rPr>
                    <w:rFonts w:ascii="Arial" w:hAnsi="Arial" w:cs="Arial"/>
                  </w:rPr>
                </w:rPrChange>
              </w:rPr>
              <w:t>0.36</w:t>
            </w:r>
          </w:p>
        </w:tc>
      </w:tr>
      <w:tr w:rsidR="009A2467" w:rsidRPr="00773D13" w14:paraId="76970301" w14:textId="77777777" w:rsidTr="00A01622">
        <w:tblPrEx>
          <w:tblW w:w="0" w:type="auto"/>
          <w:tblCellMar>
            <w:top w:w="115" w:type="dxa"/>
            <w:left w:w="0" w:type="dxa"/>
            <w:right w:w="0" w:type="dxa"/>
          </w:tblCellMar>
          <w:tblPrExChange w:id="764" w:author="Matthew Kay" w:date="2015-12-27T13:23:00Z">
            <w:tblPrEx>
              <w:tblW w:w="0" w:type="auto"/>
              <w:tblCellMar>
                <w:top w:w="115" w:type="dxa"/>
                <w:left w:w="0" w:type="dxa"/>
                <w:right w:w="0" w:type="dxa"/>
              </w:tblCellMar>
            </w:tblPrEx>
          </w:tblPrExChange>
        </w:tblPrEx>
        <w:tc>
          <w:tcPr>
            <w:cnfStyle w:val="001000000000" w:firstRow="0" w:lastRow="0" w:firstColumn="1" w:lastColumn="0" w:oddVBand="0" w:evenVBand="0" w:oddHBand="0" w:evenHBand="0" w:firstRowFirstColumn="0" w:firstRowLastColumn="0" w:lastRowFirstColumn="0" w:lastRowLastColumn="0"/>
            <w:tcW w:w="2628" w:type="dxa"/>
            <w:tcBorders>
              <w:top w:val="nil"/>
              <w:bottom w:val="nil"/>
            </w:tcBorders>
            <w:tcMar>
              <w:top w:w="0" w:type="dxa"/>
            </w:tcMar>
            <w:tcPrChange w:id="765" w:author="Matthew Kay" w:date="2015-12-27T13:23:00Z">
              <w:tcPr>
                <w:tcW w:w="2628" w:type="dxa"/>
                <w:tcBorders>
                  <w:top w:val="nil"/>
                  <w:bottom w:val="nil"/>
                </w:tcBorders>
              </w:tcPr>
            </w:tcPrChange>
          </w:tcPr>
          <w:p w14:paraId="3EB57B39"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 w:val="0"/>
                <w:sz w:val="17"/>
                <w:szCs w:val="17"/>
                <w:rPrChange w:id="766" w:author="Matthew Kay" w:date="2015-12-27T13:29:00Z">
                  <w:rPr>
                    <w:rFonts w:ascii="Arial" w:hAnsi="Arial" w:cs="Arial"/>
                    <w:b w:val="0"/>
                    <w:bCs w:val="0"/>
                  </w:rPr>
                </w:rPrChange>
              </w:rPr>
            </w:pPr>
            <w:r w:rsidRPr="004E423F">
              <w:rPr>
                <w:rFonts w:ascii="Arial" w:hAnsi="Arial" w:cs="Arial"/>
                <w:sz w:val="17"/>
                <w:szCs w:val="17"/>
                <w:rPrChange w:id="767" w:author="Matthew Kay" w:date="2015-12-27T13:29:00Z">
                  <w:rPr>
                    <w:rFonts w:ascii="Arial" w:hAnsi="Arial" w:cs="Arial"/>
                  </w:rPr>
                </w:rPrChange>
              </w:rPr>
              <w:t>slow-to-fast − control</w:t>
            </w:r>
          </w:p>
        </w:tc>
        <w:tc>
          <w:tcPr>
            <w:tcW w:w="1317" w:type="dxa"/>
            <w:tcBorders>
              <w:top w:val="nil"/>
              <w:bottom w:val="nil"/>
            </w:tcBorders>
            <w:tcMar>
              <w:top w:w="0" w:type="dxa"/>
            </w:tcMar>
            <w:tcPrChange w:id="768" w:author="Matthew Kay" w:date="2015-12-27T13:23:00Z">
              <w:tcPr>
                <w:tcW w:w="1317" w:type="dxa"/>
                <w:gridSpan w:val="2"/>
                <w:tcBorders>
                  <w:top w:val="nil"/>
                  <w:bottom w:val="nil"/>
                </w:tcBorders>
              </w:tcPr>
            </w:tcPrChange>
          </w:tcPr>
          <w:p w14:paraId="53450502" w14:textId="3BC36FD6"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000000" w:firstRow="0" w:lastRow="0" w:firstColumn="0" w:lastColumn="0" w:oddVBand="0" w:evenVBand="0" w:oddHBand="0" w:evenHBand="0" w:firstRowFirstColumn="0" w:firstRowLastColumn="0" w:lastRowFirstColumn="0" w:lastRowLastColumn="0"/>
              <w:rPr>
                <w:rFonts w:ascii="Arial" w:hAnsi="Arial" w:cs="Arial"/>
                <w:sz w:val="17"/>
                <w:szCs w:val="17"/>
                <w:rPrChange w:id="769" w:author="Matthew Kay" w:date="2015-12-27T13:29:00Z">
                  <w:rPr>
                    <w:rFonts w:ascii="Arial" w:hAnsi="Arial" w:cs="Arial"/>
                  </w:rPr>
                </w:rPrChange>
              </w:rPr>
            </w:pPr>
            <w:r w:rsidRPr="004E423F">
              <w:rPr>
                <w:rFonts w:ascii="Arial" w:hAnsi="Arial" w:cs="Arial"/>
                <w:sz w:val="17"/>
                <w:szCs w:val="17"/>
                <w:rPrChange w:id="770" w:author="Matthew Kay" w:date="2015-12-27T13:29:00Z">
                  <w:rPr>
                    <w:rFonts w:ascii="Arial" w:hAnsi="Arial" w:cs="Arial"/>
                  </w:rPr>
                </w:rPrChange>
              </w:rPr>
              <w:t>0.68</w:t>
            </w:r>
          </w:p>
        </w:tc>
        <w:tc>
          <w:tcPr>
            <w:tcW w:w="1095" w:type="dxa"/>
            <w:tcBorders>
              <w:top w:val="nil"/>
              <w:bottom w:val="nil"/>
            </w:tcBorders>
            <w:tcMar>
              <w:top w:w="0" w:type="dxa"/>
            </w:tcMar>
            <w:tcPrChange w:id="771" w:author="Matthew Kay" w:date="2015-12-27T13:23:00Z">
              <w:tcPr>
                <w:tcW w:w="1095" w:type="dxa"/>
                <w:gridSpan w:val="2"/>
                <w:tcBorders>
                  <w:top w:val="nil"/>
                  <w:bottom w:val="nil"/>
                </w:tcBorders>
              </w:tcPr>
            </w:tcPrChange>
          </w:tcPr>
          <w:p w14:paraId="19DE0CA0" w14:textId="431514FF"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000000" w:firstRow="0" w:lastRow="0" w:firstColumn="0" w:lastColumn="0" w:oddVBand="0" w:evenVBand="0" w:oddHBand="0" w:evenHBand="0" w:firstRowFirstColumn="0" w:firstRowLastColumn="0" w:lastRowFirstColumn="0" w:lastRowLastColumn="0"/>
              <w:rPr>
                <w:rFonts w:ascii="Arial" w:hAnsi="Arial" w:cs="Arial"/>
                <w:sz w:val="17"/>
                <w:szCs w:val="17"/>
                <w:rPrChange w:id="772" w:author="Matthew Kay" w:date="2015-12-27T13:29:00Z">
                  <w:rPr>
                    <w:rFonts w:ascii="Arial" w:hAnsi="Arial" w:cs="Arial"/>
                  </w:rPr>
                </w:rPrChange>
              </w:rPr>
            </w:pPr>
            <w:r w:rsidRPr="004E423F">
              <w:rPr>
                <w:rFonts w:ascii="Arial" w:hAnsi="Arial" w:cs="Arial"/>
                <w:sz w:val="17"/>
                <w:szCs w:val="17"/>
                <w:rPrChange w:id="773" w:author="Matthew Kay" w:date="2015-12-27T13:29:00Z">
                  <w:rPr>
                    <w:rFonts w:ascii="Arial" w:hAnsi="Arial" w:cs="Arial"/>
                  </w:rPr>
                </w:rPrChange>
              </w:rPr>
              <w:t>0.51</w:t>
            </w:r>
          </w:p>
        </w:tc>
      </w:tr>
      <w:tr w:rsidR="009A2467" w:rsidRPr="00773D13" w14:paraId="3C02E6BC" w14:textId="77777777" w:rsidTr="00A01622">
        <w:tblPrEx>
          <w:tblW w:w="0" w:type="auto"/>
          <w:tblCellMar>
            <w:top w:w="115" w:type="dxa"/>
            <w:left w:w="0" w:type="dxa"/>
            <w:right w:w="0" w:type="dxa"/>
          </w:tblCellMar>
          <w:tblPrExChange w:id="774" w:author="Matthew Kay" w:date="2015-12-27T13:23:00Z">
            <w:tblPrEx>
              <w:tblW w:w="0" w:type="auto"/>
              <w:tblCellMar>
                <w:top w:w="115" w:type="dxa"/>
                <w:left w:w="0" w:type="dxa"/>
                <w:right w:w="0" w:type="dxa"/>
              </w:tblCellMar>
            </w:tblPrEx>
          </w:tblPrExChange>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Borders>
              <w:top w:val="nil"/>
              <w:bottom w:val="single" w:sz="4" w:space="0" w:color="auto"/>
            </w:tcBorders>
            <w:tcMar>
              <w:top w:w="0" w:type="dxa"/>
            </w:tcMar>
            <w:tcPrChange w:id="775" w:author="Matthew Kay" w:date="2015-12-27T13:23:00Z">
              <w:tcPr>
                <w:tcW w:w="2628" w:type="dxa"/>
                <w:tcBorders>
                  <w:top w:val="nil"/>
                  <w:bottom w:val="single" w:sz="4" w:space="0" w:color="auto"/>
                </w:tcBorders>
              </w:tcPr>
            </w:tcPrChange>
          </w:tcPr>
          <w:p w14:paraId="1A5B3600"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1000100000" w:firstRow="0" w:lastRow="0" w:firstColumn="1" w:lastColumn="0" w:oddVBand="0" w:evenVBand="0" w:oddHBand="1" w:evenHBand="0" w:firstRowFirstColumn="0" w:firstRowLastColumn="0" w:lastRowFirstColumn="0" w:lastRowLastColumn="0"/>
              <w:rPr>
                <w:rFonts w:ascii="Arial" w:hAnsi="Arial" w:cs="Arial"/>
                <w:b w:val="0"/>
                <w:sz w:val="17"/>
                <w:szCs w:val="17"/>
                <w:rPrChange w:id="776" w:author="Matthew Kay" w:date="2015-12-27T13:29:00Z">
                  <w:rPr>
                    <w:rFonts w:ascii="Arial" w:hAnsi="Arial" w:cs="Arial"/>
                    <w:b w:val="0"/>
                    <w:bCs w:val="0"/>
                  </w:rPr>
                </w:rPrChange>
              </w:rPr>
            </w:pPr>
            <w:r w:rsidRPr="004E423F">
              <w:rPr>
                <w:rFonts w:ascii="Arial" w:hAnsi="Arial" w:cs="Arial"/>
                <w:sz w:val="17"/>
                <w:szCs w:val="17"/>
                <w:rPrChange w:id="777" w:author="Matthew Kay" w:date="2015-12-27T13:29:00Z">
                  <w:rPr>
                    <w:rFonts w:ascii="Arial" w:hAnsi="Arial" w:cs="Arial"/>
                  </w:rPr>
                </w:rPrChange>
              </w:rPr>
              <w:t>slow-to-fast – fast-to-slow</w:t>
            </w:r>
          </w:p>
        </w:tc>
        <w:tc>
          <w:tcPr>
            <w:tcW w:w="1317" w:type="dxa"/>
            <w:tcBorders>
              <w:top w:val="nil"/>
              <w:bottom w:val="single" w:sz="4" w:space="0" w:color="auto"/>
            </w:tcBorders>
            <w:tcMar>
              <w:top w:w="0" w:type="dxa"/>
            </w:tcMar>
            <w:tcPrChange w:id="778" w:author="Matthew Kay" w:date="2015-12-27T13:23:00Z">
              <w:tcPr>
                <w:tcW w:w="1317" w:type="dxa"/>
                <w:gridSpan w:val="2"/>
                <w:tcBorders>
                  <w:top w:val="nil"/>
                  <w:bottom w:val="single" w:sz="4" w:space="0" w:color="auto"/>
                </w:tcBorders>
              </w:tcPr>
            </w:tcPrChange>
          </w:tcPr>
          <w:p w14:paraId="3833628F" w14:textId="3016640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100000" w:firstRow="0" w:lastRow="0" w:firstColumn="0" w:lastColumn="0" w:oddVBand="0" w:evenVBand="0" w:oddHBand="1" w:evenHBand="0" w:firstRowFirstColumn="0" w:firstRowLastColumn="0" w:lastRowFirstColumn="0" w:lastRowLastColumn="0"/>
              <w:rPr>
                <w:rFonts w:ascii="Arial" w:hAnsi="Arial" w:cs="Arial"/>
                <w:sz w:val="17"/>
                <w:szCs w:val="17"/>
                <w:rPrChange w:id="779" w:author="Matthew Kay" w:date="2015-12-27T13:29:00Z">
                  <w:rPr>
                    <w:rFonts w:ascii="Arial" w:hAnsi="Arial" w:cs="Arial"/>
                  </w:rPr>
                </w:rPrChange>
              </w:rPr>
            </w:pPr>
            <w:r w:rsidRPr="004E423F">
              <w:rPr>
                <w:rFonts w:ascii="Arial" w:hAnsi="Arial" w:cs="Arial"/>
                <w:sz w:val="17"/>
                <w:szCs w:val="17"/>
                <w:rPrChange w:id="780" w:author="Matthew Kay" w:date="2015-12-27T13:29:00Z">
                  <w:rPr>
                    <w:rFonts w:ascii="Arial" w:hAnsi="Arial" w:cs="Arial"/>
                  </w:rPr>
                </w:rPrChange>
              </w:rPr>
              <w:t>0.83</w:t>
            </w:r>
          </w:p>
        </w:tc>
        <w:tc>
          <w:tcPr>
            <w:tcW w:w="1095" w:type="dxa"/>
            <w:tcBorders>
              <w:top w:val="nil"/>
              <w:bottom w:val="single" w:sz="4" w:space="0" w:color="auto"/>
            </w:tcBorders>
            <w:tcMar>
              <w:top w:w="0" w:type="dxa"/>
            </w:tcMar>
            <w:tcPrChange w:id="781" w:author="Matthew Kay" w:date="2015-12-27T13:23:00Z">
              <w:tcPr>
                <w:tcW w:w="1095" w:type="dxa"/>
                <w:gridSpan w:val="2"/>
                <w:tcBorders>
                  <w:top w:val="nil"/>
                  <w:bottom w:val="single" w:sz="4" w:space="0" w:color="auto"/>
                </w:tcBorders>
              </w:tcPr>
            </w:tcPrChange>
          </w:tcPr>
          <w:p w14:paraId="2658E982" w14:textId="482108BF"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100000" w:firstRow="0" w:lastRow="0" w:firstColumn="0" w:lastColumn="0" w:oddVBand="0" w:evenVBand="0" w:oddHBand="1" w:evenHBand="0" w:firstRowFirstColumn="0" w:firstRowLastColumn="0" w:lastRowFirstColumn="0" w:lastRowLastColumn="0"/>
              <w:rPr>
                <w:rFonts w:ascii="Arial" w:hAnsi="Arial" w:cs="Arial"/>
                <w:sz w:val="17"/>
                <w:szCs w:val="17"/>
                <w:rPrChange w:id="782" w:author="Matthew Kay" w:date="2015-12-27T13:29:00Z">
                  <w:rPr>
                    <w:rFonts w:ascii="Arial" w:hAnsi="Arial" w:cs="Arial"/>
                  </w:rPr>
                </w:rPrChange>
              </w:rPr>
            </w:pPr>
            <w:r w:rsidRPr="004E423F">
              <w:rPr>
                <w:rFonts w:ascii="Arial" w:hAnsi="Arial" w:cs="Arial"/>
                <w:sz w:val="17"/>
                <w:szCs w:val="17"/>
                <w:rPrChange w:id="783" w:author="Matthew Kay" w:date="2015-12-27T13:29:00Z">
                  <w:rPr>
                    <w:rFonts w:ascii="Arial" w:hAnsi="Arial" w:cs="Arial"/>
                  </w:rPr>
                </w:rPrChange>
              </w:rPr>
              <w:t>0.60</w:t>
            </w:r>
          </w:p>
        </w:tc>
      </w:tr>
    </w:tbl>
    <w:p w14:paraId="7C92D507" w14:textId="686E843E" w:rsidR="0002541C" w:rsidDel="00234397" w:rsidRDefault="00A71425" w:rsidP="00137B62">
      <w:pPr>
        <w:pStyle w:val="Caption"/>
        <w:rPr>
          <w:del w:id="784" w:author="Eric Hekler" w:date="2015-12-30T11:31:00Z"/>
        </w:rPr>
      </w:pPr>
      <w:r>
        <w:t xml:space="preserve">Table </w:t>
      </w:r>
      <w:r w:rsidR="004E55EC">
        <w:fldChar w:fldCharType="begin"/>
      </w:r>
      <w:r w:rsidR="004E55EC">
        <w:rPr>
          <w:b w:val="0"/>
        </w:rPr>
        <w:instrText xml:space="preserve"> SEQ Table \* ARABIC </w:instrText>
      </w:r>
      <w:r w:rsidR="004E55EC">
        <w:fldChar w:fldCharType="separate"/>
      </w:r>
      <w:r w:rsidR="00E5148B">
        <w:rPr>
          <w:noProof/>
        </w:rPr>
        <w:t>3</w:t>
      </w:r>
      <w:r w:rsidR="004E55EC">
        <w:rPr>
          <w:noProof/>
        </w:rPr>
        <w:fldChar w:fldCharType="end"/>
      </w:r>
      <w:r>
        <w:t>. Root mean-squared error of estimates in experiment 4 with 20 participants per condition</w:t>
      </w:r>
      <w:del w:id="785" w:author="Eric Hekler" w:date="2015-12-30T11:31:00Z">
        <w:r w:rsidDel="00234397">
          <w:delText>.</w:delText>
        </w:r>
      </w:del>
    </w:p>
    <w:p w14:paraId="5D1DA80D" w14:textId="77777777" w:rsidR="00234397" w:rsidRDefault="00234397">
      <w:pPr>
        <w:pStyle w:val="Caption"/>
        <w:rPr>
          <w:ins w:id="786" w:author="Eric Hekler" w:date="2015-12-30T11:31:00Z"/>
        </w:rPr>
        <w:pPrChange w:id="787" w:author="Eric Hekler" w:date="2015-12-30T11:31:00Z">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p>
    <w:p w14:paraId="6D06E966"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Discussion</w:t>
      </w:r>
    </w:p>
    <w:p w14:paraId="3D34DBAD" w14:textId="6A26A7D6" w:rsidR="0002541C" w:rsidDel="006C6E3F"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788" w:author="Matthew Kay" w:date="2016-01-04T16:33:00Z"/>
        </w:rPr>
      </w:pPr>
      <w:del w:id="789" w:author="Matthew Kay" w:date="2016-01-04T16:33:00Z">
        <w:r w:rsidDel="006C6E3F">
          <w:delText>In this section we discuss several implications of our suggested approach to statistics in CHI.</w:delText>
        </w:r>
      </w:del>
    </w:p>
    <w:p w14:paraId="2FDC4BCC" w14:textId="1AF6D93D"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790" w:name="h.4n5olmckscb1" w:colFirst="0" w:colLast="0"/>
      <w:bookmarkEnd w:id="790"/>
      <w:r>
        <w:t xml:space="preserve">Bayesian analysis increases the </w:t>
      </w:r>
      <w:r w:rsidR="005E4BEB">
        <w:br/>
      </w:r>
      <w:r>
        <w:t>value of small-</w:t>
      </w:r>
      <w:r w:rsidRPr="00137B62">
        <w:rPr>
          <w:i/>
        </w:rPr>
        <w:t>n</w:t>
      </w:r>
      <w:r>
        <w:t xml:space="preserve"> studies of novel work</w:t>
      </w:r>
    </w:p>
    <w:p w14:paraId="3154A3AE" w14:textId="4FA1D3F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The traditional solution to the problems associated with low-power studies (and one HCI researchers are often admonished to adopt) is to spend resources recruiting more participants. In other words, the frequentist solution to low power is </w:t>
      </w:r>
      <w:del w:id="791" w:author="Eric Hekler" w:date="2016-01-06T13:14:00Z">
        <w:r w:rsidDel="00AD09DB">
          <w:rPr>
            <w:i/>
          </w:rPr>
          <w:delText>n</w:delText>
        </w:r>
      </w:del>
      <w:ins w:id="792" w:author="Eric Hekler" w:date="2016-01-06T13:14:00Z">
        <w:r w:rsidR="00AD09DB">
          <w:rPr>
            <w:i/>
          </w:rPr>
          <w:t>n</w:t>
        </w:r>
      </w:ins>
      <w:r>
        <w:rPr>
          <w:i/>
        </w:rPr>
        <w:t>ot to run low-powered studies</w:t>
      </w:r>
      <w:r>
        <w:t>.</w:t>
      </w:r>
    </w:p>
    <w:p w14:paraId="17182A7F" w14:textId="058BD4CD" w:rsidR="0002541C"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However, researchers developing complex new systems or interaction techniques have the expertise, time, and resources for that type of work</w:t>
      </w:r>
      <w:ins w:id="793" w:author="Matthew Kay" w:date="2016-01-04T16:33:00Z">
        <w:r w:rsidR="006C6E3F">
          <w:t>;</w:t>
        </w:r>
      </w:ins>
      <w:del w:id="794" w:author="Matthew Kay" w:date="2016-01-04T16:33:00Z">
        <w:r w:rsidDel="006C6E3F">
          <w:delText>;</w:delText>
        </w:r>
      </w:del>
      <w:r>
        <w:t xml:space="preserve"> </w:t>
      </w:r>
      <w:ins w:id="795" w:author="Matthew Kay" w:date="2016-01-04T16:33:00Z">
        <w:r w:rsidR="006C6E3F">
          <w:t>s</w:t>
        </w:r>
      </w:ins>
      <w:del w:id="796" w:author="Matthew Kay" w:date="2016-01-04T16:33:00Z">
        <w:r w:rsidDel="006C6E3F">
          <w:delText>s</w:delText>
        </w:r>
      </w:del>
      <w:r>
        <w:t>pending their limited resources on running larger studies may be a poor allocation of work across the research community</w:t>
      </w:r>
      <w:ins w:id="797" w:author="Eric Hekler" w:date="2016-01-06T13:14:00Z">
        <w:r w:rsidR="00AD09DB">
          <w:t xml:space="preserve"> as an accurate effect size might not be their first priority</w:t>
        </w:r>
      </w:ins>
      <w:r>
        <w:t>.</w:t>
      </w:r>
      <w:ins w:id="798" w:author="Eric Hekler" w:date="2016-01-06T13:14:00Z">
        <w:r w:rsidR="00AD09DB">
          <w:t xml:space="preserve"> </w:t>
        </w:r>
      </w:ins>
      <w:del w:id="799" w:author="Eric Hekler" w:date="2016-01-06T13:14:00Z">
        <w:r w:rsidDel="00AD09DB">
          <w:delText xml:space="preserve"> </w:delText>
        </w:r>
      </w:del>
      <w:r>
        <w:t xml:space="preserve">These researchers already (in our view, rightly) protest that they are asked to run </w:t>
      </w:r>
      <w:r>
        <w:rPr>
          <w:i/>
        </w:rPr>
        <w:t xml:space="preserve">pro forma </w:t>
      </w:r>
      <w:r>
        <w:t>evaluations when their primary contributions are in engineering or design (see e.g., Greenberg and Buxton</w:t>
      </w:r>
      <w:r w:rsidR="00D67EE2">
        <w:t xml:space="preserve"> </w:t>
      </w:r>
      <w:r w:rsidR="00D67EE2">
        <w:fldChar w:fldCharType="begin" w:fldLock="1"/>
      </w:r>
      <w:r w:rsidR="00B67D45">
        <w:instrText>ADDIN CSL_CITATION { "citationItems" : [ { "id" : "ITEM-1", "itemData" : { "author" : [ { "dropping-particle" : "", "family" : "Greenberg", "given" : "Saul", "non-dropping-particle" : "", "parse-names" : false, "suffix" : "" }, { "dropping-particle" : "", "family" : "Buxton", "given" : "Bill", "non-dropping-particle" : "", "parse-names" : false, "suffix" : "" } ], "container-title" : "Proceeding of the twenty-sixth annual CHI conference on Human factors in computing systems - CHI '08", "id" : "ITEM-1", "issued" : { "date-parts" : [ [ "2008", "4", "6" ] ] }, "page" : "111", "publisher" : "ACM Press", "publisher-place" : "New York, New York, USA", "title" : "Usability evaluation considered harmful (some of the time)", "type" : "paper-conference" }, "uris" : [ "http://www.mendeley.com/documents/?uuid=d60c20ca-24c4-4a8e-ad59-13742abe6f3f" ] } ], "mendeley" : { "formattedCitation" : "[10]", "plainTextFormattedCitation" : "[10]", "previouslyFormattedCitation" : "[9]" }, "properties" : { "noteIndex" : 0 }, "schema" : "https://github.com/citation-style-language/schema/raw/master/csl-citation.json" }</w:instrText>
      </w:r>
      <w:r w:rsidR="00D67EE2">
        <w:fldChar w:fldCharType="separate"/>
      </w:r>
      <w:r w:rsidR="00B67D45" w:rsidRPr="00B67D45">
        <w:rPr>
          <w:noProof/>
        </w:rPr>
        <w:t>[10]</w:t>
      </w:r>
      <w:r w:rsidR="00D67EE2">
        <w:fldChar w:fldCharType="end"/>
      </w:r>
      <w:r>
        <w:t xml:space="preserve">); telling them not only to run evaluations but to recruit more participants amounts to blaming the users. </w:t>
      </w:r>
    </w:p>
    <w:p w14:paraId="15230D47" w14:textId="698835A0" w:rsidR="0002541C" w:rsidRDefault="00911EBF"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Stat</w:t>
      </w:r>
      <w:r w:rsidR="00D67EE2">
        <w:t>istics can be a tool for communication and</w:t>
      </w:r>
      <w:r>
        <w:t xml:space="preserve"> collaboration. Bayesian analysis </w:t>
      </w:r>
      <w:ins w:id="800" w:author="Eric Hekler" w:date="2016-01-06T13:15:00Z">
        <w:r w:rsidR="00AD09DB">
          <w:t xml:space="preserve">can feasibly </w:t>
        </w:r>
      </w:ins>
      <w:del w:id="801" w:author="Eric Hekler" w:date="2016-01-06T13:15:00Z">
        <w:r w:rsidDel="00AD09DB">
          <w:delText xml:space="preserve">better </w:delText>
        </w:r>
      </w:del>
      <w:r>
        <w:t>support</w:t>
      </w:r>
      <w:ins w:id="802" w:author="Eric Hekler" w:date="2016-01-06T13:15:00Z">
        <w:r w:rsidR="00AD09DB">
          <w:t xml:space="preserve"> </w:t>
        </w:r>
      </w:ins>
      <w:del w:id="803" w:author="Eric Hekler" w:date="2016-01-06T13:15:00Z">
        <w:r w:rsidDel="00AD09DB">
          <w:delText xml:space="preserve">s new kinds of </w:delText>
        </w:r>
      </w:del>
      <w:r>
        <w:t>collaborations tha</w:t>
      </w:r>
      <w:r w:rsidR="00D67EE2">
        <w:t>t</w:t>
      </w:r>
      <w:r>
        <w:t xml:space="preserve"> </w:t>
      </w:r>
      <w:r w:rsidR="00D67EE2">
        <w:t xml:space="preserve">take </w:t>
      </w:r>
      <w:del w:id="804" w:author="Eric Hekler" w:date="2016-01-06T13:15:00Z">
        <w:r w:rsidR="00D67EE2" w:rsidDel="00AD09DB">
          <w:delText xml:space="preserve">better </w:delText>
        </w:r>
      </w:del>
      <w:r w:rsidR="00D67EE2">
        <w:t xml:space="preserve">advantage of </w:t>
      </w:r>
      <w:r>
        <w:t xml:space="preserve">specialization. </w:t>
      </w:r>
      <w:r w:rsidR="0002541C">
        <w:t>We see researchers that produce novel systems and interaction work as having a symbiotic relationship with others who have the resources and expertise for larger quantitative work</w:t>
      </w:r>
      <w:ins w:id="805" w:author="Matthew Kay" w:date="2016-01-04T16:37:00Z">
        <w:r w:rsidR="006C6E3F">
          <w:t xml:space="preserve">, </w:t>
        </w:r>
      </w:ins>
      <w:del w:id="806" w:author="Matthew Kay" w:date="2016-01-04T16:37:00Z">
        <w:r w:rsidR="0002541C" w:rsidDel="006C6E3F">
          <w:delText xml:space="preserve"> (</w:delText>
        </w:r>
      </w:del>
      <w:r w:rsidR="0002541C">
        <w:t>but perhaps not the expertise for novel engineering</w:t>
      </w:r>
      <w:del w:id="807" w:author="Matthew Kay" w:date="2016-01-04T16:37:00Z">
        <w:r w:rsidR="0002541C" w:rsidDel="006C6E3F">
          <w:delText>)</w:delText>
        </w:r>
      </w:del>
      <w:ins w:id="808" w:author="Greg Nelson" w:date="2016-01-06T15:34:00Z">
        <w:r w:rsidR="00CA6239">
          <w:t>. T</w:t>
        </w:r>
      </w:ins>
      <w:del w:id="809" w:author="Greg Nelson" w:date="2016-01-06T15:34:00Z">
        <w:r w:rsidR="0002541C" w:rsidDel="00CA6239">
          <w:delText>: t</w:delText>
        </w:r>
      </w:del>
      <w:r w:rsidR="0002541C">
        <w:t>he latter researchers might find a novel technique in the literature, adapt it to some domain based on users’ needs</w:t>
      </w:r>
      <w:ins w:id="810" w:author="Matthew Kay" w:date="2016-01-04T16:38:00Z">
        <w:r w:rsidR="006C6E3F">
          <w:t xml:space="preserve"> (or collaborate directly with its inventors, as often happens in novel health sensing work)</w:t>
        </w:r>
      </w:ins>
      <w:r w:rsidR="0002541C">
        <w:t>, and evaluate it more extensively. In this context, the goal of small, early studies then becomes to demonstrate face validity of a technique and provide a rough first estimate of its effectiveness, not to find a (likely over-estimated in terms of magnitude) significant difference. For this, Bayesian analysis helps draw reasonable conclusions from small-</w:t>
      </w:r>
      <w:r w:rsidR="0002541C" w:rsidRPr="00137B62">
        <w:rPr>
          <w:i/>
        </w:rPr>
        <w:t>n</w:t>
      </w:r>
      <w:r w:rsidR="0002541C">
        <w:t xml:space="preserve"> studies</w:t>
      </w:r>
      <w:r>
        <w:t>. It</w:t>
      </w:r>
      <w:r w:rsidR="0002541C">
        <w:t xml:space="preserve"> provides a</w:t>
      </w:r>
      <w:r>
        <w:t xml:space="preserve"> </w:t>
      </w:r>
      <w:r w:rsidR="0002541C">
        <w:t xml:space="preserve">more </w:t>
      </w:r>
      <w:r>
        <w:t xml:space="preserve">nuanced and accurate </w:t>
      </w:r>
      <w:r w:rsidR="0002541C">
        <w:t>tool</w:t>
      </w:r>
      <w:r>
        <w:t xml:space="preserve"> for evaluating contributions</w:t>
      </w:r>
      <w:r w:rsidR="00C8503B">
        <w:t xml:space="preserve"> and combining them</w:t>
      </w:r>
      <w:r w:rsidR="0002541C">
        <w:t xml:space="preserve"> </w:t>
      </w:r>
      <w:r>
        <w:t xml:space="preserve">given the </w:t>
      </w:r>
      <w:r w:rsidR="00C8503B">
        <w:t xml:space="preserve">varying skills and </w:t>
      </w:r>
      <w:r>
        <w:t>resources of research</w:t>
      </w:r>
      <w:r w:rsidR="00C8503B">
        <w:t>ers.</w:t>
      </w:r>
    </w:p>
    <w:p w14:paraId="7CC106AD" w14:textId="61CC1A20" w:rsidR="0002541C"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Part of the goal of this paper is to release novel work in HCI from the chains of meaningless </w:t>
      </w:r>
      <w:r>
        <w:rPr>
          <w:i/>
        </w:rPr>
        <w:t>p</w:t>
      </w:r>
      <w:r>
        <w:t xml:space="preserve"> values from small-</w:t>
      </w:r>
      <w:r>
        <w:rPr>
          <w:i/>
        </w:rPr>
        <w:t>n</w:t>
      </w:r>
      <w:r>
        <w:t xml:space="preserve"> studies. We believe that small, early evaluations of novel work are still valuable, but that their output should be a probability distribution of expected effect size, whether or not it overlaps 0. “No effect”</w:t>
      </w:r>
      <w:r w:rsidR="00FC3F3B">
        <w:t xml:space="preserve"> as determined via p-values</w:t>
      </w:r>
      <w:r>
        <w:t xml:space="preserve"> should not be a barrier to publication of novel design work when we know that any effect that is found in a small study </w:t>
      </w:r>
      <w:r>
        <w:lastRenderedPageBreak/>
        <w:t xml:space="preserve">is </w:t>
      </w:r>
      <w:del w:id="811" w:author="Eric Hekler" w:date="2016-01-06T13:17:00Z">
        <w:r w:rsidDel="00AD09DB">
          <w:delText xml:space="preserve">likely </w:delText>
        </w:r>
      </w:del>
      <w:ins w:id="812" w:author="Eric Hekler" w:date="2016-01-06T13:17:00Z">
        <w:r w:rsidR="00AD09DB">
          <w:t>suspect</w:t>
        </w:r>
      </w:ins>
      <w:del w:id="813" w:author="Eric Hekler" w:date="2016-01-06T13:17:00Z">
        <w:r w:rsidDel="00AD09DB">
          <w:delText xml:space="preserve">overestimated or </w:delText>
        </w:r>
      </w:del>
      <w:del w:id="814" w:author="Eric Hekler" w:date="2016-01-06T13:16:00Z">
        <w:r w:rsidDel="00AD09DB">
          <w:delText xml:space="preserve">simply </w:delText>
        </w:r>
      </w:del>
      <w:del w:id="815" w:author="Eric Hekler" w:date="2016-01-06T13:17:00Z">
        <w:r w:rsidDel="00AD09DB">
          <w:delText>due to chance</w:delText>
        </w:r>
      </w:del>
      <w:r>
        <w:t xml:space="preserve">. </w:t>
      </w:r>
      <w:r w:rsidR="00FC3F3B">
        <w:t>Instead, the n</w:t>
      </w:r>
      <w:r>
        <w:t xml:space="preserve">ovel work should </w:t>
      </w:r>
      <w:r w:rsidR="00FC3F3B">
        <w:t>be</w:t>
      </w:r>
      <w:r>
        <w:t xml:space="preserve"> (and already often is) judged on the merits of design and engineering, not a </w:t>
      </w:r>
      <w:r>
        <w:rPr>
          <w:i/>
        </w:rPr>
        <w:t xml:space="preserve">pro forma </w:t>
      </w:r>
      <w:r>
        <w:t>small-</w:t>
      </w:r>
      <w:r>
        <w:rPr>
          <w:i/>
        </w:rPr>
        <w:t>n</w:t>
      </w:r>
      <w:r>
        <w:t xml:space="preserve"> evaluation. Bayesian analysis</w:t>
      </w:r>
      <w:r w:rsidR="00C8503B">
        <w:t xml:space="preserve"> provides a richer conceptual understanding and role for </w:t>
      </w:r>
      <w:r>
        <w:t>these initial evaluations</w:t>
      </w:r>
      <w:r w:rsidR="00FC3F3B">
        <w:t xml:space="preserve"> and helps to quantify information (i.e., effect sizes and confidence in those effect sizes) to support the questions implied by the community: should I incorporate this novel tool into my practice or, if not confident enough, is further research </w:t>
      </w:r>
      <w:del w:id="816" w:author="Eric Hekler" w:date="2016-01-06T13:17:00Z">
        <w:r w:rsidR="00FC3F3B" w:rsidDel="00AD09DB">
          <w:delText xml:space="preserve">in this domain </w:delText>
        </w:r>
      </w:del>
      <w:r w:rsidR="00FC3F3B">
        <w:t>warranted?</w:t>
      </w:r>
    </w:p>
    <w:p w14:paraId="142A094C" w14:textId="01FB6AE6"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817" w:name="h.615trgjvtu9p" w:colFirst="0" w:colLast="0"/>
      <w:bookmarkEnd w:id="817"/>
      <w:r>
        <w:t xml:space="preserve">Bayesian analysis fits into how </w:t>
      </w:r>
      <w:ins w:id="818" w:author="Matthew Kay" w:date="2016-01-04T16:31:00Z">
        <w:r w:rsidR="004E55EC">
          <w:br/>
        </w:r>
      </w:ins>
      <w:r>
        <w:t xml:space="preserve">statistical practice is shaped </w:t>
      </w:r>
      <w:ins w:id="819" w:author="Matthew Kay" w:date="2016-01-04T17:30:00Z">
        <w:r w:rsidR="00EC0AB7">
          <w:t>in</w:t>
        </w:r>
      </w:ins>
      <w:del w:id="820" w:author="Matthew Kay" w:date="2016-01-04T17:30:00Z">
        <w:r w:rsidDel="00EC0AB7">
          <w:delText>at</w:delText>
        </w:r>
      </w:del>
      <w:r>
        <w:t xml:space="preserve"> </w:t>
      </w:r>
      <w:del w:id="821" w:author="Matthew Kay" w:date="2016-01-04T17:30:00Z">
        <w:r w:rsidDel="00EC0AB7">
          <w:delText>C</w:delText>
        </w:r>
      </w:del>
      <w:r>
        <w:t>H</w:t>
      </w:r>
      <w:ins w:id="822" w:author="Matthew Kay" w:date="2016-01-04T17:30:00Z">
        <w:r w:rsidR="00EC0AB7">
          <w:t>C</w:t>
        </w:r>
      </w:ins>
      <w:r>
        <w:t>I</w:t>
      </w:r>
    </w:p>
    <w:p w14:paraId="2BB35232" w14:textId="769A8B68"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The HCI community is large and multi-disciplinary; therefore, we believe that statistical practice </w:t>
      </w:r>
      <w:ins w:id="823" w:author="Matthew Kay" w:date="2016-01-04T17:30:00Z">
        <w:r w:rsidR="00EC0AB7">
          <w:t>in</w:t>
        </w:r>
      </w:ins>
      <w:del w:id="824" w:author="Matthew Kay" w:date="2016-01-04T17:30:00Z">
        <w:r w:rsidDel="00EC0AB7">
          <w:delText>at</w:delText>
        </w:r>
      </w:del>
      <w:r>
        <w:t xml:space="preserve"> </w:t>
      </w:r>
      <w:del w:id="825" w:author="Matthew Kay" w:date="2016-01-04T17:30:00Z">
        <w:r w:rsidDel="00EC0AB7">
          <w:delText>C</w:delText>
        </w:r>
      </w:del>
      <w:r>
        <w:t>H</w:t>
      </w:r>
      <w:ins w:id="826" w:author="Matthew Kay" w:date="2016-01-04T17:30:00Z">
        <w:r w:rsidR="00EC0AB7">
          <w:t>C</w:t>
        </w:r>
      </w:ins>
      <w:r>
        <w:t xml:space="preserve">I is best shifted in a bottom-up fashion. For example, </w:t>
      </w:r>
      <w:proofErr w:type="spellStart"/>
      <w:r>
        <w:t>Wobbrock</w:t>
      </w:r>
      <w:proofErr w:type="spellEnd"/>
      <w:r>
        <w:t xml:space="preserve"> </w:t>
      </w:r>
      <w:r>
        <w:rPr>
          <w:i/>
        </w:rPr>
        <w:t>et al.</w:t>
      </w:r>
      <w:r w:rsidR="00D67EE2">
        <w:rPr>
          <w:i/>
        </w:rPr>
        <w:t xml:space="preserve"> </w:t>
      </w:r>
      <w:r w:rsidR="00D67EE2">
        <w:rPr>
          <w:i/>
        </w:rPr>
        <w:fldChar w:fldCharType="begin" w:fldLock="1"/>
      </w:r>
      <w:r w:rsidR="00B67D45">
        <w:rPr>
          <w:i/>
        </w:rPr>
        <w:instrText>ADDIN CSL_CITATION { "citationItems" : [ { "id" : "ITEM-1", "itemData" : { "ISBN" : "9781450302678", "author" : [ { "dropping-particle" : "", "family" : "Wobbrock", "given" : "Jacob O", "non-dropping-particle" : "", "parse-names" : false, "suffix" : "" }, { "dropping-particle" : "", "family" : "Findlater", "given" : "Leah", "non-dropping-particle" : "", "parse-names" : false, "suffix" : "" }, { "dropping-particle" : "", "family" : "Gergle", "given" : "Darren", "non-dropping-particle" : "", "parse-names" : false, "suffix" : "" }, { "dropping-particle" : "", "family" : "Higgins", "given" : "James J", "non-dropping-particle" : "", "parse-names" : false, "suffix" : "" } ], "container-title" : "CHI '11", "id" : "ITEM-1", "issued" : { "date-parts" : [ [ "2011" ] ] }, "page" : "143-146", "title" : "The Aligned Rank Transform for Nonparametric Factorial Analyses Using Only ANOVA Procedures", "type" : "article-journal" }, "uris" : [ "http://www.mendeley.com/documents/?uuid=eb6d6cfe-9d62-4c24-85b4-64dec8a647d7" ] } ], "mendeley" : { "formattedCitation" : "[25]", "plainTextFormattedCitation" : "[25]", "previouslyFormattedCitation" : "[24]" }, "properties" : { "noteIndex" : 0 }, "schema" : "https://github.com/citation-style-language/schema/raw/master/csl-citation.json" }</w:instrText>
      </w:r>
      <w:r w:rsidR="00D67EE2">
        <w:rPr>
          <w:i/>
        </w:rPr>
        <w:fldChar w:fldCharType="separate"/>
      </w:r>
      <w:r w:rsidR="00B67D45" w:rsidRPr="00B67D45">
        <w:rPr>
          <w:noProof/>
        </w:rPr>
        <w:t>[25]</w:t>
      </w:r>
      <w:r w:rsidR="00D67EE2">
        <w:rPr>
          <w:i/>
        </w:rPr>
        <w:fldChar w:fldCharType="end"/>
      </w:r>
      <w:r>
        <w:t xml:space="preserve"> at CHI 2011 introduced a nonparametric analysis technique to the community</w:t>
      </w:r>
      <w:ins w:id="827" w:author="Matthew Kay" w:date="2015-12-27T13:57:00Z">
        <w:r w:rsidR="00466059">
          <w:t>—</w:t>
        </w:r>
      </w:ins>
      <w:del w:id="828" w:author="Matthew Kay" w:date="2015-12-27T13:57:00Z">
        <w:r w:rsidDel="00466059">
          <w:delText xml:space="preserve"> --- </w:delText>
        </w:r>
      </w:del>
      <w:r>
        <w:t>the aligned rank transform (ART)</w:t>
      </w:r>
      <w:ins w:id="829" w:author="Matthew Kay" w:date="2015-12-27T13:58:00Z">
        <w:r w:rsidR="00466059">
          <w:t>—</w:t>
        </w:r>
      </w:ins>
      <w:del w:id="830" w:author="Matthew Kay" w:date="2015-12-27T13:58:00Z">
        <w:r w:rsidDel="00466059">
          <w:delText xml:space="preserve"> --- </w:delText>
        </w:r>
      </w:del>
      <w:r>
        <w:t xml:space="preserve">applicable to various forms of data, including Likert scales. Since then, this approach </w:t>
      </w:r>
      <w:commentRangeStart w:id="831"/>
      <w:commentRangeStart w:id="832"/>
      <w:r>
        <w:t xml:space="preserve">has been </w:t>
      </w:r>
      <w:del w:id="833" w:author="Eric Hekler" w:date="2016-01-06T13:18:00Z">
        <w:r w:rsidDel="00AD09DB">
          <w:delText xml:space="preserve">widely adopted, and has been </w:delText>
        </w:r>
      </w:del>
      <w:r>
        <w:t>cited 1</w:t>
      </w:r>
      <w:ins w:id="834" w:author="Matthew Kay" w:date="2016-01-07T00:18:00Z">
        <w:r w:rsidR="0083560D">
          <w:t>70</w:t>
        </w:r>
      </w:ins>
      <w:del w:id="835" w:author="Matthew Kay" w:date="2016-01-07T00:18:00Z">
        <w:r w:rsidDel="0083560D">
          <w:delText>48</w:delText>
        </w:r>
      </w:del>
      <w:r>
        <w:t xml:space="preserve"> times.</w:t>
      </w:r>
      <w:r>
        <w:rPr>
          <w:vertAlign w:val="superscript"/>
        </w:rPr>
        <w:footnoteReference w:id="8"/>
      </w:r>
      <w:r>
        <w:t xml:space="preserve"> </w:t>
      </w:r>
      <w:commentRangeEnd w:id="831"/>
      <w:r w:rsidR="00AD09DB">
        <w:rPr>
          <w:rStyle w:val="CommentReference"/>
        </w:rPr>
        <w:commentReference w:id="831"/>
      </w:r>
      <w:commentRangeEnd w:id="832"/>
      <w:r w:rsidR="00CE7743">
        <w:rPr>
          <w:rStyle w:val="CommentReference"/>
        </w:rPr>
        <w:commentReference w:id="832"/>
      </w:r>
      <w:r>
        <w:t>This adoption did not require new top-down incentives for improved analysis, but spread study-to-study and researcher-to-</w:t>
      </w:r>
      <w:commentRangeStart w:id="842"/>
      <w:commentRangeStart w:id="843"/>
      <w:r>
        <w:t>researcher</w:t>
      </w:r>
      <w:commentRangeEnd w:id="842"/>
      <w:r w:rsidR="00AD09DB">
        <w:rPr>
          <w:rStyle w:val="CommentReference"/>
        </w:rPr>
        <w:commentReference w:id="842"/>
      </w:r>
      <w:commentRangeEnd w:id="843"/>
      <w:r w:rsidR="00363A46">
        <w:rPr>
          <w:rStyle w:val="CommentReference"/>
        </w:rPr>
        <w:commentReference w:id="843"/>
      </w:r>
      <w:r>
        <w:t>.</w:t>
      </w:r>
    </w:p>
    <w:p w14:paraId="19651ABD" w14:textId="77952189" w:rsidR="0002541C" w:rsidRDefault="0002541C" w:rsidP="00C8503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del w:id="844" w:author="Eric Hekler" w:date="2016-01-06T13:18:00Z">
        <w:r w:rsidDel="00AD09DB">
          <w:delText xml:space="preserve">Following the model of ART, </w:delText>
        </w:r>
      </w:del>
      <w:ins w:id="845" w:author="Eric Hekler" w:date="2016-01-06T13:18:00Z">
        <w:r w:rsidR="00AD09DB">
          <w:t>W</w:t>
        </w:r>
      </w:ins>
      <w:del w:id="846" w:author="Eric Hekler" w:date="2016-01-06T13:18:00Z">
        <w:r w:rsidDel="00AD09DB">
          <w:delText>w</w:delText>
        </w:r>
      </w:del>
      <w:r>
        <w:t xml:space="preserve">e believe that Bayesian analysis can be adopted gradually in individual studies, sidestepping the difficulty of shifting an entire multi-faceted field from the top down. </w:t>
      </w:r>
      <w:r w:rsidR="00515362">
        <w:t>S</w:t>
      </w:r>
      <w:r>
        <w:t>tatistical practice in scientific fields tends towards a model of mentorship and of drawing upon approaches found in prior work</w:t>
      </w:r>
      <w:r w:rsidR="00515362">
        <w:t>—</w:t>
      </w:r>
      <w:r>
        <w:t>e.g., as other papers begin adopting techniques like ART, readers of those papers will use similar techniques when conducting their own analyses in follow</w:t>
      </w:r>
      <w:r w:rsidR="00C8503B">
        <w:t>-</w:t>
      </w:r>
      <w:r>
        <w:t xml:space="preserve">up work. This is </w:t>
      </w:r>
      <w:del w:id="847" w:author="Matthew Kay" w:date="2016-01-07T00:28:00Z">
        <w:r w:rsidDel="00B67D45">
          <w:delText xml:space="preserve">the candidate </w:delText>
        </w:r>
      </w:del>
      <w:ins w:id="848" w:author="Matthew Kay" w:date="2016-01-07T00:28:00Z">
        <w:r w:rsidR="00B67D45">
          <w:t xml:space="preserve">how </w:t>
        </w:r>
      </w:ins>
      <w:del w:id="849" w:author="Matthew Kay" w:date="2016-01-07T00:28:00Z">
        <w:r w:rsidDel="00B67D45">
          <w:delText xml:space="preserve">way to introduce </w:delText>
        </w:r>
      </w:del>
      <w:r>
        <w:t>Bayesian analysis</w:t>
      </w:r>
      <w:ins w:id="850" w:author="Matthew Kay" w:date="2016-01-07T00:28:00Z">
        <w:r w:rsidR="00B67D45">
          <w:t xml:space="preserve"> can spread</w:t>
        </w:r>
      </w:ins>
      <w:r>
        <w:t>: when readers see it used in a paper they wish to build upon, the analysis offers a direct way to do that</w:t>
      </w:r>
      <w:ins w:id="851" w:author="Matthew Kay" w:date="2016-01-07T00:29:00Z">
        <w:r w:rsidR="00B67D45">
          <w:t>,</w:t>
        </w:r>
      </w:ins>
      <w:del w:id="852" w:author="Matthew Kay" w:date="2016-01-07T00:29:00Z">
        <w:r w:rsidR="00C755E5" w:rsidDel="00B67D45">
          <w:delText>:</w:delText>
        </w:r>
      </w:del>
      <w:r w:rsidR="00FC3F3B">
        <w:t xml:space="preserve"> teaching </w:t>
      </w:r>
      <w:ins w:id="853" w:author="Matthew Kay" w:date="2016-01-07T00:29:00Z">
        <w:r w:rsidR="00B67D45">
          <w:t xml:space="preserve">them </w:t>
        </w:r>
      </w:ins>
      <w:r w:rsidR="00FC3F3B">
        <w:t>by example</w:t>
      </w:r>
      <w:ins w:id="854" w:author="Matthew Kay" w:date="2016-01-07T00:29:00Z">
        <w:r w:rsidR="00B67D45">
          <w:t xml:space="preserve"> </w:t>
        </w:r>
        <w:r w:rsidR="00B67D45">
          <w:fldChar w:fldCharType="begin" w:fldLock="1"/>
        </w:r>
      </w:ins>
      <w:r w:rsidR="00B67D45">
        <w:instrText>ADDIN CSL_CITATION { "citationItems" : [ { "id" : "ITEM-1", "itemData" : { "author" : [ { "dropping-particle" : "", "family" : "Brandt", "given" : "Joel", "non-dropping-particle" : "", "parse-names" : false, "suffix" : "" }, { "dropping-particle" : "", "family" : "Dontcheva", "given" : "Mira", "non-dropping-particle" : "", "parse-names" : false, "suffix" : "" }, { "dropping-particle" : "", "family" : "Weskamp", "given" : "Marcos", "non-dropping-particle" : "", "parse-names" : false, "suffix" : "" }, { "dropping-particle" : "", "family" : "Klemmer", "given" : "Scott R.", "non-dropping-particle" : "", "parse-names" : false, "suffix" : "" } ], "container-title" : "Proceedings of the 28th international conference on Human factors in computing systems - CHI '10", "id" : "ITEM-1", "issued" : { "date-parts" : [ [ "2010", "4", "10" ] ] }, "page" : "513", "publisher" : "ACM Press", "publisher-place" : "New York, New York, USA", "title" : "Example-centric programming", "type" : "paper-conference" }, "uris" : [ "http://www.mendeley.com/documents/?uuid=6e1e67b2-40ed-4872-ad04-8f587d35c630" ] } ], "mendeley" : { "formattedCitation" : "[1]", "plainTextFormattedCitation" : "[1]", "previouslyFormattedCitation" : "[1]" }, "properties" : { "noteIndex" : 0 }, "schema" : "https://github.com/citation-style-language/schema/raw/master/csl-citation.json" }</w:instrText>
      </w:r>
      <w:r w:rsidR="00B67D45">
        <w:fldChar w:fldCharType="separate"/>
      </w:r>
      <w:r w:rsidR="00B67D45" w:rsidRPr="00B67D45">
        <w:rPr>
          <w:noProof/>
        </w:rPr>
        <w:t>[1]</w:t>
      </w:r>
      <w:ins w:id="855" w:author="Matthew Kay" w:date="2016-01-07T00:29:00Z">
        <w:r w:rsidR="00B67D45">
          <w:fldChar w:fldCharType="end"/>
        </w:r>
      </w:ins>
      <w:r>
        <w:t xml:space="preserve">. Such a paper also provides priors for the next researcher. In this manner such analyses </w:t>
      </w:r>
      <w:r w:rsidR="00FC3F3B">
        <w:t>can</w:t>
      </w:r>
      <w:r>
        <w:t xml:space="preserve"> spread in the community, slowly building a</w:t>
      </w:r>
      <w:r w:rsidR="008D7218">
        <w:t>nd</w:t>
      </w:r>
      <w:r>
        <w:t xml:space="preserve"> </w:t>
      </w:r>
      <w:ins w:id="856" w:author="Eric Hekler" w:date="2016-01-06T13:20:00Z">
        <w:r w:rsidR="00AD09DB">
          <w:t>accumula</w:t>
        </w:r>
      </w:ins>
      <w:r w:rsidR="008D7218">
        <w:t xml:space="preserve">ting </w:t>
      </w:r>
      <w:ins w:id="857" w:author="Eric Hekler" w:date="2016-01-06T13:20:00Z">
        <w:r w:rsidR="00AD09DB">
          <w:t>knowledge</w:t>
        </w:r>
      </w:ins>
      <w:del w:id="858" w:author="Eric Hekler" w:date="2016-01-06T13:20:00Z">
        <w:r w:rsidDel="00AD09DB">
          <w:delText>body of work and a new standard of practice</w:delText>
        </w:r>
      </w:del>
      <w:r>
        <w:t>.</w:t>
      </w:r>
    </w:p>
    <w:p w14:paraId="56BF7E94" w14:textId="377576B1"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859" w:name="h.n525xakk8bhw" w:colFirst="0" w:colLast="0"/>
      <w:bookmarkEnd w:id="859"/>
      <w:r>
        <w:t xml:space="preserve">Bayesian analysis is </w:t>
      </w:r>
      <w:ins w:id="860" w:author="Eric Hekler" w:date="2016-01-06T13:43:00Z">
        <w:r w:rsidR="001246FE">
          <w:t xml:space="preserve">increasingly </w:t>
        </w:r>
      </w:ins>
      <w:r>
        <w:t>accessible</w:t>
      </w:r>
      <w:del w:id="861" w:author="Eric Hekler" w:date="2016-01-06T13:43:00Z">
        <w:r w:rsidDel="001246FE">
          <w:delText xml:space="preserve"> to practitioners</w:delText>
        </w:r>
      </w:del>
    </w:p>
    <w:p w14:paraId="5E64AB4C" w14:textId="04F3D615" w:rsidR="00BD56F5"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862" w:author="Greg Nelson" w:date="2015-12-29T22:41:00Z"/>
        </w:rPr>
      </w:pPr>
      <w:r>
        <w:t>Even 15 years ago, Bayesian analysis was arguably impractical for most researchers</w:t>
      </w:r>
      <w:r w:rsidR="002060AF">
        <w:t xml:space="preserve"> due to a lack of tools and computational power</w:t>
      </w:r>
      <w:r>
        <w:t xml:space="preserve">. However, tools for building and running Bayesian models are now widespread, and have mature support in languages already used for data analysis, such as R and Python. These tools include </w:t>
      </w:r>
      <w:r w:rsidR="00C755E5">
        <w:t>modeling</w:t>
      </w:r>
      <w:r>
        <w:t xml:space="preserve"> languages like JAGS</w:t>
      </w:r>
      <w:r w:rsidR="00515362">
        <w:t xml:space="preserve"> </w:t>
      </w:r>
      <w:r w:rsidR="00515362">
        <w:fldChar w:fldCharType="begin" w:fldLock="1"/>
      </w:r>
      <w:r w:rsidR="00B67D45">
        <w:instrText>ADDIN CSL_CITATION { "citationItems" : [ { "id" : "ITEM-1", "itemData" : { "DOI" : "10.1.1.13.3406", "ISSN" : "1609395X", "abstract" : "JAGS is a program for Bayesian Graphical modelling which aims for compatibility with classic BUGS. The program could eventually be developed as an R package. This article explains the motivations for this program, briefly describes the architecture and then discusses some ideas for a vectorized form of the BUGS language. 1", "author" : [ { "dropping-particle" : "", "family" : "Plummer", "given" : "Martyn", "non-dropping-particle" : "", "parse-names" : false, "suffix" : "" } ], "container-title" : "Proceedings of the 3rd International Workshop on Distributed Statistical Computing (DSC 2003)", "id" : "ITEM-1", "issued" : { "date-parts" : [ [ "2003" ] ] }, "title" : "JAGS: A Program for Analysis of Bayesian Graphical Models Using Gibbs Sampling", "type" : "article-journal" }, "uris" : [ "http://www.mendeley.com/documents/?uuid=fa03b6a3-dbe9-40e0-b650-e148a6c99a55" ] } ], "mendeley" : { "formattedCitation" : "[21]", "plainTextFormattedCitation" : "[21]", "previouslyFormattedCitation" : "[20]" }, "properties" : { "noteIndex" : 0 }, "schema" : "https://github.com/citation-style-language/schema/raw/master/csl-citation.json" }</w:instrText>
      </w:r>
      <w:r w:rsidR="00515362">
        <w:fldChar w:fldCharType="separate"/>
      </w:r>
      <w:r w:rsidR="00B67D45" w:rsidRPr="00B67D45">
        <w:rPr>
          <w:noProof/>
        </w:rPr>
        <w:t>[21]</w:t>
      </w:r>
      <w:r w:rsidR="00515362">
        <w:fldChar w:fldCharType="end"/>
      </w:r>
      <w:r>
        <w:t xml:space="preserve"> and Stan</w:t>
      </w:r>
      <w:r w:rsidR="00515362">
        <w:t xml:space="preserve"> </w:t>
      </w:r>
      <w:r w:rsidR="00515362">
        <w:fldChar w:fldCharType="begin" w:fldLock="1"/>
      </w:r>
      <w:r w:rsidR="00B67D45">
        <w:instrText>ADDIN CSL_CITATION { "citationItems" : [ { "id" : "ITEM-1", "itemData" : { "author" : [ { "dropping-particle" : "", "family" : "Carpenter", "given" : "Bob", "non-dropping-particle" : "", "parse-names" : false, "suffix" : "" }, { "dropping-particle" : "", "family" : "Gelman", "given" : "Andrew", "non-dropping-particle" : "", "parse-names" : false, "suffix" : "" }, { "dropping-particle" : "", "family" : "Hoffman", "given" : "Matt", "non-dropping-particle" : "", "parse-names" : false, "suffix" : "" }, { "dropping-particle" : "", "family" : "Lee", "given" : "Daniel", "non-dropping-particle" : "", "parse-names" : false, "suffix" : "" }, { "dropping-particle" : "", "family" : "Goodrich", "given" : "Ben", "non-dropping-particle" : "", "parse-names" : false, "suffix" : "" }, { "dropping-particle" : "", "family" : "Betancourt", "given" : "Michael", "non-dropping-particle" : "", "parse-names" : false, "suffix" : "" }, { "dropping-particle" : "", "family" : "Brubaker", "given" : "Marcus A.", "non-dropping-particle" : "", "parse-names" : false, "suffix" : "" }, { "dropping-particle" : "", "family" : "Guo", "given" : "Jiqiang", "non-dropping-particle" : "", "parse-names" : false, "suffix" : "" }, { "dropping-particle" : "", "family" : "Li", "given" : "Peter", "non-dropping-particle" : "", "parse-names" : false, "suffix" : "" }, { "dropping-particle" : "", "family" : "Riddell", "given" : "Allen", "non-dropping-particle" : "", "parse-names" : false, "suffix" : "" } ], "container-title" : "Journal of Statistical Software", "id" : "ITEM-1", "issued" : { "date-parts" : [ [ "2015" ] ] }, "title" : "Stan: A Probabilistic Programming Language", "type" : "article-journal", "volume" : "In press" }, "uris" : [ "http://www.mendeley.com/documents/?uuid=7ca99fd5-7175-44aa-8450-029c4a815b12" ] } ], "mendeley" : { "formattedCitation" : "[2]", "plainTextFormattedCitation" : "[2]", "previouslyFormattedCitation" : "[2]" }, "properties" : { "noteIndex" : 0 }, "schema" : "https://github.com/citation-style-language/schema/raw/master/csl-citation.json" }</w:instrText>
      </w:r>
      <w:r w:rsidR="00515362">
        <w:fldChar w:fldCharType="separate"/>
      </w:r>
      <w:r w:rsidR="00B67D45" w:rsidRPr="00B67D45">
        <w:rPr>
          <w:noProof/>
        </w:rPr>
        <w:t>[2]</w:t>
      </w:r>
      <w:r w:rsidR="00515362">
        <w:fldChar w:fldCharType="end"/>
      </w:r>
      <w:r>
        <w:t xml:space="preserve"> (both with R packages, and Stan includes a Python interface), and Python-specific libraries like emcee</w:t>
      </w:r>
      <w:ins w:id="863" w:author="Matthew Kay" w:date="2016-01-07T00:37:00Z">
        <w:r w:rsidR="00B67D45">
          <w:t xml:space="preserve"> </w:t>
        </w:r>
      </w:ins>
      <w:ins w:id="864" w:author="Matthew Kay" w:date="2016-01-07T00:38:00Z">
        <w:r w:rsidR="00B67D45">
          <w:fldChar w:fldCharType="begin" w:fldLock="1"/>
        </w:r>
      </w:ins>
      <w:r w:rsidR="00B67D45">
        <w:instrText>ADDIN CSL_CITATION { "citationItems" : [ { "id" : "ITEM-1", "itemData" : { "ISSN" : "00046280", "abstract" : "We introduce a stable, well tested Python implementation of the affine-invariant ensemble sampler for Markov chain Monte Carlo (MCMC) proposed by Goodman &amp; Weare (2010). The code is open source and has already been used in several published projects in the astrophysics literature. The algorithm behind emcee has several advantages over traditional MCMC sampling methods and it has excellent performance as measured by the autocorrelation time (or function calls per independent sample). One major advantage of the algorithm is that it requires hand-tuning of only 1 or 2 parameters compared to $\\sim N^2$ for a traditional algorithm in an N-dimensional parameter space. In this document, we describe the algorithm and the details of our implementation and API. Exploiting the parallelism of the ensemble method, emcee permits any user to take advantage of multiple CPU cores without extra effort. The code is available online at http://dan.iel.fm/emcee under the MIT License.", "author" : [ { "dropping-particle" : "", "family" : "Foreman-Mackey", "given" : "Daniel", "non-dropping-particle" : "", "parse-names" : false, "suffix" : "" }, { "dropping-particle" : "", "family" : "Hogg", "given" : "David W.", "non-dropping-particle" : "", "parse-names" : false, "suffix" : "" }, { "dropping-particle" : "", "family" : "Lang", "given" : "Dustin", "non-dropping-particle" : "", "parse-names" : false, "suffix" : "" }, { "dropping-particle" : "", "family" : "Goodman", "given" : "Jonathan", "non-dropping-particle" : "", "parse-names" : false, "suffix" : "" } ], "container-title" : "Publications of the Astronomical Society of the Pacific", "genre" : "Instrumentation and Methods for Astrophysics; Computational Physics; Computation", "id" : "ITEM-1", "issue" : "925", "issued" : { "date-parts" : [ [ "2013", "3", "16" ] ] }, "page" : "306-312", "title" : "emcee : The MCMC Hammer", "type" : "article-journal", "volume" : "125" }, "uris" : [ "http://www.mendeley.com/documents/?uuid=35dad646-74e9-45a8-b7fc-5a4a28cdce18" ] } ], "mendeley" : { "formattedCitation" : "[5]", "plainTextFormattedCitation" : "[5]" }, "properties" : { "noteIndex" : 0 }, "schema" : "https://github.com/citation-style-language/schema/raw/master/csl-citation.json" }</w:instrText>
      </w:r>
      <w:r w:rsidR="00B67D45">
        <w:fldChar w:fldCharType="separate"/>
      </w:r>
      <w:r w:rsidR="00B67D45" w:rsidRPr="00B67D45">
        <w:rPr>
          <w:noProof/>
        </w:rPr>
        <w:t>[5]</w:t>
      </w:r>
      <w:ins w:id="865" w:author="Matthew Kay" w:date="2016-01-07T00:38:00Z">
        <w:r w:rsidR="00B67D45">
          <w:fldChar w:fldCharType="end"/>
        </w:r>
      </w:ins>
      <w:ins w:id="866" w:author="Matthew Kay" w:date="2016-01-07T00:37:00Z">
        <w:r w:rsidR="00B67D45">
          <w:t xml:space="preserve"> </w:t>
        </w:r>
      </w:ins>
      <w:del w:id="867" w:author="Matthew Kay" w:date="2016-01-07T00:37:00Z">
        <w:r w:rsidR="00515362" w:rsidDel="00B67D45">
          <w:delText xml:space="preserve"> (</w:delText>
        </w:r>
        <w:r w:rsidR="00CE7743" w:rsidDel="00B67D45">
          <w:fldChar w:fldCharType="begin"/>
        </w:r>
        <w:r w:rsidR="00CE7743" w:rsidRPr="00B67D45" w:rsidDel="00B67D45">
          <w:delInstrText xml:space="preserve"> HYPERLINK "http://dan.iel.fm/emcee/current/" </w:delInstrText>
        </w:r>
        <w:r w:rsidR="00CE7743" w:rsidDel="00B67D45">
          <w:fldChar w:fldCharType="separate"/>
        </w:r>
        <w:r w:rsidR="00515362" w:rsidRPr="00B67D45" w:rsidDel="00B67D45">
          <w:rPr>
            <w:rStyle w:val="Hyperlink"/>
          </w:rPr>
          <w:delText>http://dan.iel.fm/emcee/current/</w:delText>
        </w:r>
        <w:r w:rsidR="00CE7743" w:rsidDel="00B67D45">
          <w:rPr>
            <w:rStyle w:val="Hyperlink"/>
          </w:rPr>
          <w:fldChar w:fldCharType="end"/>
        </w:r>
        <w:r w:rsidR="00515362" w:rsidDel="00B67D45">
          <w:delText>)</w:delText>
        </w:r>
        <w:r w:rsidDel="00B67D45">
          <w:delText xml:space="preserve"> </w:delText>
        </w:r>
      </w:del>
      <w:r>
        <w:t xml:space="preserve">and </w:t>
      </w:r>
      <w:proofErr w:type="spellStart"/>
      <w:r>
        <w:t>PyMC</w:t>
      </w:r>
      <w:proofErr w:type="spellEnd"/>
      <w:r>
        <w:t xml:space="preserve"> </w:t>
      </w:r>
      <w:ins w:id="868" w:author="Matthew Kay" w:date="2016-01-07T00:36:00Z">
        <w:r w:rsidR="00B67D45">
          <w:fldChar w:fldCharType="begin" w:fldLock="1"/>
        </w:r>
      </w:ins>
      <w:r w:rsidR="00B67D45">
        <w:instrText>ADDIN CSL_CITATION { "citationItems" : [ { "id" : "ITEM-1", "itemData" : { "ISSN" : "1548-7660", "abstract" : "This user guide describes a Python package, PyMC, that allows users to efficiently code a probabilistic model and draw samples from its posterior distribution using Markov chain Monte Carlo techniques.", "author" : [ { "dropping-particle" : "", "family" : "Patil", "given" : "Anand", "non-dropping-particle" : "", "parse-names" : false, "suffix" : "" }, { "dropping-particle" : "", "family" : "Huard", "given" : "David", "non-dropping-particle" : "", "parse-names" : false, "suffix" : "" }, { "dropping-particle" : "", "family" : "Fonnesbeck", "given" : "Christopher J", "non-dropping-particle" : "", "parse-names" : false, "suffix" : "" } ], "container-title" : "Journal of statistical software", "id" : "ITEM-1", "issue" : "4", "issued" : { "date-parts" : [ [ "2010", "7" ] ] }, "page" : "1-81", "title" : "PyMC: Bayesian Stochastic Modelling in Python.", "type" : "article-journal", "volume" : "35" }, "uris" : [ "http://www.mendeley.com/documents/?uuid=ba6c1e31-6d96-4ffa-a855-5a8bd5e54bc4" ] } ], "mendeley" : { "formattedCitation" : "[20]", "plainTextFormattedCitation" : "[20]", "previouslyFormattedCitation" : "[19]" }, "properties" : { "noteIndex" : 0 }, "schema" : "https://github.com/citation-style-language/schema/raw/master/csl-citation.json" }</w:instrText>
      </w:r>
      <w:r w:rsidR="00B67D45">
        <w:fldChar w:fldCharType="separate"/>
      </w:r>
      <w:r w:rsidR="00B67D45" w:rsidRPr="00B67D45">
        <w:rPr>
          <w:noProof/>
        </w:rPr>
        <w:t>[20]</w:t>
      </w:r>
      <w:ins w:id="869" w:author="Matthew Kay" w:date="2016-01-07T00:36:00Z">
        <w:r w:rsidR="00B67D45">
          <w:fldChar w:fldCharType="end"/>
        </w:r>
      </w:ins>
      <w:del w:id="870" w:author="Matthew Kay" w:date="2016-01-07T00:36:00Z">
        <w:r w:rsidR="00515362" w:rsidDel="00B67D45">
          <w:delText>(</w:delText>
        </w:r>
        <w:r w:rsidR="00CE7743" w:rsidDel="00B67D45">
          <w:fldChar w:fldCharType="begin"/>
        </w:r>
        <w:r w:rsidR="00CE7743" w:rsidRPr="00B67D45" w:rsidDel="00B67D45">
          <w:delInstrText xml:space="preserve"> HYPERLINK "https://pymc-devs.github.io/pymc/" </w:delInstrText>
        </w:r>
        <w:r w:rsidR="00CE7743" w:rsidDel="00B67D45">
          <w:fldChar w:fldCharType="separate"/>
        </w:r>
        <w:r w:rsidR="00515362" w:rsidRPr="00B67D45" w:rsidDel="00B67D45">
          <w:rPr>
            <w:rStyle w:val="Hyperlink"/>
          </w:rPr>
          <w:delText>https://pymc-devs.github.io/pymc/</w:delText>
        </w:r>
        <w:r w:rsidR="00CE7743" w:rsidDel="00B67D45">
          <w:rPr>
            <w:rStyle w:val="Hyperlink"/>
          </w:rPr>
          <w:fldChar w:fldCharType="end"/>
        </w:r>
        <w:r w:rsidR="00515362" w:rsidRPr="00137B62" w:rsidDel="00B67D45">
          <w:delText>)</w:delText>
        </w:r>
      </w:del>
      <w:r>
        <w:t>. In addition, literature aimed at practicing researchers has made Bayesian model</w:t>
      </w:r>
      <w:r w:rsidR="008D7218">
        <w:t>ling accessible;</w:t>
      </w:r>
      <w:r>
        <w:t xml:space="preserve"> we particularly recommend </w:t>
      </w:r>
      <w:proofErr w:type="spellStart"/>
      <w:r>
        <w:t>Kruschke’s</w:t>
      </w:r>
      <w:proofErr w:type="spellEnd"/>
      <w:r>
        <w:t xml:space="preserve"> </w:t>
      </w:r>
      <w:r>
        <w:rPr>
          <w:i/>
        </w:rPr>
        <w:t xml:space="preserve">Doing Bayesian Data Analysis </w:t>
      </w:r>
      <w:r w:rsidR="00515362" w:rsidRPr="00137B62">
        <w:fldChar w:fldCharType="begin" w:fldLock="1"/>
      </w:r>
      <w:r w:rsidR="00B67D45">
        <w:instrText>ADDIN CSL_CITATION { "citationItems" : [ { "id" : "ITEM-1", "itemData" : { "author" : [ { "dropping-particle" : "", "family" : "Kruschke", "given" : "John K.", "non-dropping-particle" : "", "parse-names" : false, "suffix" : "" } ], "id" : "ITEM-1", "issued" : { "date-parts" : [ [ "2011" ] ] }, "publisher" : "Elsevier Inc.", "title" : "Doing Bayesian Data Analysis", "type" : "book" }, "uris" : [ "http://www.mendeley.com/documents/?uuid=2414d28f-8c2f-4837-b979-d035009cdf52" ] } ], "mendeley" : { "formattedCitation" : "[19]", "plainTextFormattedCitation" : "[19]", "previouslyFormattedCitation" : "[18]" }, "properties" : { "noteIndex" : 0 }, "schema" : "https://github.com/citation-style-language/schema/raw/master/csl-citation.json" }</w:instrText>
      </w:r>
      <w:r w:rsidR="00515362" w:rsidRPr="00137B62">
        <w:fldChar w:fldCharType="separate"/>
      </w:r>
      <w:r w:rsidR="00B67D45" w:rsidRPr="00B67D45">
        <w:rPr>
          <w:noProof/>
        </w:rPr>
        <w:t>[19]</w:t>
      </w:r>
      <w:r w:rsidR="00515362" w:rsidRPr="00137B62">
        <w:fldChar w:fldCharType="end"/>
      </w:r>
      <w:r>
        <w:t xml:space="preserve"> (which includes a table of common frequentist analyses and their Bayesian equiva</w:t>
      </w:r>
      <w:r>
        <w:lastRenderedPageBreak/>
        <w:t>lents), as well as his proposed BEST test,</w:t>
      </w:r>
      <w:r>
        <w:rPr>
          <w:vertAlign w:val="superscript"/>
        </w:rPr>
        <w:footnoteReference w:id="9"/>
      </w:r>
      <w:r>
        <w:t xml:space="preserve"> a robust Bayesian alternative to the </w:t>
      </w:r>
      <w:r>
        <w:rPr>
          <w:i/>
        </w:rPr>
        <w:t>t</w:t>
      </w:r>
      <w:r>
        <w:t>-test</w:t>
      </w:r>
      <w:r w:rsidR="00515362">
        <w:t xml:space="preserve"> </w:t>
      </w:r>
      <w:r w:rsidR="00515362">
        <w:fldChar w:fldCharType="begin" w:fldLock="1"/>
      </w:r>
      <w:r w:rsidR="00B67D45">
        <w:instrText>ADDIN CSL_CITATION { "citationItems" : [ { "id" : "ITEM-1", "itemData" : { "ISSN" : "1939-2222", "abstract" : "Bayesian estimation for 2 groups provides complete distributions of credible values for the effect size, group means and their difference, standard deviations and their difference, and the normality of the data. The method handles outliers. The decision rule can accept the null value (unlike traditional t tests) when certainty in the estimate is high (unlike Bayesian model comparison using Bayes factors). The method also yields precise estimates of statistical power for various research goals. The software and programs are free and run on Macintosh, Windows, and Linux platforms.", "author" : [ { "dropping-particle" : "", "family" : "Kruschke", "given" : "John K", "non-dropping-particle" : "", "parse-names" : false, "suffix" : "" } ], "container-title" : "Journal of experimental psychology. General", "id" : "ITEM-1", "issue" : "2", "issued" : { "date-parts" : [ [ "2013", "5" ] ] }, "page" : "573-603", "title" : "Bayesian estimation supersedes the t test.", "type" : "article-journal", "volume" : "142" }, "uris" : [ "http://www.mendeley.com/documents/?uuid=cc94dd8b-79fe-4c2d-8e94-faef600767c6" ] } ], "mendeley" : { "formattedCitation" : "[17]", "plainTextFormattedCitation" : "[17]", "previouslyFormattedCitation" : "[16]" }, "properties" : { "noteIndex" : 0 }, "schema" : "https://github.com/citation-style-language/schema/raw/master/csl-citation.json" }</w:instrText>
      </w:r>
      <w:r w:rsidR="00515362">
        <w:fldChar w:fldCharType="separate"/>
      </w:r>
      <w:r w:rsidR="00B67D45" w:rsidRPr="00B67D45">
        <w:rPr>
          <w:noProof/>
        </w:rPr>
        <w:t>[17]</w:t>
      </w:r>
      <w:r w:rsidR="00515362">
        <w:fldChar w:fldCharType="end"/>
      </w:r>
      <w:r>
        <w:t>. Other accessible articles have also been written about practical concerns in Bayesian analysis, including discussions of how to choose priors</w:t>
      </w:r>
      <w:r w:rsidR="00515362">
        <w:t xml:space="preserve"> </w:t>
      </w:r>
      <w:r w:rsidR="00515362">
        <w:fldChar w:fldCharType="begin" w:fldLock="1"/>
      </w:r>
      <w:r w:rsidR="00B67D45">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"id" : "ITEM-2", "itemData" : { "DOI" : "10.1214/06-BA117A", "ISBN" : "9781139460934", "ISSN" : "19360975", "abstract" : "Various noninformative prior distributions have been suggested for scale parameters in hierarchical models. We construct a new folded-noncentral-t family of conditionally conjugate priors for hierarchical standard deviation pa- rameters, and then consider noninformative and weakly informative priors in this family. We use an example to illustrate serious problems with the inverse-gamma family of \u201cnoninformative\u201d prior distributions. We suggest instead to use a uni- form prior on the hierarchical standard deviation, using the half-t family when the number of groups is small and in other settings where a weakly informative prior is desired. We also illustrate the use of the half-t family for hierarchical modeling of multiple variance parameters such as arise in the analysis of variance.", "author" : [ { "dropping-particle" : "", "family" : "Gelman", "given" : "Andrew", "non-dropping-particle" : "", "parse-names" : false, "suffix" : "" } ], "container-title" : "Bayesian Analysis", "id" : "ITEM-2", "issue" : "3", "issued" : { "date-parts" : [ [ "2006" ] ] }, "page" : "515-533", "title" : "Prior distributions for variance parameters in hierarchical models", "type" : "article-journal", "volume" : "1" }, "uris" : [ "http://www.mendeley.com/documents/?uuid=1d37dbf0-8b33-45e5-a842-a7d06f047042" ] } ], "mendeley" : { "formattedCitation" : "[7,9]", "plainTextFormattedCitation" : "[7,9]", "previouslyFormattedCitation" : "[6,8]" }, "properties" : { "noteIndex" : 0 }, "schema" : "https://github.com/citation-style-language/schema/raw/master/csl-citation.json" }</w:instrText>
      </w:r>
      <w:r w:rsidR="00515362">
        <w:fldChar w:fldCharType="separate"/>
      </w:r>
      <w:r w:rsidR="00B67D45" w:rsidRPr="00B67D45">
        <w:rPr>
          <w:noProof/>
        </w:rPr>
        <w:t>[7,9]</w:t>
      </w:r>
      <w:r w:rsidR="00515362">
        <w:fldChar w:fldCharType="end"/>
      </w:r>
      <w:r>
        <w:t>.</w:t>
      </w:r>
      <w:ins w:id="871" w:author="Greg Nelson" w:date="2015-12-29T22:42:00Z">
        <w:r w:rsidR="00BD56F5">
          <w:t xml:space="preserve"> </w:t>
        </w:r>
      </w:ins>
      <w:del w:id="872" w:author="Greg Nelson" w:date="2015-12-29T22:41:00Z">
        <w:r w:rsidR="00C8503B" w:rsidDel="00BD56F5">
          <w:delText xml:space="preserve"> </w:delText>
        </w:r>
      </w:del>
      <w:r w:rsidR="00C8503B">
        <w:t xml:space="preserve">Still, statistical tools, whether frequentist or </w:t>
      </w:r>
      <w:r w:rsidR="002060AF">
        <w:t>B</w:t>
      </w:r>
      <w:r w:rsidR="00C8503B">
        <w:t xml:space="preserve">ayesian, </w:t>
      </w:r>
      <w:r w:rsidR="00515362">
        <w:t xml:space="preserve">can </w:t>
      </w:r>
      <w:r w:rsidR="00C8503B">
        <w:t xml:space="preserve">exhibit </w:t>
      </w:r>
      <w:r w:rsidR="00A65DC6">
        <w:t xml:space="preserve">high barriers </w:t>
      </w:r>
      <w:r w:rsidR="002060AF">
        <w:t xml:space="preserve">to entry </w:t>
      </w:r>
      <w:r w:rsidR="00515362">
        <w:t xml:space="preserve">or </w:t>
      </w:r>
      <w:r w:rsidR="00A65DC6">
        <w:t>silently fail, providing a poor interface.</w:t>
      </w:r>
      <w:ins w:id="873" w:author="Greg Nelson" w:date="2015-12-29T22:48:00Z">
        <w:r w:rsidR="00BD56F5">
          <w:t xml:space="preserve"> </w:t>
        </w:r>
      </w:ins>
      <w:moveToRangeStart w:id="874" w:author="Greg Nelson" w:date="2015-12-29T22:48:00Z" w:name="move313048612"/>
      <w:moveTo w:id="875" w:author="Greg Nelson" w:date="2015-12-29T22:48:00Z">
        <w:r w:rsidR="00BD56F5">
          <w:t>We believe there is a fruitful area of work in designing better tools and interfaces for statistical methods.</w:t>
        </w:r>
      </w:moveTo>
      <w:moveToRangeEnd w:id="874"/>
    </w:p>
    <w:p w14:paraId="59629D57" w14:textId="26EBB2F2" w:rsidR="00BD56F5" w:rsidRDefault="008E0CAD">
      <w:pPr>
        <w:pStyle w:val="Heading2"/>
        <w:rPr>
          <w:ins w:id="876" w:author="Greg Nelson" w:date="2015-12-29T22:47:00Z"/>
        </w:rPr>
        <w:pPrChange w:id="877" w:author="Greg Nelson" w:date="2015-12-29T22:4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ins w:id="878" w:author="Greg Nelson" w:date="2015-12-29T22:47:00Z">
        <w:r>
          <w:t>Challenges and o</w:t>
        </w:r>
        <w:r w:rsidR="00BD56F5">
          <w:t xml:space="preserve">pportunities in </w:t>
        </w:r>
      </w:ins>
      <w:ins w:id="879" w:author="Greg Nelson" w:date="2015-12-29T22:49:00Z">
        <w:r>
          <w:t>setting</w:t>
        </w:r>
      </w:ins>
      <w:ins w:id="880" w:author="Greg Nelson" w:date="2015-12-29T22:46:00Z">
        <w:r>
          <w:t xml:space="preserve"> prior</w:t>
        </w:r>
      </w:ins>
      <w:ins w:id="881" w:author="Matthew Kay" w:date="2016-01-04T16:40:00Z">
        <w:r w:rsidR="006C6E3F">
          <w:t>s</w:t>
        </w:r>
      </w:ins>
      <w:ins w:id="882" w:author="Greg Nelson" w:date="2015-12-29T22:46:00Z">
        <w:del w:id="883" w:author="Matthew Kay" w:date="2016-01-04T16:40:00Z">
          <w:r w:rsidDel="006C6E3F">
            <w:delText xml:space="preserve"> b</w:delText>
          </w:r>
          <w:r w:rsidR="00BD56F5" w:rsidDel="006C6E3F">
            <w:delText>eliefs</w:delText>
          </w:r>
        </w:del>
      </w:ins>
    </w:p>
    <w:p w14:paraId="276777D4" w14:textId="18DD3EEB" w:rsidR="00BD56F5" w:rsidRDefault="00A65DC6" w:rsidP="00BD56F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del w:id="884" w:author="Greg Nelson" w:date="2015-12-29T22:41:00Z">
        <w:r w:rsidDel="00BD56F5">
          <w:delText xml:space="preserve"> </w:delText>
        </w:r>
      </w:del>
      <w:moveFromRangeStart w:id="885" w:author="Greg Nelson" w:date="2015-12-29T22:48:00Z" w:name="move313048612"/>
      <w:moveFrom w:id="886" w:author="Greg Nelson" w:date="2015-12-29T22:48:00Z">
        <w:r w:rsidDel="00BD56F5">
          <w:t>We believe there</w:t>
        </w:r>
        <w:r w:rsidR="002060AF" w:rsidDel="00BD56F5">
          <w:t xml:space="preserve"> is</w:t>
        </w:r>
        <w:r w:rsidDel="00BD56F5">
          <w:t xml:space="preserve"> a fruitful area of work in designing better tools and interfaces for statistical methods.</w:t>
        </w:r>
      </w:moveFrom>
      <w:moveFromRangeEnd w:id="885"/>
      <w:r w:rsidR="00BD56F5" w:rsidRPr="00BD56F5">
        <w:t xml:space="preserve">A particular difficulty in Bayesian analysis, in contrast to frequentist analysis, lies in setting priors for novel conditions. Careful suggestions on prior-setting is an essential topic that requires further work but preliminary recommendations can be made. </w:t>
      </w:r>
      <w:del w:id="887" w:author="Matthew Kay" w:date="2016-01-04T16:40:00Z">
        <w:r w:rsidR="00BD56F5" w:rsidRPr="00BD56F5" w:rsidDel="006C6E3F">
          <w:delText>For example</w:delText>
        </w:r>
      </w:del>
      <w:ins w:id="888" w:author="Matthew Kay" w:date="2016-01-04T16:40:00Z">
        <w:r w:rsidR="006C6E3F">
          <w:t>Within HCI</w:t>
        </w:r>
      </w:ins>
      <w:r w:rsidR="00BD56F5" w:rsidRPr="00BD56F5">
        <w:t>, we propose the use of informed skeptical priors for novel conditions. Such priors shrink unreasonably large estimates, particularly in small-</w:t>
      </w:r>
      <w:r w:rsidR="00BD56F5" w:rsidRPr="006C6E3F">
        <w:rPr>
          <w:i/>
          <w:rPrChange w:id="889" w:author="Matthew Kay" w:date="2016-01-04T16:40:00Z">
            <w:rPr/>
          </w:rPrChange>
        </w:rPr>
        <w:t>n</w:t>
      </w:r>
      <w:r w:rsidR="00BD56F5" w:rsidRPr="00BD56F5">
        <w:t xml:space="preserve"> studies, making them well-suited for the HCI com</w:t>
      </w:r>
      <w:r w:rsidR="00BD56F5">
        <w:t xml:space="preserve">munity.   </w:t>
      </w:r>
    </w:p>
    <w:p w14:paraId="028BFC87" w14:textId="2EC6A254" w:rsidR="00BD56F5" w:rsidRDefault="00BD56F5" w:rsidP="00BD56F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BD56F5">
        <w:t>For example, for generalized linear models (which encompass many models in HCI, including linear and logistic regression), reasonable priors on coefficients can often be specified as a Student-t distribution. This symmetric, bell-shaped family is parameterized by degrees of freedom</w:t>
      </w:r>
      <w:ins w:id="890" w:author="Matthew Kay" w:date="2016-01-04T16:41:00Z">
        <w:r w:rsidR="006C6E3F">
          <w:t xml:space="preserve"> (</w:t>
        </w:r>
      </w:ins>
      <m:oMath>
        <m:r>
          <w:ins w:id="891" w:author="Matthew Kay" w:date="2016-01-04T16:43:00Z">
            <w:rPr>
              <w:rFonts w:ascii="Cambria Math" w:hAnsi="Cambria Math"/>
            </w:rPr>
            <m:t>df</m:t>
          </w:ins>
        </m:r>
      </m:oMath>
      <w:ins w:id="892" w:author="Matthew Kay" w:date="2016-01-04T16:41:00Z">
        <w:r w:rsidR="006C6E3F">
          <w:t>)</w:t>
        </w:r>
      </w:ins>
      <w:r w:rsidRPr="00BD56F5">
        <w:t>, location, and scale. It includes the Normal (</w:t>
      </w:r>
      <w:proofErr w:type="gramStart"/>
      <w:r w:rsidRPr="00BD56F5">
        <w:t xml:space="preserve">as </w:t>
      </w:r>
      <w:proofErr w:type="gramEnd"/>
      <w:del w:id="893" w:author="Matthew Kay" w:date="2016-01-04T16:43:00Z">
        <w:r w:rsidRPr="00BD56F5" w:rsidDel="006C6E3F">
          <w:delText xml:space="preserve">df </w:delText>
        </w:r>
      </w:del>
      <m:oMath>
        <m:r>
          <w:ins w:id="894" w:author="Matthew Kay" w:date="2016-01-04T16:41:00Z">
            <w:rPr>
              <w:rFonts w:ascii="Cambria Math" w:hAnsi="Cambria Math"/>
            </w:rPr>
            <m:t>df</m:t>
          </w:ins>
        </m:r>
        <m:r>
          <w:ins w:id="895" w:author="Matthew Kay" w:date="2016-01-04T16:42:00Z">
            <w:rPr>
              <w:rFonts w:ascii="Cambria Math" w:hAnsi="Cambria Math"/>
            </w:rPr>
            <m:t>→</m:t>
          </w:ins>
        </m:r>
        <m:r>
          <w:ins w:id="896" w:author="Matthew Kay" w:date="2016-01-04T16:43:00Z">
            <w:rPr>
              <w:rFonts w:ascii="Cambria Math" w:hAnsi="Cambria Math"/>
            </w:rPr>
            <m:t>∞</m:t>
          </w:ins>
        </m:r>
        <m:r>
          <w:del w:id="897" w:author="Matthew Kay" w:date="2016-01-04T16:43:00Z">
            <m:rPr>
              <m:sty m:val="p"/>
            </m:rPr>
            <w:rPr>
              <w:rFonts w:ascii="Cambria Math" w:hAnsi="Cambria Math"/>
            </w:rPr>
            <m:t>-&gt; infinity</m:t>
          </w:del>
        </m:r>
      </m:oMath>
      <w:r w:rsidRPr="00BD56F5">
        <w:t>) and Cauchy (</w:t>
      </w:r>
      <m:oMath>
        <m:r>
          <w:rPr>
            <w:rFonts w:ascii="Cambria Math" w:hAnsi="Cambria Math"/>
          </w:rPr>
          <m:t>df</m:t>
        </m:r>
        <m:r>
          <w:del w:id="898" w:author="Matthew Kay" w:date="2016-01-04T16:43:00Z">
            <w:rPr>
              <w:rFonts w:ascii="Cambria Math" w:hAnsi="Cambria Math"/>
            </w:rPr>
            <m:t xml:space="preserve"> </m:t>
          </w:del>
        </m:r>
        <m:r>
          <w:rPr>
            <w:rFonts w:ascii="Cambria Math" w:hAnsi="Cambria Math"/>
          </w:rPr>
          <m:t>=</m:t>
        </m:r>
        <m:r>
          <w:del w:id="899" w:author="Matthew Kay" w:date="2016-01-04T16:43:00Z">
            <w:rPr>
              <w:rFonts w:ascii="Cambria Math" w:hAnsi="Cambria Math"/>
            </w:rPr>
            <m:t xml:space="preserve"> </m:t>
          </w:del>
        </m:r>
        <m:r>
          <w:rPr>
            <w:rFonts w:ascii="Cambria Math" w:hAnsi="Cambria Math"/>
          </w:rPr>
          <m:t>1</m:t>
        </m:r>
      </m:oMath>
      <w:r w:rsidRPr="00BD56F5">
        <w:t xml:space="preserve">) distributions. A lower </w:t>
      </w:r>
      <m:oMath>
        <m:r>
          <w:rPr>
            <w:rFonts w:ascii="Cambria Math" w:hAnsi="Cambria Math"/>
          </w:rPr>
          <m:t>df</m:t>
        </m:r>
      </m:oMath>
      <w:r w:rsidRPr="00BD56F5">
        <w:t xml:space="preserve"> means fatter tails, encoding a higher probability that we may see a more extreme effect size. To express skepticism, we set the prior’s lo</w:t>
      </w:r>
      <w:r>
        <w:t>cation to 0, the equivalent of "no effect</w:t>
      </w:r>
      <w:r w:rsidRPr="00BD56F5">
        <w:t>" here. The scale parameter expresses the range of reasonable effect sizes around 0. For example, one can set a small scale around 0 to express skepticism</w:t>
      </w:r>
      <w:del w:id="900" w:author="Matthew Kay" w:date="2016-01-04T16:44:00Z">
        <w:r w:rsidRPr="00BD56F5" w:rsidDel="00E92B02">
          <w:delText xml:space="preserve"> in one’s prior beliefs</w:delText>
        </w:r>
      </w:del>
      <w:ins w:id="901" w:author="Matthew Kay" w:date="2016-01-04T16:44:00Z">
        <w:r w:rsidR="00E92B02">
          <w:t xml:space="preserve"> in large effects</w:t>
        </w:r>
      </w:ins>
      <w:r w:rsidRPr="00BD56F5">
        <w:t xml:space="preserve">. This </w:t>
      </w:r>
      <w:del w:id="902" w:author="Matthew Kay" w:date="2016-01-04T16:44:00Z">
        <w:r w:rsidRPr="00BD56F5" w:rsidDel="00E92B02">
          <w:delText xml:space="preserve">strategy </w:delText>
        </w:r>
      </w:del>
      <w:ins w:id="903" w:author="Matthew Kay" w:date="2016-01-04T16:44:00Z">
        <w:r w:rsidR="00E92B02">
          <w:t xml:space="preserve">will </w:t>
        </w:r>
      </w:ins>
      <w:r w:rsidRPr="00BD56F5">
        <w:t>require</w:t>
      </w:r>
      <w:del w:id="904" w:author="Matthew Kay" w:date="2016-01-04T16:44:00Z">
        <w:r w:rsidRPr="00BD56F5" w:rsidDel="00E92B02">
          <w:delText>s</w:delText>
        </w:r>
      </w:del>
      <w:r w:rsidRPr="00BD56F5">
        <w:t xml:space="preserve"> more robust evidence to shift these beliefs, thus making them less susceptible to inflated effect size estimates</w:t>
      </w:r>
      <w:del w:id="905" w:author="Matthew Kay" w:date="2016-01-04T16:44:00Z">
        <w:r w:rsidRPr="00BD56F5" w:rsidDel="00E92B02">
          <w:delText>, which is</w:delText>
        </w:r>
      </w:del>
      <w:r w:rsidRPr="00BD56F5">
        <w:t xml:space="preserve"> common </w:t>
      </w:r>
      <w:del w:id="906" w:author="Matthew Kay" w:date="2016-01-04T16:45:00Z">
        <w:r w:rsidRPr="00BD56F5" w:rsidDel="00E92B02">
          <w:delText xml:space="preserve">with </w:delText>
        </w:r>
      </w:del>
      <w:ins w:id="907" w:author="Matthew Kay" w:date="2016-01-04T16:45:00Z">
        <w:r w:rsidR="00E92B02">
          <w:t xml:space="preserve">to </w:t>
        </w:r>
      </w:ins>
      <w:del w:id="908" w:author="Matthew Kay" w:date="2016-01-04T16:45:00Z">
        <w:r w:rsidRPr="00BD56F5" w:rsidDel="00E92B02">
          <w:delText xml:space="preserve">a </w:delText>
        </w:r>
      </w:del>
      <w:r w:rsidRPr="00BD56F5">
        <w:t xml:space="preserve">frequentist </w:t>
      </w:r>
      <w:del w:id="909" w:author="Matthew Kay" w:date="2016-01-04T16:45:00Z">
        <w:r w:rsidRPr="00BD56F5" w:rsidDel="00E92B02">
          <w:delText xml:space="preserve">approach </w:delText>
        </w:r>
      </w:del>
      <w:ins w:id="910" w:author="Matthew Kay" w:date="2016-01-04T16:45:00Z">
        <w:r w:rsidR="00E92B02">
          <w:t xml:space="preserve">analysis </w:t>
        </w:r>
      </w:ins>
      <w:del w:id="911" w:author="Matthew Kay" w:date="2016-01-04T16:45:00Z">
        <w:r w:rsidRPr="00BD56F5" w:rsidDel="00E92B02">
          <w:delText xml:space="preserve">using </w:delText>
        </w:r>
      </w:del>
      <w:ins w:id="912" w:author="Matthew Kay" w:date="2016-01-04T16:45:00Z">
        <w:r w:rsidR="00E92B02">
          <w:t xml:space="preserve">of </w:t>
        </w:r>
      </w:ins>
      <w:r w:rsidRPr="00BD56F5">
        <w:t>small samples</w:t>
      </w:r>
      <w:ins w:id="913" w:author="Matthew Kay" w:date="2016-01-04T16:45:00Z">
        <w:r w:rsidR="00E92B02">
          <w:t xml:space="preserve"> </w:t>
        </w:r>
        <w:r w:rsidR="00E92B02">
          <w:fldChar w:fldCharType="begin" w:fldLock="1"/>
        </w:r>
      </w:ins>
      <w:r w:rsidR="00B67D45">
        <w:instrText>ADDIN CSL_CITATION { "citationItems" : [ { "id" : "ITEM-1", "itemData" : { "ISSN" : "1745-6916", "abstract" : "Statistical power analysis provides the conventional approach to assess error rates when designing a research study. However, power analysis is flawed in that a narrow emphasis on statistical significance is placed as the primary focus of study design. In noisy, small-sample settings, statistically significant results can often be misleading. To help researchers address this problem in the context of their own studies, we recommend design calculations in which (a) the probability of an estimate being in the wrong direction (Type S [sign] error) and (b) the factor by which the magnitude of an effect might be overestimated (Type M [magnitude] error or exaggeration ratio) are estimated. We illustrate with examples from recent published research and discuss the largest challenge in a design calculation: coming up with reasonable estimates of plausible effect sizes based on external information.", "author" : [ { "dropping-particle" : "", "family" : "Gelman", "given" : "A.", "non-dropping-particle" : "", "parse-names" : false, "suffix" : "" }, { "dropping-particle" : "", "family" : "Carlin", "given" : "J.", "non-dropping-particle" : "", "parse-names" : false, "suffix" : "" } ], "container-title" : "Perspectives on Psychological Science", "id" : "ITEM-1", "issue" : "6", "issued" : { "date-parts" : [ [ "2014", "11", "17" ] ] }, "page" : "641-651", "title" : "Beyond Power Calculations: Assessing Type S (Sign) and Type M (Magnitude) Errors", "type" : "article-journal", "volume" : "9" }, "uris" : [ "http://www.mendeley.com/documents/?uuid=606f83b5-d31d-4fa8-a83b-eae46f7e65a3" ] } ], "mendeley" : { "formattedCitation" : "[6]", "plainTextFormattedCitation" : "[6]", "previouslyFormattedCitation" : "[5]" }, "properties" : { "noteIndex" : 0 }, "schema" : "https://github.com/citation-style-language/schema/raw/master/csl-citation.json" }</w:instrText>
      </w:r>
      <w:r w:rsidR="00E92B02">
        <w:fldChar w:fldCharType="separate"/>
      </w:r>
      <w:r w:rsidR="00B67D45" w:rsidRPr="00B67D45">
        <w:rPr>
          <w:noProof/>
        </w:rPr>
        <w:t>[6]</w:t>
      </w:r>
      <w:ins w:id="914" w:author="Matthew Kay" w:date="2016-01-04T16:45:00Z">
        <w:r w:rsidR="00E92B02">
          <w:fldChar w:fldCharType="end"/>
        </w:r>
      </w:ins>
      <w:r w:rsidRPr="00BD56F5">
        <w:t xml:space="preserve">. We saw the benefit of this strategy in the </w:t>
      </w:r>
      <w:del w:id="915" w:author="Eric Hekler" w:date="2016-01-06T13:23:00Z">
        <w:r w:rsidRPr="00BD56F5" w:rsidDel="00BA38F2">
          <w:delText xml:space="preserve">large </w:delText>
        </w:r>
      </w:del>
      <w:r w:rsidRPr="00BD56F5">
        <w:t>reduction in error</w:t>
      </w:r>
      <w:r>
        <w:t xml:space="preserve"> in our small-</w:t>
      </w:r>
      <w:r w:rsidRPr="00DE133F">
        <w:rPr>
          <w:i/>
          <w:rPrChange w:id="916" w:author="Matthew Kay" w:date="2016-01-07T00:51:00Z">
            <w:rPr/>
          </w:rPrChange>
        </w:rPr>
        <w:t>n</w:t>
      </w:r>
      <w:r>
        <w:t xml:space="preserve"> simulations.</w:t>
      </w:r>
      <w:del w:id="917" w:author="Matthew Kay" w:date="2016-01-04T16:46:00Z">
        <w:r w:rsidDel="00E92B02">
          <w:delText xml:space="preserve">  </w:delText>
        </w:r>
      </w:del>
      <w:r>
        <w:t xml:space="preserve"> </w:t>
      </w:r>
    </w:p>
    <w:p w14:paraId="3FCDF823" w14:textId="10BB7936" w:rsidR="00BD56F5" w:rsidRDefault="00BD56F5" w:rsidP="00BD56F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BD56F5">
        <w:t xml:space="preserve">Skeptical priors </w:t>
      </w:r>
      <w:del w:id="918" w:author="Matthew Kay" w:date="2016-01-04T16:46:00Z">
        <w:r w:rsidRPr="00BD56F5" w:rsidDel="00E92B02">
          <w:delText xml:space="preserve">have the advantage of </w:delText>
        </w:r>
      </w:del>
      <w:r w:rsidRPr="00BD56F5">
        <w:t>acknowledg</w:t>
      </w:r>
      <w:ins w:id="919" w:author="Matthew Kay" w:date="2016-01-04T16:46:00Z">
        <w:r w:rsidR="00E92B02">
          <w:t>e</w:t>
        </w:r>
      </w:ins>
      <w:del w:id="920" w:author="Matthew Kay" w:date="2016-01-04T16:46:00Z">
        <w:r w:rsidRPr="00BD56F5" w:rsidDel="00E92B02">
          <w:delText>ing</w:delText>
        </w:r>
      </w:del>
      <w:r w:rsidRPr="00BD56F5">
        <w:t xml:space="preserve"> the known problem of inflated effect sizes in small samples, which makes them a good fit for HCI. However, </w:t>
      </w:r>
      <w:del w:id="921" w:author="Matthew Kay" w:date="2016-01-04T16:46:00Z">
        <w:r w:rsidRPr="00BD56F5" w:rsidDel="00E92B02">
          <w:delText xml:space="preserve">it is essential to note that </w:delText>
        </w:r>
      </w:del>
      <w:r w:rsidRPr="00BD56F5">
        <w:t>there are many strategies for setting priors. For example, another approach, which would mimic a frequentist approach, would be to use uninformed priors (e.g., a flat prior on regression coefficients), yielding results similar to freq</w:t>
      </w:r>
      <w:r>
        <w:t xml:space="preserve">uentist confidence intervals. </w:t>
      </w:r>
    </w:p>
    <w:p w14:paraId="34F7E1E8" w14:textId="05DF246F" w:rsidR="00BD56F5" w:rsidRDefault="00BD56F5"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BD56F5">
        <w:t xml:space="preserve">Overall, Bayesian analysis puts a greater onus on the analyst to describe their priors, but this cost brings several benefits, </w:t>
      </w:r>
      <w:ins w:id="922" w:author="Eric Hekler" w:date="2015-12-30T11:58:00Z">
        <w:r w:rsidR="00870F01">
          <w:t>particularly mathematical specification of skepticism</w:t>
        </w:r>
      </w:ins>
      <w:del w:id="923" w:author="Eric Hekler" w:date="2015-12-30T11:59:00Z">
        <w:r w:rsidRPr="00BD56F5" w:rsidDel="00870F01">
          <w:delText>as we have shown</w:delText>
        </w:r>
      </w:del>
      <w:r w:rsidRPr="00BD56F5">
        <w:t>. Even for novel conditions, effect sizes of previously studied phenomena (e.g., fast-to-slow) can be used to establish informed skeptical priors of an unknown, but related phenomena (e.g., slow-to-fast). That said, prior-setting can be daunting for those new to Bayesian analysis. There is fruit</w:t>
      </w:r>
      <w:r w:rsidRPr="00BD56F5">
        <w:lastRenderedPageBreak/>
        <w:t xml:space="preserve">ful work to be done in guiding researchers in this process, perhaps </w:t>
      </w:r>
      <w:ins w:id="924" w:author="Eric Hekler" w:date="2015-12-30T11:59:00Z">
        <w:r w:rsidR="00870F01">
          <w:t xml:space="preserve">via </w:t>
        </w:r>
      </w:ins>
      <w:del w:id="925" w:author="Eric Hekler" w:date="2015-12-30T11:59:00Z">
        <w:r w:rsidRPr="00BD56F5" w:rsidDel="00870F01">
          <w:delText xml:space="preserve">by developing systems for </w:delText>
        </w:r>
      </w:del>
      <w:r w:rsidRPr="00BD56F5">
        <w:t xml:space="preserve">interactive </w:t>
      </w:r>
      <w:ins w:id="926" w:author="Eric Hekler" w:date="2015-12-30T11:59:00Z">
        <w:r w:rsidR="00870F01">
          <w:t xml:space="preserve">systems for </w:t>
        </w:r>
      </w:ins>
      <w:del w:id="927" w:author="Matthew Kay" w:date="2016-01-04T16:47:00Z">
        <w:r w:rsidRPr="00BD56F5" w:rsidDel="00E92B02">
          <w:delText>specifi</w:delText>
        </w:r>
        <w:r w:rsidDel="00E92B02">
          <w:delText xml:space="preserve">cation of </w:delText>
        </w:r>
      </w:del>
      <w:r>
        <w:t>prior</w:t>
      </w:r>
      <w:del w:id="928" w:author="Matthew Kay" w:date="2016-01-04T16:47:00Z">
        <w:r w:rsidDel="00E92B02">
          <w:delText>s</w:delText>
        </w:r>
      </w:del>
      <w:ins w:id="929" w:author="Matthew Kay" w:date="2016-01-04T16:47:00Z">
        <w:r w:rsidR="00E92B02">
          <w:t xml:space="preserve"> </w:t>
        </w:r>
        <w:r w:rsidR="00E92B02" w:rsidRPr="00BD56F5">
          <w:t>specifi</w:t>
        </w:r>
        <w:r w:rsidR="00E92B02">
          <w:t>cation</w:t>
        </w:r>
      </w:ins>
      <w:r>
        <w:t>.</w:t>
      </w:r>
    </w:p>
    <w:p w14:paraId="2AA049F4" w14:textId="5359A5D9"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930" w:name="h.bnla3bx3oh3v" w:colFirst="0" w:colLast="0"/>
      <w:bookmarkEnd w:id="930"/>
      <w:r>
        <w:t xml:space="preserve">Practical impact of research </w:t>
      </w:r>
      <w:ins w:id="931" w:author="Matthew Kay" w:date="2016-01-04T16:47:00Z">
        <w:r w:rsidR="00E92B02">
          <w:br/>
        </w:r>
      </w:ins>
      <w:r>
        <w:t>through cost/benefit analysis</w:t>
      </w:r>
    </w:p>
    <w:p w14:paraId="6241DDB8" w14:textId="5E50E2D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commentRangeStart w:id="932"/>
      <w:commentRangeStart w:id="933"/>
      <w:r>
        <w:t xml:space="preserve">Finally, we wish to address another common thread of discussion in the </w:t>
      </w:r>
      <w:del w:id="934" w:author="Matthew Kay" w:date="2016-01-04T17:30:00Z">
        <w:r w:rsidDel="00EC0AB7">
          <w:delText>C</w:delText>
        </w:r>
      </w:del>
      <w:r>
        <w:t>H</w:t>
      </w:r>
      <w:ins w:id="935" w:author="Matthew Kay" w:date="2016-01-04T17:30:00Z">
        <w:r w:rsidR="00EC0AB7">
          <w:t>C</w:t>
        </w:r>
      </w:ins>
      <w:r>
        <w:t xml:space="preserve">I community, a perhaps more existential one: how can we have practical effects on real-world deployed systems? How can practitioners derive value from results </w:t>
      </w:r>
      <w:ins w:id="936" w:author="Matthew Kay" w:date="2016-01-04T17:30:00Z">
        <w:r w:rsidR="00EC0AB7">
          <w:t>in</w:t>
        </w:r>
      </w:ins>
      <w:del w:id="937" w:author="Matthew Kay" w:date="2016-01-04T17:30:00Z">
        <w:r w:rsidDel="00EC0AB7">
          <w:delText>at</w:delText>
        </w:r>
      </w:del>
      <w:r>
        <w:t xml:space="preserve"> </w:t>
      </w:r>
      <w:ins w:id="938" w:author="Matthew Kay" w:date="2016-01-04T17:30:00Z">
        <w:r w:rsidR="00EC0AB7">
          <w:t xml:space="preserve">the </w:t>
        </w:r>
      </w:ins>
      <w:del w:id="939" w:author="Matthew Kay" w:date="2016-01-04T17:30:00Z">
        <w:r w:rsidDel="00EC0AB7">
          <w:delText>C</w:delText>
        </w:r>
      </w:del>
      <w:r>
        <w:t>H</w:t>
      </w:r>
      <w:ins w:id="940" w:author="Matthew Kay" w:date="2016-01-04T17:30:00Z">
        <w:r w:rsidR="00EC0AB7">
          <w:t>C</w:t>
        </w:r>
      </w:ins>
      <w:r>
        <w:t>I</w:t>
      </w:r>
      <w:ins w:id="941" w:author="Matthew Kay" w:date="2016-01-04T17:30:00Z">
        <w:r w:rsidR="00EC0AB7">
          <w:t xml:space="preserve"> literature</w:t>
        </w:r>
      </w:ins>
      <w:r>
        <w:t xml:space="preserve">? We believe that the language of statistical significance is not the language of practitioners or business; cost/benefit analysis is. The results of a Bayesian analysis </w:t>
      </w:r>
      <w:r w:rsidR="00FC3F3B">
        <w:t xml:space="preserve">can easily be </w:t>
      </w:r>
      <w:r>
        <w:t xml:space="preserve">incorporated into cost/benefit analysis: given the probability distribution of an estimated effect, we can simply apply a cost function to it. </w:t>
      </w:r>
      <w:commentRangeEnd w:id="932"/>
      <w:r w:rsidR="00870F01">
        <w:rPr>
          <w:rStyle w:val="CommentReference"/>
        </w:rPr>
        <w:commentReference w:id="932"/>
      </w:r>
      <w:commentRangeEnd w:id="933"/>
      <w:r w:rsidR="00CE7743">
        <w:rPr>
          <w:rStyle w:val="CommentReference"/>
        </w:rPr>
        <w:commentReference w:id="933"/>
      </w:r>
    </w:p>
    <w:p w14:paraId="13E3D202" w14:textId="0B014076" w:rsidR="0002541C"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For example, imagine a market research company that wishes to evaluate the cost/benefit of switching from an existing survey tool that does not have a </w:t>
      </w:r>
      <w:r>
        <w:rPr>
          <w:i/>
        </w:rPr>
        <w:t>fast-to-slow</w:t>
      </w:r>
      <w:r>
        <w:t xml:space="preserve"> progress indicator to one that does. This would incur some costs for converting the survey into a new format. It would also have an estimated benefit in that the company could recruit fewer participants to reach a desired sample size, in proportion to the expected increase in completion rate. This company could take the probability distribution of estimated completion rate in both cases (</w:t>
      </w:r>
      <w:r>
        <w:rPr>
          <w:i/>
        </w:rPr>
        <w:t xml:space="preserve">whether or not </w:t>
      </w:r>
      <w:r>
        <w:t xml:space="preserve">the difference has passed the statistical significance filter) and use it to derive a probability distribution of expected cost </w:t>
      </w:r>
      <w:ins w:id="942" w:author="Eric Hekler" w:date="2016-01-06T13:41:00Z">
        <w:r w:rsidR="0021485B">
          <w:t>relative to the probable benefit</w:t>
        </w:r>
      </w:ins>
      <w:del w:id="943" w:author="Eric Hekler" w:date="2016-01-06T13:41:00Z">
        <w:r w:rsidDel="0021485B">
          <w:delText>in each case</w:delText>
        </w:r>
      </w:del>
      <w:r>
        <w:t>, and then decide a course of action to minimize cost. This simplifies the translation of research into real</w:t>
      </w:r>
      <w:r w:rsidR="008A7CBD">
        <w:t>-</w:t>
      </w:r>
      <w:r>
        <w:t>world</w:t>
      </w:r>
      <w:r w:rsidR="008A7CBD">
        <w:t xml:space="preserve"> use</w:t>
      </w:r>
      <w:r>
        <w:t xml:space="preserve">, and gives </w:t>
      </w:r>
      <w:r w:rsidR="008A7CBD">
        <w:t xml:space="preserve">a </w:t>
      </w:r>
      <w:r>
        <w:t>way to put practical effect size</w:t>
      </w:r>
      <w:r w:rsidR="008A7CBD">
        <w:t>s</w:t>
      </w:r>
      <w:r>
        <w:t xml:space="preserve"> in context.</w:t>
      </w:r>
    </w:p>
    <w:p w14:paraId="25FC5B5D"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944" w:name="h.iqeiheb4zrwr" w:colFirst="0" w:colLast="0"/>
      <w:bookmarkEnd w:id="944"/>
      <w:r>
        <w:t>Conclusion</w:t>
      </w:r>
    </w:p>
    <w:p w14:paraId="3498E540" w14:textId="02BF0EDE" w:rsidR="00853A06" w:rsidRDefault="0002541C" w:rsidP="00137B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945" w:author="Matthew Kay" w:date="2015-12-29T00:03:00Z"/>
        </w:rPr>
      </w:pPr>
      <w:r>
        <w:t xml:space="preserve">Bayesian analysis allows us to learn more quickly by building on previous results. It also fits more effectively into the publication incentives of </w:t>
      </w:r>
      <w:del w:id="946" w:author="Matthew Kay" w:date="2016-01-04T17:30:00Z">
        <w:r w:rsidDel="00EC0AB7">
          <w:delText>C</w:delText>
        </w:r>
      </w:del>
      <w:r>
        <w:t>H</w:t>
      </w:r>
      <w:ins w:id="947" w:author="Matthew Kay" w:date="2016-01-04T17:30:00Z">
        <w:r w:rsidR="00EC0AB7">
          <w:t>C</w:t>
        </w:r>
      </w:ins>
      <w:r>
        <w:t>I than approaches to improving knowledge accrual within the NHST framework, such as meta-analysis. At the same time, it is compatible with calls for more replication (</w:t>
      </w:r>
      <w:proofErr w:type="spellStart"/>
      <w:r>
        <w:t>RepliCHI</w:t>
      </w:r>
      <w:proofErr w:type="spellEnd"/>
      <w:r>
        <w:t xml:space="preserve">), and allows us to make stronger claims about novel work through comparison to well-studied conditions. This, combined with a shift to an emphasis on probable effect sizes instead of </w:t>
      </w:r>
      <w:r w:rsidR="008A7CBD">
        <w:t xml:space="preserve">simply “significant” </w:t>
      </w:r>
      <w:r>
        <w:t>differences between conditions, will help free design and engineering researchers from the shackles of meaningless p value</w:t>
      </w:r>
      <w:r w:rsidR="0058001A">
        <w:t>s</w:t>
      </w:r>
      <w:r>
        <w:t xml:space="preserve"> in small-</w:t>
      </w:r>
      <w:r>
        <w:rPr>
          <w:i/>
        </w:rPr>
        <w:t>n</w:t>
      </w:r>
      <w:r>
        <w:t xml:space="preserve"> studies, while also allowing the field to make better use of the results of such studies. In short, Bayesian statistics are </w:t>
      </w:r>
      <w:ins w:id="948" w:author="Greg Nelson" w:date="2016-01-06T15:51:00Z">
        <w:r w:rsidR="008D7218">
          <w:t xml:space="preserve">more </w:t>
        </w:r>
      </w:ins>
      <w:r>
        <w:t>user-centered statistics</w:t>
      </w:r>
      <w:r w:rsidR="002060AF">
        <w:t>.</w:t>
      </w:r>
    </w:p>
    <w:p w14:paraId="2C225D39" w14:textId="046F278C" w:rsidR="00663D15" w:rsidRDefault="00663D15">
      <w:pPr>
        <w:pStyle w:val="Heading1"/>
        <w:rPr>
          <w:ins w:id="949" w:author="Matthew Kay" w:date="2015-12-29T00:03:00Z"/>
        </w:rPr>
        <w:pPrChange w:id="950" w:author="Matthew Kay" w:date="2015-12-29T00:03: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ins w:id="951" w:author="Matthew Kay" w:date="2015-12-29T00:03:00Z">
        <w:r>
          <w:t>Acknowledgements</w:t>
        </w:r>
      </w:ins>
    </w:p>
    <w:p w14:paraId="3D5F19D7" w14:textId="605F8FA6" w:rsidR="00663D15" w:rsidRPr="008E0CAD" w:rsidRDefault="00A5780C">
      <w:pPr>
        <w:rPr>
          <w:rFonts w:ascii="Times" w:hAnsi="Times"/>
          <w:rPrChange w:id="952" w:author="Greg Nelson" w:date="2015-12-29T22:56:00Z">
            <w:rPr/>
          </w:rPrChange>
        </w:rPr>
        <w:pPrChange w:id="953" w:author="Matthew Kay" w:date="2015-12-29T00:03: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ins w:id="954" w:author="Matthew Kay" w:date="2015-12-29T00:03:00Z">
        <w:r>
          <w:t xml:space="preserve">Matthew Kay was supported by the Intel Science and Technology Center for Pervasive Computing (ISTC-PC). </w:t>
        </w:r>
      </w:ins>
      <w:ins w:id="955" w:author="Greg Nelson" w:date="2015-12-29T22:55:00Z">
        <w:r w:rsidR="008E0CAD">
          <w:t>Greg</w:t>
        </w:r>
      </w:ins>
      <w:ins w:id="956" w:author="Greg Nelson" w:date="2015-12-29T22:56:00Z">
        <w:r w:rsidR="008E0CAD">
          <w:t>ory</w:t>
        </w:r>
      </w:ins>
      <w:ins w:id="957" w:author="Greg Nelson" w:date="2015-12-29T22:55:00Z">
        <w:r w:rsidR="008E0CAD">
          <w:t xml:space="preserve"> Nelson</w:t>
        </w:r>
      </w:ins>
      <w:ins w:id="958" w:author="Greg Nelson" w:date="2015-12-29T22:56:00Z">
        <w:r w:rsidR="008E0CAD">
          <w:t xml:space="preserve"> </w:t>
        </w:r>
        <w:r w:rsidR="008E0CAD">
          <w:rPr>
            <w:rFonts w:ascii="Times" w:hAnsi="Times"/>
          </w:rPr>
          <w:t>was</w:t>
        </w:r>
        <w:r w:rsidR="008E0CAD" w:rsidRPr="008E0CAD">
          <w:rPr>
            <w:rFonts w:ascii="Times" w:hAnsi="Times"/>
          </w:rPr>
          <w:t xml:space="preserve"> supported by the National Science Foundation Graduate Research Fellowship Program under Grant No.</w:t>
        </w:r>
      </w:ins>
      <w:ins w:id="959" w:author="Greg Nelson" w:date="2016-01-06T15:52:00Z">
        <w:r w:rsidR="008D7218" w:rsidRPr="008D7218">
          <w:rPr>
            <w:rFonts w:ascii="Times" w:hAnsi="Times"/>
          </w:rPr>
          <w:t> DGE-1256082</w:t>
        </w:r>
      </w:ins>
      <w:ins w:id="960" w:author="Greg Nelson" w:date="2015-12-29T22:56:00Z">
        <w:r w:rsidR="008E0CAD" w:rsidRPr="008E0CAD">
          <w:rPr>
            <w:rFonts w:ascii="Times" w:hAnsi="Times"/>
          </w:rPr>
          <w:t>.</w:t>
        </w:r>
        <w:r w:rsidR="008E0CAD">
          <w:rPr>
            <w:rFonts w:ascii="Times" w:hAnsi="Times"/>
          </w:rPr>
          <w:t xml:space="preserve"> </w:t>
        </w:r>
      </w:ins>
      <w:ins w:id="961" w:author="Matthew Kay" w:date="2015-12-29T00:03:00Z">
        <w:r w:rsidR="00663D15" w:rsidRPr="00663D15">
          <w:t xml:space="preserve">Eric </w:t>
        </w:r>
        <w:proofErr w:type="spellStart"/>
        <w:r w:rsidR="00663D15" w:rsidRPr="00663D15">
          <w:t>Hekler's</w:t>
        </w:r>
        <w:proofErr w:type="spellEnd"/>
        <w:r w:rsidR="00663D15" w:rsidRPr="00663D15">
          <w:t xml:space="preserve"> work was supported, in part, by a grant from the Robert Wood Johnson Foundation (PI: </w:t>
        </w:r>
        <w:proofErr w:type="spellStart"/>
        <w:r w:rsidR="00663D15" w:rsidRPr="00663D15">
          <w:t>Hekler</w:t>
        </w:r>
        <w:proofErr w:type="spellEnd"/>
        <w:r w:rsidR="00663D15" w:rsidRPr="00663D15">
          <w:t>, 71995).</w:t>
        </w:r>
      </w:ins>
    </w:p>
    <w:p w14:paraId="689F8ED5" w14:textId="77777777" w:rsidR="006B3F1F" w:rsidRDefault="006B3F1F">
      <w:pPr>
        <w:pStyle w:val="Heading1"/>
      </w:pPr>
      <w:r>
        <w:lastRenderedPageBreak/>
        <w:t>REFERENCES</w:t>
      </w:r>
    </w:p>
    <w:p w14:paraId="24AFE564" w14:textId="74D9F270" w:rsidR="00B67D45" w:rsidRPr="00B67D45" w:rsidRDefault="00FA6C57">
      <w:pPr>
        <w:pStyle w:val="ReferencesNonumber"/>
        <w:pPrChange w:id="962" w:author="Matthew Kay" w:date="2016-01-07T00:41:00Z">
          <w:pPr>
            <w:widowControl w:val="0"/>
            <w:autoSpaceDE w:val="0"/>
            <w:autoSpaceDN w:val="0"/>
            <w:adjustRightInd w:val="0"/>
            <w:spacing w:after="80"/>
            <w:ind w:left="640" w:hanging="640"/>
          </w:pPr>
        </w:pPrChange>
      </w:pPr>
      <w:r>
        <w:fldChar w:fldCharType="begin" w:fldLock="1"/>
      </w:r>
      <w:r>
        <w:instrText xml:space="preserve">ADDIN Mendeley Bibliography CSL_BIBLIOGRAPHY </w:instrText>
      </w:r>
      <w:r>
        <w:fldChar w:fldCharType="separate"/>
      </w:r>
      <w:r w:rsidR="00B67D45" w:rsidRPr="00B67D45">
        <w:t>1.</w:t>
      </w:r>
      <w:r w:rsidR="00B67D45" w:rsidRPr="00B67D45">
        <w:tab/>
        <w:t xml:space="preserve">Joel Brandt, Mira Dontcheva, Marcos Weskamp, and Scott R. Klemmer. 2010. Example-centric programming. </w:t>
      </w:r>
      <w:r w:rsidR="00B67D45" w:rsidRPr="00B67D45">
        <w:rPr>
          <w:i/>
          <w:iCs/>
        </w:rPr>
        <w:t>Proceedings of the 28th international conference on Human factors in computing systems - CHI ’10</w:t>
      </w:r>
      <w:r w:rsidR="00B67D45" w:rsidRPr="00B67D45">
        <w:t>, ACM Press, 513. Retrieved January 7, 2016 from http://dl.acm.org/citation.cfm?id=1753326.1753402</w:t>
      </w:r>
    </w:p>
    <w:p w14:paraId="0B000632" w14:textId="77777777" w:rsidR="00B67D45" w:rsidRPr="00B67D45" w:rsidRDefault="00B67D45">
      <w:pPr>
        <w:pStyle w:val="ReferencesNonumber"/>
        <w:pPrChange w:id="963" w:author="Matthew Kay" w:date="2016-01-07T00:41:00Z">
          <w:pPr>
            <w:widowControl w:val="0"/>
            <w:autoSpaceDE w:val="0"/>
            <w:autoSpaceDN w:val="0"/>
            <w:adjustRightInd w:val="0"/>
            <w:spacing w:after="80"/>
            <w:ind w:left="640" w:hanging="640"/>
          </w:pPr>
        </w:pPrChange>
      </w:pPr>
      <w:r w:rsidRPr="00B67D45">
        <w:t>2.</w:t>
      </w:r>
      <w:r w:rsidRPr="00B67D45">
        <w:tab/>
        <w:t xml:space="preserve">Bob Carpenter, Andrew Gelman, Matt Hoffman, et al. 2015. Stan: A Probabilistic Programming Language. </w:t>
      </w:r>
      <w:r w:rsidRPr="00B67D45">
        <w:rPr>
          <w:i/>
          <w:iCs/>
        </w:rPr>
        <w:t>Journal of Statistical Software</w:t>
      </w:r>
      <w:r w:rsidRPr="00B67D45">
        <w:t xml:space="preserve"> In press.</w:t>
      </w:r>
    </w:p>
    <w:p w14:paraId="1AFA6FFA" w14:textId="77777777" w:rsidR="00B67D45" w:rsidRPr="00B67D45" w:rsidRDefault="00B67D45">
      <w:pPr>
        <w:pStyle w:val="ReferencesNonumber"/>
        <w:pPrChange w:id="964" w:author="Matthew Kay" w:date="2016-01-07T00:41:00Z">
          <w:pPr>
            <w:widowControl w:val="0"/>
            <w:autoSpaceDE w:val="0"/>
            <w:autoSpaceDN w:val="0"/>
            <w:adjustRightInd w:val="0"/>
            <w:spacing w:after="80"/>
            <w:ind w:left="640" w:hanging="640"/>
          </w:pPr>
        </w:pPrChange>
      </w:pPr>
      <w:r w:rsidRPr="00B67D45">
        <w:t>3.</w:t>
      </w:r>
      <w:r w:rsidRPr="00B67D45">
        <w:tab/>
        <w:t xml:space="preserve">Geoff Cumming. 2014. The new statistics: why and how. </w:t>
      </w:r>
      <w:r w:rsidRPr="00B67D45">
        <w:rPr>
          <w:i/>
          <w:iCs/>
        </w:rPr>
        <w:t>Psychological science</w:t>
      </w:r>
      <w:r w:rsidRPr="00B67D45">
        <w:t xml:space="preserve"> 25, 1: 7–29. Retrieved July 9, 2014 from http://pss.sagepub.com/content/early/2013/11/07/0956797613504966.abstract</w:t>
      </w:r>
    </w:p>
    <w:p w14:paraId="14A68C0F" w14:textId="77777777" w:rsidR="00B67D45" w:rsidRPr="00B67D45" w:rsidRDefault="00B67D45">
      <w:pPr>
        <w:pStyle w:val="ReferencesNonumber"/>
        <w:pPrChange w:id="965" w:author="Matthew Kay" w:date="2016-01-07T00:41:00Z">
          <w:pPr>
            <w:widowControl w:val="0"/>
            <w:autoSpaceDE w:val="0"/>
            <w:autoSpaceDN w:val="0"/>
            <w:adjustRightInd w:val="0"/>
            <w:spacing w:after="80"/>
            <w:ind w:left="640" w:hanging="640"/>
          </w:pPr>
        </w:pPrChange>
      </w:pPr>
      <w:r w:rsidRPr="00B67D45">
        <w:t>4.</w:t>
      </w:r>
      <w:r w:rsidRPr="00B67D45">
        <w:tab/>
        <w:t xml:space="preserve">Zoltan Dienes. 2011. Bayesian Versus Orthodox Statistics: Which Side Are You On? </w:t>
      </w:r>
      <w:r w:rsidRPr="00B67D45">
        <w:rPr>
          <w:i/>
          <w:iCs/>
        </w:rPr>
        <w:t>Perspectives on psychological science : a journal of the Association for Psychological Science</w:t>
      </w:r>
      <w:r w:rsidRPr="00B67D45">
        <w:t xml:space="preserve"> 6, 3: 274–90. Retrieved January 7, 2016 from http://pps.sagepub.com/content/6/3/274.abstract</w:t>
      </w:r>
    </w:p>
    <w:p w14:paraId="5457E4CE" w14:textId="77777777" w:rsidR="00B67D45" w:rsidRPr="00B67D45" w:rsidRDefault="00B67D45">
      <w:pPr>
        <w:pStyle w:val="ReferencesNonumber"/>
        <w:pPrChange w:id="966" w:author="Matthew Kay" w:date="2016-01-07T00:41:00Z">
          <w:pPr>
            <w:widowControl w:val="0"/>
            <w:autoSpaceDE w:val="0"/>
            <w:autoSpaceDN w:val="0"/>
            <w:adjustRightInd w:val="0"/>
            <w:spacing w:after="80"/>
            <w:ind w:left="640" w:hanging="640"/>
          </w:pPr>
        </w:pPrChange>
      </w:pPr>
      <w:r w:rsidRPr="00B67D45">
        <w:t>5.</w:t>
      </w:r>
      <w:r w:rsidRPr="00B67D45">
        <w:tab/>
        <w:t xml:space="preserve">Daniel Foreman-Mackey, David W. Hogg, Dustin Lang, and Jonathan Goodman. 2013. emcee : The MCMC Hammer. </w:t>
      </w:r>
      <w:r w:rsidRPr="00B67D45">
        <w:rPr>
          <w:i/>
          <w:iCs/>
        </w:rPr>
        <w:t>Publications of the Astronomical Society of the Pacific</w:t>
      </w:r>
      <w:r w:rsidRPr="00B67D45">
        <w:t xml:space="preserve"> 125, 925: 306–312. Retrieved April 21, 2015 from http://arxiv.org/abs/1202.3665</w:t>
      </w:r>
    </w:p>
    <w:p w14:paraId="4AF18602" w14:textId="77777777" w:rsidR="00B67D45" w:rsidRPr="00B67D45" w:rsidRDefault="00B67D45">
      <w:pPr>
        <w:pStyle w:val="ReferencesNonumber"/>
        <w:pPrChange w:id="967" w:author="Matthew Kay" w:date="2016-01-07T00:41:00Z">
          <w:pPr>
            <w:widowControl w:val="0"/>
            <w:autoSpaceDE w:val="0"/>
            <w:autoSpaceDN w:val="0"/>
            <w:adjustRightInd w:val="0"/>
            <w:spacing w:after="80"/>
            <w:ind w:left="640" w:hanging="640"/>
          </w:pPr>
        </w:pPrChange>
      </w:pPr>
      <w:r w:rsidRPr="00B67D45">
        <w:t>6.</w:t>
      </w:r>
      <w:r w:rsidRPr="00B67D45">
        <w:tab/>
        <w:t xml:space="preserve">A. Gelman and J. Carlin. 2014. Beyond Power Calculations: Assessing Type S (Sign) and Type M (Magnitude) Errors. </w:t>
      </w:r>
      <w:r w:rsidRPr="00B67D45">
        <w:rPr>
          <w:i/>
          <w:iCs/>
        </w:rPr>
        <w:t>Perspectives on Psychological Science</w:t>
      </w:r>
      <w:r w:rsidRPr="00B67D45">
        <w:t xml:space="preserve"> 9, 6: 641–651. Retrieved November 17, 2014 from http://pps.sagepub.com/content/9/6/641.short</w:t>
      </w:r>
    </w:p>
    <w:p w14:paraId="2EAEC608" w14:textId="77777777" w:rsidR="00B67D45" w:rsidRPr="00B67D45" w:rsidRDefault="00B67D45">
      <w:pPr>
        <w:pStyle w:val="ReferencesNonumber"/>
        <w:pPrChange w:id="968" w:author="Matthew Kay" w:date="2016-01-07T00:41:00Z">
          <w:pPr>
            <w:widowControl w:val="0"/>
            <w:autoSpaceDE w:val="0"/>
            <w:autoSpaceDN w:val="0"/>
            <w:adjustRightInd w:val="0"/>
            <w:spacing w:after="80"/>
            <w:ind w:left="640" w:hanging="640"/>
          </w:pPr>
        </w:pPrChange>
      </w:pPr>
      <w:r w:rsidRPr="00B67D45">
        <w:t>7.</w:t>
      </w:r>
      <w:r w:rsidRPr="00B67D45">
        <w:tab/>
        <w:t xml:space="preserve">Andrew Gelman, Aleks Jakulin, Maria Grazia Pittau, and Yu-Sung Su. 2008. A Weakly Informative Default Prior Distribution for Logistic and Other Regression Models. </w:t>
      </w:r>
      <w:r w:rsidRPr="00B67D45">
        <w:rPr>
          <w:i/>
          <w:iCs/>
        </w:rPr>
        <w:t>The Annals of Applied Statistics</w:t>
      </w:r>
      <w:r w:rsidRPr="00B67D45">
        <w:t xml:space="preserve"> 2, 4: 1360–1383.</w:t>
      </w:r>
    </w:p>
    <w:p w14:paraId="01EFE971" w14:textId="77777777" w:rsidR="00B67D45" w:rsidRPr="00B67D45" w:rsidRDefault="00B67D45">
      <w:pPr>
        <w:pStyle w:val="ReferencesNonumber"/>
        <w:pPrChange w:id="969" w:author="Matthew Kay" w:date="2016-01-07T00:41:00Z">
          <w:pPr>
            <w:widowControl w:val="0"/>
            <w:autoSpaceDE w:val="0"/>
            <w:autoSpaceDN w:val="0"/>
            <w:adjustRightInd w:val="0"/>
            <w:spacing w:after="80"/>
            <w:ind w:left="640" w:hanging="640"/>
          </w:pPr>
        </w:pPrChange>
      </w:pPr>
      <w:r w:rsidRPr="00B67D45">
        <w:t>8.</w:t>
      </w:r>
      <w:r w:rsidRPr="00B67D45">
        <w:tab/>
        <w:t xml:space="preserve">Andrew Gelman and David Weakliem. 2009. Of Beauty, Sex and Power. </w:t>
      </w:r>
      <w:r w:rsidRPr="00B67D45">
        <w:rPr>
          <w:i/>
          <w:iCs/>
        </w:rPr>
        <w:t>American Scientist</w:t>
      </w:r>
      <w:r w:rsidRPr="00B67D45">
        <w:t xml:space="preserve"> 97, 4: 310–316.</w:t>
      </w:r>
    </w:p>
    <w:p w14:paraId="6BDB40EE" w14:textId="77777777" w:rsidR="00B67D45" w:rsidRPr="00B67D45" w:rsidRDefault="00B67D45">
      <w:pPr>
        <w:pStyle w:val="ReferencesNonumber"/>
        <w:pPrChange w:id="970" w:author="Matthew Kay" w:date="2016-01-07T00:41:00Z">
          <w:pPr>
            <w:widowControl w:val="0"/>
            <w:autoSpaceDE w:val="0"/>
            <w:autoSpaceDN w:val="0"/>
            <w:adjustRightInd w:val="0"/>
            <w:spacing w:after="80"/>
            <w:ind w:left="640" w:hanging="640"/>
          </w:pPr>
        </w:pPrChange>
      </w:pPr>
      <w:r w:rsidRPr="00B67D45">
        <w:t>9.</w:t>
      </w:r>
      <w:r w:rsidRPr="00B67D45">
        <w:tab/>
        <w:t xml:space="preserve">Andrew Gelman. 2006. Prior distributions for variance parameters in hierarchical models. </w:t>
      </w:r>
      <w:r w:rsidRPr="00B67D45">
        <w:rPr>
          <w:i/>
          <w:iCs/>
        </w:rPr>
        <w:t>Bayesian Analysis</w:t>
      </w:r>
      <w:r w:rsidRPr="00B67D45">
        <w:t xml:space="preserve"> 1, 3: 515–533. http://doi.org/10.1214/06-BA117A</w:t>
      </w:r>
    </w:p>
    <w:p w14:paraId="5556E319" w14:textId="77777777" w:rsidR="00B67D45" w:rsidRPr="00B67D45" w:rsidRDefault="00B67D45">
      <w:pPr>
        <w:pStyle w:val="ReferencesNonumber"/>
        <w:pPrChange w:id="971" w:author="Matthew Kay" w:date="2016-01-07T00:41:00Z">
          <w:pPr>
            <w:widowControl w:val="0"/>
            <w:autoSpaceDE w:val="0"/>
            <w:autoSpaceDN w:val="0"/>
            <w:adjustRightInd w:val="0"/>
            <w:spacing w:after="80"/>
            <w:ind w:left="640" w:hanging="640"/>
          </w:pPr>
        </w:pPrChange>
      </w:pPr>
      <w:r w:rsidRPr="00B67D45">
        <w:t>10.</w:t>
      </w:r>
      <w:r w:rsidRPr="00B67D45">
        <w:tab/>
        <w:t xml:space="preserve">Saul Greenberg and Bill Buxton. 2008. Usability evaluation considered harmful (some of the time). </w:t>
      </w:r>
      <w:r w:rsidRPr="00B67D45">
        <w:rPr>
          <w:i/>
          <w:iCs/>
        </w:rPr>
        <w:t>Proceeding of the twenty-sixth annual CHI conference on Human factors in computing systems - CHI ’08</w:t>
      </w:r>
      <w:r w:rsidRPr="00B67D45">
        <w:t>, ACM Press, 111. Retrieved September 25, 2015 from http://dl.acm.org/citation.cfm?id=1357054.1357074</w:t>
      </w:r>
    </w:p>
    <w:p w14:paraId="01531193" w14:textId="77777777" w:rsidR="00B67D45" w:rsidRPr="00B67D45" w:rsidRDefault="00B67D45">
      <w:pPr>
        <w:pStyle w:val="ReferencesNonumber"/>
        <w:pPrChange w:id="972" w:author="Matthew Kay" w:date="2016-01-07T00:41:00Z">
          <w:pPr>
            <w:widowControl w:val="0"/>
            <w:autoSpaceDE w:val="0"/>
            <w:autoSpaceDN w:val="0"/>
            <w:adjustRightInd w:val="0"/>
            <w:spacing w:after="80"/>
            <w:ind w:left="640" w:hanging="640"/>
          </w:pPr>
        </w:pPrChange>
      </w:pPr>
      <w:r w:rsidRPr="00B67D45">
        <w:t>11.</w:t>
      </w:r>
      <w:r w:rsidRPr="00B67D45">
        <w:tab/>
        <w:t xml:space="preserve">Larry V. Hedges and Ingram Olkin. 1980. Vote-counting methods in research synthesis. </w:t>
      </w:r>
      <w:r w:rsidRPr="00B67D45">
        <w:rPr>
          <w:i/>
          <w:iCs/>
        </w:rPr>
        <w:t>Psychological Bulletin</w:t>
      </w:r>
      <w:r w:rsidRPr="00B67D45">
        <w:t xml:space="preserve"> 88, 2: 359–369.</w:t>
      </w:r>
    </w:p>
    <w:p w14:paraId="6AD5DF8F" w14:textId="77777777" w:rsidR="00B67D45" w:rsidRPr="00B67D45" w:rsidRDefault="00B67D45">
      <w:pPr>
        <w:pStyle w:val="ReferencesNonumber"/>
        <w:pPrChange w:id="973" w:author="Matthew Kay" w:date="2016-01-07T00:41:00Z">
          <w:pPr>
            <w:widowControl w:val="0"/>
            <w:autoSpaceDE w:val="0"/>
            <w:autoSpaceDN w:val="0"/>
            <w:adjustRightInd w:val="0"/>
            <w:spacing w:after="80"/>
            <w:ind w:left="640" w:hanging="640"/>
          </w:pPr>
        </w:pPrChange>
      </w:pPr>
      <w:r w:rsidRPr="00B67D45">
        <w:lastRenderedPageBreak/>
        <w:t>12.</w:t>
      </w:r>
      <w:r w:rsidRPr="00B67D45">
        <w:tab/>
        <w:t xml:space="preserve">Rink Hoekstra, Richard D. Morey, Jeffrey N. Rouder, and Eric-Jan Wagenmakers. 2014. Robust misinterpretation of confidence intervals. </w:t>
      </w:r>
      <w:r w:rsidRPr="00B67D45">
        <w:rPr>
          <w:i/>
          <w:iCs/>
        </w:rPr>
        <w:t>Psychonomic Bulletin &amp; Review</w:t>
      </w:r>
      <w:r w:rsidRPr="00B67D45">
        <w:t xml:space="preserve"> 21, 5: 1157–1164. Retrieved July 1, 2015 from http://www.ncbi.nlm.nih.gov/pubmed/24420726</w:t>
      </w:r>
    </w:p>
    <w:p w14:paraId="29EE62C5" w14:textId="77777777" w:rsidR="00B67D45" w:rsidRPr="00B67D45" w:rsidRDefault="00B67D45">
      <w:pPr>
        <w:pStyle w:val="ReferencesNonumber"/>
        <w:pPrChange w:id="974" w:author="Matthew Kay" w:date="2016-01-07T00:41:00Z">
          <w:pPr>
            <w:widowControl w:val="0"/>
            <w:autoSpaceDE w:val="0"/>
            <w:autoSpaceDN w:val="0"/>
            <w:adjustRightInd w:val="0"/>
            <w:spacing w:after="80"/>
            <w:ind w:left="640" w:hanging="640"/>
          </w:pPr>
        </w:pPrChange>
      </w:pPr>
      <w:r w:rsidRPr="00B67D45">
        <w:t>13.</w:t>
      </w:r>
      <w:r w:rsidRPr="00B67D45">
        <w:tab/>
        <w:t xml:space="preserve">Kasper Hornbæk and Effie Lai-Chong Law. 2007. Meta-analysis of correlations among usability measures. </w:t>
      </w:r>
      <w:r w:rsidRPr="00B67D45">
        <w:rPr>
          <w:i/>
          <w:iCs/>
        </w:rPr>
        <w:t>Proceedings of the SIGCHI conference on Human factors in computing systems - CHI ’07</w:t>
      </w:r>
      <w:r w:rsidRPr="00B67D45">
        <w:t>: 617. http://doi.org/10.1145/1240624.1240722</w:t>
      </w:r>
    </w:p>
    <w:p w14:paraId="394FDB49" w14:textId="77777777" w:rsidR="00B67D45" w:rsidRPr="00B67D45" w:rsidRDefault="00B67D45">
      <w:pPr>
        <w:pStyle w:val="ReferencesNonumber"/>
        <w:pPrChange w:id="975" w:author="Matthew Kay" w:date="2016-01-07T00:41:00Z">
          <w:pPr>
            <w:widowControl w:val="0"/>
            <w:autoSpaceDE w:val="0"/>
            <w:autoSpaceDN w:val="0"/>
            <w:adjustRightInd w:val="0"/>
            <w:spacing w:after="80"/>
            <w:ind w:left="640" w:hanging="640"/>
          </w:pPr>
        </w:pPrChange>
      </w:pPr>
      <w:r w:rsidRPr="00B67D45">
        <w:t>14.</w:t>
      </w:r>
      <w:r w:rsidRPr="00B67D45">
        <w:tab/>
        <w:t xml:space="preserve">George S. Howard, Scott E. Maxwell, and Kevin J. Fleming. The proof of the pudding: An illustration of the relative strengths of null hypothesis, meta-analysis, and Bayesian analysis. </w:t>
      </w:r>
    </w:p>
    <w:p w14:paraId="479C5071" w14:textId="77777777" w:rsidR="00B67D45" w:rsidRPr="00B67D45" w:rsidRDefault="00B67D45">
      <w:pPr>
        <w:pStyle w:val="ReferencesNonumber"/>
        <w:pPrChange w:id="976" w:author="Matthew Kay" w:date="2016-01-07T00:41:00Z">
          <w:pPr>
            <w:widowControl w:val="0"/>
            <w:autoSpaceDE w:val="0"/>
            <w:autoSpaceDN w:val="0"/>
            <w:adjustRightInd w:val="0"/>
            <w:spacing w:after="80"/>
            <w:ind w:left="640" w:hanging="640"/>
          </w:pPr>
        </w:pPrChange>
      </w:pPr>
      <w:r w:rsidRPr="00B67D45">
        <w:t>15.</w:t>
      </w:r>
      <w:r w:rsidRPr="00B67D45">
        <w:tab/>
        <w:t xml:space="preserve">John P A Ioannidis. 2005. Why most published research findings are false. </w:t>
      </w:r>
      <w:r w:rsidRPr="00B67D45">
        <w:rPr>
          <w:i/>
          <w:iCs/>
        </w:rPr>
        <w:t>PLoS medicine</w:t>
      </w:r>
      <w:r w:rsidRPr="00B67D45">
        <w:t xml:space="preserve"> 2, 8: e124. Retrieved July 9, 2014 from http://journals.plos.org/plosmedicine/article?id=10.1371/journal.pmed.0020124</w:t>
      </w:r>
    </w:p>
    <w:p w14:paraId="52C6DF7C" w14:textId="77777777" w:rsidR="00B67D45" w:rsidRPr="00B67D45" w:rsidRDefault="00B67D45">
      <w:pPr>
        <w:pStyle w:val="ReferencesNonumber"/>
        <w:pPrChange w:id="977" w:author="Matthew Kay" w:date="2016-01-07T00:41:00Z">
          <w:pPr>
            <w:widowControl w:val="0"/>
            <w:autoSpaceDE w:val="0"/>
            <w:autoSpaceDN w:val="0"/>
            <w:adjustRightInd w:val="0"/>
            <w:spacing w:after="80"/>
            <w:ind w:left="640" w:hanging="640"/>
          </w:pPr>
        </w:pPrChange>
      </w:pPr>
      <w:r w:rsidRPr="00B67D45">
        <w:t>16.</w:t>
      </w:r>
      <w:r w:rsidRPr="00B67D45">
        <w:tab/>
        <w:t xml:space="preserve">Maurits Kaptein and Judy Robertson. 2012. Rethinking statistical analysis methods for CHI. </w:t>
      </w:r>
      <w:r w:rsidRPr="00B67D45">
        <w:rPr>
          <w:i/>
          <w:iCs/>
        </w:rPr>
        <w:t>Proceedings of the 2012 ACM annual conference on Human Factors in Computing Systems - CHI ’12</w:t>
      </w:r>
      <w:r w:rsidRPr="00B67D45">
        <w:t>, ACM Press, 1105. Retrieved September 25, 2015 from http://dl.acm.org/citation.cfm?id=2207676.2208557</w:t>
      </w:r>
    </w:p>
    <w:p w14:paraId="3278691F" w14:textId="77777777" w:rsidR="00B67D45" w:rsidRPr="00B67D45" w:rsidRDefault="00B67D45">
      <w:pPr>
        <w:pStyle w:val="ReferencesNonumber"/>
        <w:pPrChange w:id="978" w:author="Matthew Kay" w:date="2016-01-07T00:41:00Z">
          <w:pPr>
            <w:widowControl w:val="0"/>
            <w:autoSpaceDE w:val="0"/>
            <w:autoSpaceDN w:val="0"/>
            <w:adjustRightInd w:val="0"/>
            <w:spacing w:after="80"/>
            <w:ind w:left="640" w:hanging="640"/>
          </w:pPr>
        </w:pPrChange>
      </w:pPr>
      <w:r w:rsidRPr="00B67D45">
        <w:t>17.</w:t>
      </w:r>
      <w:r w:rsidRPr="00B67D45">
        <w:tab/>
        <w:t xml:space="preserve">John K Kruschke. 2013. Bayesian estimation supersedes the t test. </w:t>
      </w:r>
      <w:r w:rsidRPr="00B67D45">
        <w:rPr>
          <w:i/>
          <w:iCs/>
        </w:rPr>
        <w:t>Journal of experimental psychology. General</w:t>
      </w:r>
      <w:r w:rsidRPr="00B67D45">
        <w:t xml:space="preserve"> 142, 2: 573–603. Retrieved September 25, 2015 from http://www.ncbi.nlm.nih.gov/pubmed/22774788</w:t>
      </w:r>
    </w:p>
    <w:p w14:paraId="50659244" w14:textId="77777777" w:rsidR="00B67D45" w:rsidRPr="00B67D45" w:rsidRDefault="00B67D45">
      <w:pPr>
        <w:pStyle w:val="ReferencesNonumber"/>
        <w:pPrChange w:id="979" w:author="Matthew Kay" w:date="2016-01-07T00:41:00Z">
          <w:pPr>
            <w:widowControl w:val="0"/>
            <w:autoSpaceDE w:val="0"/>
            <w:autoSpaceDN w:val="0"/>
            <w:adjustRightInd w:val="0"/>
            <w:spacing w:after="80"/>
            <w:ind w:left="640" w:hanging="640"/>
          </w:pPr>
        </w:pPrChange>
      </w:pPr>
      <w:r w:rsidRPr="00B67D45">
        <w:t>18.</w:t>
      </w:r>
      <w:r w:rsidRPr="00B67D45">
        <w:tab/>
        <w:t xml:space="preserve">John K. Kruschke. 2010. Bayesian data analysis. </w:t>
      </w:r>
      <w:r w:rsidRPr="00B67D45">
        <w:rPr>
          <w:i/>
          <w:iCs/>
        </w:rPr>
        <w:t>Wiley Interdisciplinary Reviews: Cognitive Science</w:t>
      </w:r>
      <w:r w:rsidRPr="00B67D45">
        <w:t xml:space="preserve"> 1, 5: 658–676. http://doi.org/10.1002/wcs.72</w:t>
      </w:r>
    </w:p>
    <w:p w14:paraId="63A929E5" w14:textId="77777777" w:rsidR="00B67D45" w:rsidRPr="00B67D45" w:rsidRDefault="00B67D45">
      <w:pPr>
        <w:pStyle w:val="ReferencesNonumber"/>
        <w:pPrChange w:id="980" w:author="Matthew Kay" w:date="2016-01-07T00:41:00Z">
          <w:pPr>
            <w:widowControl w:val="0"/>
            <w:autoSpaceDE w:val="0"/>
            <w:autoSpaceDN w:val="0"/>
            <w:adjustRightInd w:val="0"/>
            <w:spacing w:after="80"/>
            <w:ind w:left="640" w:hanging="640"/>
          </w:pPr>
        </w:pPrChange>
      </w:pPr>
      <w:r w:rsidRPr="00B67D45">
        <w:t>19.</w:t>
      </w:r>
      <w:r w:rsidRPr="00B67D45">
        <w:tab/>
        <w:t xml:space="preserve">John K. Kruschke. 2011. </w:t>
      </w:r>
      <w:r w:rsidRPr="00B67D45">
        <w:rPr>
          <w:i/>
          <w:iCs/>
        </w:rPr>
        <w:t>Doing Bayesian Data Analysis</w:t>
      </w:r>
      <w:r w:rsidRPr="00B67D45">
        <w:t>. Elsevier Inc.</w:t>
      </w:r>
    </w:p>
    <w:p w14:paraId="6BB9254F" w14:textId="77777777" w:rsidR="00B67D45" w:rsidRPr="00B67D45" w:rsidRDefault="00B67D45">
      <w:pPr>
        <w:pStyle w:val="ReferencesNonumber"/>
        <w:pPrChange w:id="981" w:author="Matthew Kay" w:date="2016-01-07T00:41:00Z">
          <w:pPr>
            <w:widowControl w:val="0"/>
            <w:autoSpaceDE w:val="0"/>
            <w:autoSpaceDN w:val="0"/>
            <w:adjustRightInd w:val="0"/>
            <w:spacing w:after="80"/>
            <w:ind w:left="640" w:hanging="640"/>
          </w:pPr>
        </w:pPrChange>
      </w:pPr>
      <w:r w:rsidRPr="00B67D45">
        <w:t>20.</w:t>
      </w:r>
      <w:r w:rsidRPr="00B67D45">
        <w:tab/>
        <w:t xml:space="preserve">Anand Patil, David Huard, and Christopher J Fonnesbeck. 2010. PyMC: Bayesian Stochastic Modelling in Python. </w:t>
      </w:r>
      <w:r w:rsidRPr="00B67D45">
        <w:rPr>
          <w:i/>
          <w:iCs/>
        </w:rPr>
        <w:t>Journal of statistical software</w:t>
      </w:r>
      <w:r w:rsidRPr="00B67D45">
        <w:t xml:space="preserve"> 35, 4: 1–81. Retrieved December 2, 2015 from http://www.pubmedcentral.nih.gov/articlerender.fcgi?artid=3097064&amp;tool=pmcentrez&amp;rendertype=abstract</w:t>
      </w:r>
    </w:p>
    <w:p w14:paraId="38D92FDA" w14:textId="77777777" w:rsidR="00B67D45" w:rsidRPr="00B67D45" w:rsidRDefault="00B67D45">
      <w:pPr>
        <w:pStyle w:val="ReferencesNonumber"/>
        <w:pPrChange w:id="982" w:author="Matthew Kay" w:date="2016-01-07T00:41:00Z">
          <w:pPr>
            <w:widowControl w:val="0"/>
            <w:autoSpaceDE w:val="0"/>
            <w:autoSpaceDN w:val="0"/>
            <w:adjustRightInd w:val="0"/>
            <w:spacing w:after="80"/>
            <w:ind w:left="640" w:hanging="640"/>
          </w:pPr>
        </w:pPrChange>
      </w:pPr>
      <w:r w:rsidRPr="00B67D45">
        <w:t>21.</w:t>
      </w:r>
      <w:r w:rsidRPr="00B67D45">
        <w:tab/>
        <w:t xml:space="preserve">Martyn Plummer. 2003. JAGS: A Program for Analysis of Bayesian Graphical Models Using Gibbs Sampling. </w:t>
      </w:r>
      <w:r w:rsidRPr="00B67D45">
        <w:rPr>
          <w:i/>
          <w:iCs/>
        </w:rPr>
        <w:t>Proceedings of the 3rd International Workshop on Distributed Statistical Computing (DSC 2003)</w:t>
      </w:r>
      <w:r w:rsidRPr="00B67D45">
        <w:t>. http://doi.org/10.1.1.13.3406</w:t>
      </w:r>
    </w:p>
    <w:p w14:paraId="7F0D8440" w14:textId="77777777" w:rsidR="00B67D45" w:rsidRPr="00B67D45" w:rsidRDefault="00B67D45">
      <w:pPr>
        <w:pStyle w:val="ReferencesNonumber"/>
        <w:pPrChange w:id="983" w:author="Matthew Kay" w:date="2016-01-07T00:41:00Z">
          <w:pPr>
            <w:widowControl w:val="0"/>
            <w:autoSpaceDE w:val="0"/>
            <w:autoSpaceDN w:val="0"/>
            <w:adjustRightInd w:val="0"/>
            <w:spacing w:after="80"/>
            <w:ind w:left="640" w:hanging="640"/>
          </w:pPr>
        </w:pPrChange>
      </w:pPr>
      <w:r w:rsidRPr="00B67D45">
        <w:t>22.</w:t>
      </w:r>
      <w:r w:rsidRPr="00B67D45">
        <w:tab/>
        <w:t xml:space="preserve">Ana Villar, Mario Callegaro, and Yongwei Yang. 2013. Where Am I ? A Meta-Analysis of Experiments on the Effects of Progress Indicators for Web Surveys. </w:t>
      </w:r>
      <w:r w:rsidRPr="00B67D45">
        <w:rPr>
          <w:i/>
          <w:iCs/>
        </w:rPr>
        <w:t>Social Science Computer Review</w:t>
      </w:r>
      <w:r w:rsidRPr="00B67D45">
        <w:t xml:space="preserve"> 00, 0: 1–19. http://doi.org/10.1177/0894439313497468</w:t>
      </w:r>
    </w:p>
    <w:p w14:paraId="44978515" w14:textId="77777777" w:rsidR="00B67D45" w:rsidRPr="00B67D45" w:rsidRDefault="00B67D45">
      <w:pPr>
        <w:pStyle w:val="ReferencesNonumber"/>
        <w:pPrChange w:id="984" w:author="Matthew Kay" w:date="2016-01-07T00:41:00Z">
          <w:pPr>
            <w:widowControl w:val="0"/>
            <w:autoSpaceDE w:val="0"/>
            <w:autoSpaceDN w:val="0"/>
            <w:adjustRightInd w:val="0"/>
            <w:spacing w:after="80"/>
            <w:ind w:left="640" w:hanging="640"/>
          </w:pPr>
        </w:pPrChange>
      </w:pPr>
      <w:r w:rsidRPr="00B67D45">
        <w:lastRenderedPageBreak/>
        <w:t>23.</w:t>
      </w:r>
      <w:r w:rsidRPr="00B67D45">
        <w:tab/>
        <w:t xml:space="preserve">Suzanne Weisband and S Kiesler. 1996. Self Disclosure on Computer Forms : Meta-Analysis and Implications. </w:t>
      </w:r>
      <w:r w:rsidRPr="00B67D45">
        <w:rPr>
          <w:i/>
          <w:iCs/>
        </w:rPr>
        <w:t>ACM Digital Library</w:t>
      </w:r>
      <w:r w:rsidRPr="00B67D45">
        <w:t xml:space="preserve"> CHI, 96: 3–10. http://doi.org/10.1145/238386.238387</w:t>
      </w:r>
    </w:p>
    <w:p w14:paraId="03D95DF6" w14:textId="77777777" w:rsidR="00B67D45" w:rsidRPr="00B67D45" w:rsidRDefault="00B67D45">
      <w:pPr>
        <w:pStyle w:val="ReferencesNonumber"/>
        <w:pPrChange w:id="985" w:author="Matthew Kay" w:date="2016-01-07T00:41:00Z">
          <w:pPr>
            <w:widowControl w:val="0"/>
            <w:autoSpaceDE w:val="0"/>
            <w:autoSpaceDN w:val="0"/>
            <w:adjustRightInd w:val="0"/>
            <w:spacing w:after="80"/>
            <w:ind w:left="640" w:hanging="640"/>
          </w:pPr>
        </w:pPrChange>
      </w:pPr>
      <w:r w:rsidRPr="00B67D45">
        <w:t>24.</w:t>
      </w:r>
      <w:r w:rsidRPr="00B67D45">
        <w:tab/>
        <w:t xml:space="preserve">Max Wilson, Wendy E. Mackay, Ed Chi, Michael Bernstein, and Dan Russell. RepliCHI - CHI should be replicating and validating results more: discuss. </w:t>
      </w:r>
      <w:r w:rsidRPr="00B67D45">
        <w:rPr>
          <w:i/>
          <w:iCs/>
        </w:rPr>
        <w:t>CHI EA ’11: Proceedings of the 2011 annual conference extended abstracts on Human factors in computing systems</w:t>
      </w:r>
      <w:r w:rsidRPr="00B67D45">
        <w:t>. http://doi.org/10.1145/1979742.1979491</w:t>
      </w:r>
    </w:p>
    <w:p w14:paraId="44F645FD" w14:textId="77777777" w:rsidR="00B67D45" w:rsidRPr="00B67D45" w:rsidRDefault="00B67D45">
      <w:pPr>
        <w:pStyle w:val="ReferencesNonumber"/>
        <w:pPrChange w:id="986" w:author="Matthew Kay" w:date="2016-01-07T00:41:00Z">
          <w:pPr>
            <w:widowControl w:val="0"/>
            <w:autoSpaceDE w:val="0"/>
            <w:autoSpaceDN w:val="0"/>
            <w:adjustRightInd w:val="0"/>
            <w:spacing w:after="80"/>
            <w:ind w:left="640" w:hanging="640"/>
          </w:pPr>
        </w:pPrChange>
      </w:pPr>
      <w:r w:rsidRPr="00B67D45">
        <w:t>25.</w:t>
      </w:r>
      <w:r w:rsidRPr="00B67D45">
        <w:tab/>
        <w:t xml:space="preserve">Jacob O Wobbrock, Leah Findlater, Darren Gergle, and James J Higgins. 2011. The Aligned Rank Transform for Nonparametric Factorial Analyses Using Only ANOVA Procedures. </w:t>
      </w:r>
      <w:r w:rsidRPr="00B67D45">
        <w:rPr>
          <w:i/>
          <w:iCs/>
        </w:rPr>
        <w:t>CHI ’11</w:t>
      </w:r>
      <w:r w:rsidRPr="00B67D45">
        <w:t>: 143–146.</w:t>
      </w:r>
    </w:p>
    <w:p w14:paraId="36E7C76A" w14:textId="77777777" w:rsidR="00B67D45" w:rsidRPr="00B67D45" w:rsidRDefault="00B67D45">
      <w:pPr>
        <w:pStyle w:val="ReferencesNonumber"/>
        <w:pPrChange w:id="987" w:author="Matthew Kay" w:date="2016-01-07T00:41:00Z">
          <w:pPr>
            <w:widowControl w:val="0"/>
            <w:autoSpaceDE w:val="0"/>
            <w:autoSpaceDN w:val="0"/>
            <w:adjustRightInd w:val="0"/>
            <w:spacing w:after="80"/>
            <w:ind w:left="640" w:hanging="640"/>
          </w:pPr>
        </w:pPrChange>
      </w:pPr>
      <w:r w:rsidRPr="00B67D45">
        <w:t>26.</w:t>
      </w:r>
      <w:r w:rsidRPr="00B67D45">
        <w:tab/>
        <w:t xml:space="preserve">Nick Yee, Nick Yee, Jeremy N Bailenson, Jeremy N Bailenson, Kathryn Rickertsen, and Kathryn Rickertsen. 2007. A meta-analysis of the impact of the inclusion and realism of human-like faces on user experiences in interfaces. </w:t>
      </w:r>
      <w:r w:rsidRPr="00B67D45">
        <w:rPr>
          <w:i/>
          <w:iCs/>
        </w:rPr>
        <w:t>Proceedings of the SIGCHI conference on Human factors in computing systems - CHI ’07</w:t>
      </w:r>
      <w:r w:rsidRPr="00B67D45">
        <w:t>: 1. http://doi.org/10.1145/1240624.1240626</w:t>
      </w:r>
    </w:p>
    <w:p w14:paraId="7F627005" w14:textId="7B62CEA3" w:rsidR="00285470" w:rsidRPr="003F70AB" w:rsidRDefault="00FA6C57" w:rsidP="00363A46">
      <w:pPr>
        <w:pStyle w:val="ReferencesNonumber"/>
      </w:pPr>
      <w:r>
        <w:fldChar w:fldCharType="end"/>
      </w:r>
    </w:p>
    <w:sectPr w:rsidR="00285470" w:rsidRPr="003F70AB" w:rsidSect="006B1D5B">
      <w:headerReference w:type="even" r:id="rId16"/>
      <w:type w:val="continuous"/>
      <w:pgSz w:w="12240" w:h="15840" w:code="1"/>
      <w:pgMar w:top="1224" w:right="1080" w:bottom="1440" w:left="1080" w:header="720" w:footer="720" w:gutter="0"/>
      <w:cols w:num="2" w:space="432"/>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Matthew Kay" w:date="2015-12-27T13:56:00Z" w:initials="MK">
    <w:p w14:paraId="05081A44" w14:textId="748BA7A0" w:rsidR="00CE7743" w:rsidRDefault="00CE7743">
      <w:pPr>
        <w:pStyle w:val="CommentText"/>
      </w:pPr>
      <w:r w:rsidRPr="00CE7743">
        <w:rPr>
          <w:rStyle w:val="CommentReference"/>
          <w:b/>
          <w:highlight w:val="yellow"/>
        </w:rPr>
        <w:annotationRef/>
      </w:r>
      <w:r w:rsidRPr="00CE7743">
        <w:rPr>
          <w:b/>
          <w:highlight w:val="yellow"/>
        </w:rPr>
        <w:t>TODO</w:t>
      </w:r>
      <w:r w:rsidRPr="00CE7743">
        <w:rPr>
          <w:highlight w:val="yellow"/>
        </w:rPr>
        <w:t xml:space="preserve"> at end: sweep for orphans and widows</w:t>
      </w:r>
    </w:p>
  </w:comment>
  <w:comment w:id="31" w:author="Matthew Kay" w:date="2015-12-27T13:38:00Z" w:initials="MK">
    <w:p w14:paraId="225CE9FE" w14:textId="749BB408" w:rsidR="00CE7743" w:rsidRDefault="00CE7743">
      <w:pPr>
        <w:pStyle w:val="CommentText"/>
      </w:pPr>
      <w:r w:rsidRPr="003D67E6">
        <w:rPr>
          <w:rStyle w:val="CommentReference"/>
          <w:b/>
          <w:highlight w:val="yellow"/>
        </w:rPr>
        <w:annotationRef/>
      </w:r>
      <w:r w:rsidRPr="003D67E6">
        <w:rPr>
          <w:b/>
          <w:highlight w:val="yellow"/>
        </w:rPr>
        <w:t>Greg</w:t>
      </w:r>
      <w:r w:rsidRPr="003D67E6">
        <w:rPr>
          <w:highlight w:val="yellow"/>
        </w:rPr>
        <w:t>: insert your email here</w:t>
      </w:r>
    </w:p>
  </w:comment>
  <w:comment w:id="42" w:author="Eric Hekler" w:date="2015-12-30T10:20:00Z" w:initials="EH">
    <w:p w14:paraId="35AC6210" w14:textId="0F148310" w:rsidR="00CE7743" w:rsidRDefault="00CE7743">
      <w:pPr>
        <w:pStyle w:val="CommentText"/>
      </w:pPr>
      <w:r>
        <w:rPr>
          <w:rStyle w:val="CommentReference"/>
        </w:rPr>
        <w:annotationRef/>
      </w:r>
      <w:r>
        <w:t xml:space="preserve">If possible, can you check the meta-data and include my middle initial, if still possible? </w:t>
      </w:r>
    </w:p>
  </w:comment>
  <w:comment w:id="43" w:author="Matthew Kay" w:date="2016-01-04T15:53:00Z" w:initials="MK">
    <w:p w14:paraId="3A642D55" w14:textId="1F5925E0" w:rsidR="00CE7743" w:rsidRDefault="00CE7743">
      <w:pPr>
        <w:pStyle w:val="CommentText"/>
      </w:pPr>
      <w:r w:rsidRPr="00CE7743">
        <w:rPr>
          <w:rStyle w:val="CommentReference"/>
          <w:highlight w:val="yellow"/>
        </w:rPr>
        <w:annotationRef/>
      </w:r>
      <w:r w:rsidRPr="00CE7743">
        <w:rPr>
          <w:highlight w:val="yellow"/>
        </w:rPr>
        <w:t>Will do</w:t>
      </w:r>
    </w:p>
  </w:comment>
  <w:comment w:id="132" w:author="Matthew Kay" w:date="2015-12-27T13:46:00Z" w:initials="MK">
    <w:p w14:paraId="7F017411" w14:textId="5B26B173" w:rsidR="00CE7743" w:rsidRDefault="00CE7743">
      <w:pPr>
        <w:pStyle w:val="CommentText"/>
      </w:pPr>
      <w:r>
        <w:rPr>
          <w:rStyle w:val="CommentReference"/>
        </w:rPr>
        <w:annotationRef/>
      </w:r>
      <w:r>
        <w:t>Any other keywords we want?</w:t>
      </w:r>
    </w:p>
  </w:comment>
  <w:comment w:id="135" w:author="Matthew Kay" w:date="2015-12-27T13:46:00Z" w:initials="MK">
    <w:p w14:paraId="1BE7B376" w14:textId="38264D55" w:rsidR="00CE7743" w:rsidRDefault="00CE7743">
      <w:pPr>
        <w:pStyle w:val="CommentText"/>
      </w:pPr>
      <w:r w:rsidRPr="00CE7743">
        <w:rPr>
          <w:rStyle w:val="CommentReference"/>
          <w:highlight w:val="yellow"/>
        </w:rPr>
        <w:annotationRef/>
      </w:r>
      <w:r w:rsidRPr="00CE7743">
        <w:rPr>
          <w:b/>
          <w:highlight w:val="yellow"/>
        </w:rPr>
        <w:t>TODO</w:t>
      </w:r>
      <w:r w:rsidRPr="00CE7743">
        <w:rPr>
          <w:highlight w:val="yellow"/>
        </w:rPr>
        <w:t xml:space="preserve"> for Matt: update copyright statement</w:t>
      </w:r>
    </w:p>
  </w:comment>
  <w:comment w:id="163" w:author="Eric Hekler" w:date="2015-09-25T09:23:00Z" w:initials="EH">
    <w:p w14:paraId="37FF24B7" w14:textId="65B1B5FC" w:rsidR="00CE7743" w:rsidRDefault="00CE7743">
      <w:pPr>
        <w:pStyle w:val="CommentText"/>
      </w:pPr>
      <w:r>
        <w:rPr>
          <w:rStyle w:val="CommentReference"/>
        </w:rPr>
        <w:annotationRef/>
      </w:r>
      <w:r>
        <w:t xml:space="preserve">While you did introduce both terms, it’s probably good to stay consistent. </w:t>
      </w:r>
    </w:p>
  </w:comment>
  <w:comment w:id="164" w:author="Matthew Kay" w:date="2015-12-27T13:43:00Z" w:initials="MK">
    <w:p w14:paraId="221C7892" w14:textId="4BA7A3D9" w:rsidR="00CE7743" w:rsidRDefault="00CE7743">
      <w:pPr>
        <w:pStyle w:val="CommentText"/>
      </w:pPr>
      <w:r>
        <w:rPr>
          <w:rStyle w:val="CommentReference"/>
        </w:rPr>
        <w:annotationRef/>
      </w:r>
      <w:r>
        <w:t xml:space="preserve">Yeah. I am somewhat ambivalent about this. The thing I like about “frequentist” is that is sounds better when integrated into parallel structures when writing (since it is an adjective like “Bayesian”). </w:t>
      </w:r>
    </w:p>
  </w:comment>
  <w:comment w:id="227" w:author="Greg Nelson" w:date="2016-01-06T14:31:00Z" w:initials="GN">
    <w:p w14:paraId="2F02CF0C" w14:textId="6EAE30F9" w:rsidR="00CE7743" w:rsidRDefault="00CE7743">
      <w:pPr>
        <w:pStyle w:val="CommentText"/>
      </w:pPr>
      <w:r>
        <w:rPr>
          <w:rStyle w:val="CommentReference"/>
        </w:rPr>
        <w:annotationRef/>
      </w:r>
      <w:r>
        <w:t>Should we cite that study here?</w:t>
      </w:r>
    </w:p>
  </w:comment>
  <w:comment w:id="228" w:author="Matthew Kay" w:date="2016-01-07T00:01:00Z" w:initials="MK">
    <w:p w14:paraId="2E64B0C9" w14:textId="0C4F771E" w:rsidR="00CE7743" w:rsidRDefault="00CE7743">
      <w:pPr>
        <w:pStyle w:val="CommentText"/>
      </w:pPr>
      <w:r>
        <w:rPr>
          <w:rStyle w:val="CommentReference"/>
        </w:rPr>
        <w:annotationRef/>
      </w:r>
      <w:proofErr w:type="gramStart"/>
      <w:r>
        <w:t>Which  study</w:t>
      </w:r>
      <w:proofErr w:type="gramEnd"/>
      <w:r>
        <w:t>?</w:t>
      </w:r>
    </w:p>
  </w:comment>
  <w:comment w:id="238" w:author="Matthew Kay" w:date="2016-01-07T00:00:00Z" w:initials="MK">
    <w:p w14:paraId="0FACC134" w14:textId="7C79FA6E" w:rsidR="00CE7743" w:rsidRDefault="00CE7743">
      <w:pPr>
        <w:pStyle w:val="CommentText"/>
      </w:pPr>
      <w:r>
        <w:rPr>
          <w:rStyle w:val="CommentReference"/>
        </w:rPr>
        <w:annotationRef/>
      </w:r>
      <w:r w:rsidRPr="00046321">
        <w:rPr>
          <w:b/>
          <w:highlight w:val="yellow"/>
        </w:rPr>
        <w:t>Greg</w:t>
      </w:r>
      <w:r w:rsidRPr="00046321">
        <w:rPr>
          <w:highlight w:val="yellow"/>
        </w:rPr>
        <w:t>: I added this to clarify these 56 papers are somehow HCI related. Is this correct?</w:t>
      </w:r>
    </w:p>
  </w:comment>
  <w:comment w:id="249" w:author="Greg Nelson" w:date="2016-01-06T14:39:00Z" w:initials="GN">
    <w:p w14:paraId="7884D0B0" w14:textId="4ED5C72E" w:rsidR="00CE7743" w:rsidRDefault="00CE7743">
      <w:pPr>
        <w:pStyle w:val="CommentText"/>
      </w:pPr>
      <w:r>
        <w:rPr>
          <w:rStyle w:val="CommentReference"/>
        </w:rPr>
        <w:annotationRef/>
      </w:r>
      <w:r>
        <w:t>I think we’d need to make a more nuanced argument to provide evidence for this point, since we found many meta-analyses. Our field doesn’t prioritize them, and relative to it’s size the number seems small. There was some questioning of the weaker original sentence on this point by reviewers, and I think this edit strengthens our claim without adding more evidence for it. I would argue to leave it out or change to “or frequently even conducted in the field overall).</w:t>
      </w:r>
    </w:p>
  </w:comment>
  <w:comment w:id="250" w:author="Matthew Kay" w:date="2016-01-07T00:08:00Z" w:initials="MK">
    <w:p w14:paraId="75781600" w14:textId="25E08B6A" w:rsidR="00CE7743" w:rsidRDefault="00CE7743">
      <w:pPr>
        <w:pStyle w:val="CommentText"/>
      </w:pPr>
      <w:r>
        <w:rPr>
          <w:rStyle w:val="CommentReference"/>
        </w:rPr>
        <w:annotationRef/>
      </w:r>
      <w:r>
        <w:t xml:space="preserve">Good point. I changed it to “or prioritized in the </w:t>
      </w:r>
      <w:proofErr w:type="gramStart"/>
      <w:r>
        <w:t>field  overall</w:t>
      </w:r>
      <w:proofErr w:type="gramEnd"/>
      <w:r>
        <w:t>”</w:t>
      </w:r>
    </w:p>
  </w:comment>
  <w:comment w:id="261" w:author="Matthew Kay" w:date="2016-01-06T12:53:00Z" w:initials="MK">
    <w:p w14:paraId="58B88610" w14:textId="0841A3FB" w:rsidR="00CE7743" w:rsidRDefault="00CE7743">
      <w:pPr>
        <w:pStyle w:val="CommentText"/>
      </w:pPr>
      <w:r>
        <w:rPr>
          <w:rStyle w:val="CommentReference"/>
        </w:rPr>
        <w:annotationRef/>
      </w:r>
      <w:r>
        <w:t>I have mixed feelings about this revision. I liked the construction better before (“another way” / “that other way is”) but I understand the need to soften the language here…</w:t>
      </w:r>
    </w:p>
    <w:p w14:paraId="09238F23" w14:textId="77777777" w:rsidR="00CE7743" w:rsidRDefault="00CE7743">
      <w:pPr>
        <w:pStyle w:val="CommentText"/>
      </w:pPr>
    </w:p>
    <w:p w14:paraId="3436F274" w14:textId="43310B04" w:rsidR="00CE7743" w:rsidRDefault="00CE7743">
      <w:pPr>
        <w:pStyle w:val="CommentText"/>
      </w:pPr>
      <w:r>
        <w:t xml:space="preserve">EH- I hear </w:t>
      </w:r>
      <w:proofErr w:type="spellStart"/>
      <w:r>
        <w:t>ya</w:t>
      </w:r>
      <w:proofErr w:type="spellEnd"/>
      <w:r>
        <w:t xml:space="preserve"> on this.  My goal was to soften the language.  I think this is a softer and thus more defensible statement. </w:t>
      </w:r>
    </w:p>
  </w:comment>
  <w:comment w:id="262" w:author="Matthew Kay" w:date="2016-01-07T00:09:00Z" w:initials="MK">
    <w:p w14:paraId="59146421" w14:textId="06AD6EF6" w:rsidR="00CE7743" w:rsidRDefault="00CE7743">
      <w:pPr>
        <w:pStyle w:val="CommentText"/>
      </w:pPr>
      <w:r>
        <w:t xml:space="preserve">I may have come up with a solution: </w:t>
      </w:r>
      <w:r>
        <w:rPr>
          <w:rStyle w:val="CommentReference"/>
        </w:rPr>
        <w:annotationRef/>
      </w:r>
      <w:r>
        <w:t xml:space="preserve">I changed this to “may be that other way” to parallel the previous sentence but stay less </w:t>
      </w:r>
      <w:proofErr w:type="spellStart"/>
      <w:r>
        <w:t>trong</w:t>
      </w:r>
      <w:proofErr w:type="spellEnd"/>
    </w:p>
  </w:comment>
  <w:comment w:id="297" w:author="Eric Hekler" w:date="2016-01-06T13:00:00Z" w:initials="EH">
    <w:p w14:paraId="6A81A8D0" w14:textId="7BF159A8" w:rsidR="00CE7743" w:rsidRDefault="00CE7743">
      <w:pPr>
        <w:pStyle w:val="CommentText"/>
      </w:pPr>
      <w:r>
        <w:rPr>
          <w:rStyle w:val="CommentReference"/>
        </w:rPr>
        <w:annotationRef/>
      </w:r>
      <w:r>
        <w:t xml:space="preserve">I took out the “strong” word as I could imagine someone arguing with us about this.  Again… focused on softening here.  </w:t>
      </w:r>
    </w:p>
  </w:comment>
  <w:comment w:id="298" w:author="Matthew Kay" w:date="2016-01-07T00:11:00Z" w:initials="MK">
    <w:p w14:paraId="5606DC1F" w14:textId="00458AA4" w:rsidR="00CE7743" w:rsidRDefault="00CE7743">
      <w:pPr>
        <w:pStyle w:val="CommentText"/>
      </w:pPr>
      <w:r>
        <w:rPr>
          <w:rStyle w:val="CommentReference"/>
        </w:rPr>
        <w:annotationRef/>
      </w:r>
      <w:r>
        <w:t>How about “explicit” instead? Because it’s not that we can’t come up with priors, it’s just that they aren’t quite the same type of prior…</w:t>
      </w:r>
    </w:p>
  </w:comment>
  <w:comment w:id="306" w:author="Greg Nelson" w:date="2016-01-06T15:30:00Z" w:initials="GN">
    <w:p w14:paraId="585E67D1" w14:textId="52E223C5" w:rsidR="00CE7743" w:rsidRDefault="00CE7743">
      <w:pPr>
        <w:pStyle w:val="CommentText"/>
      </w:pPr>
      <w:r>
        <w:rPr>
          <w:rStyle w:val="CommentReference"/>
        </w:rPr>
        <w:annotationRef/>
      </w:r>
      <w:r>
        <w:t>I added this for the tutorial framing of this section</w:t>
      </w:r>
    </w:p>
  </w:comment>
  <w:comment w:id="307" w:author="Matthew Kay" w:date="2016-01-07T00:12:00Z" w:initials="MK">
    <w:p w14:paraId="4AEDCFE6" w14:textId="31282F0B" w:rsidR="00CE7743" w:rsidRDefault="00CE7743">
      <w:pPr>
        <w:pStyle w:val="CommentText"/>
      </w:pPr>
      <w:r>
        <w:rPr>
          <w:rStyle w:val="CommentReference"/>
        </w:rPr>
        <w:annotationRef/>
      </w:r>
      <w:r>
        <w:t>Like it!</w:t>
      </w:r>
    </w:p>
  </w:comment>
  <w:comment w:id="324" w:author="Matthew Kay" w:date="2016-01-06T13:03:00Z" w:initials="MK">
    <w:p w14:paraId="37163CFD" w14:textId="6F8C2F87" w:rsidR="00CE7743" w:rsidRDefault="00CE7743">
      <w:pPr>
        <w:pStyle w:val="CommentText"/>
      </w:pPr>
      <w:r>
        <w:rPr>
          <w:rStyle w:val="CommentReference"/>
        </w:rPr>
        <w:annotationRef/>
      </w:r>
      <w:r>
        <w:t>I dropped the parenthetical defining RMSE as a measure of accuracy here --- strictly speaking it is a measure of bias (accuracy) *and* variance (precision), and I’m trying to avoid the colloquial use of “accuracy”. I’m struggling to come up with a succinct and intuitive definition of RMSE that isn’t just “the error” and welcome suggestions.</w:t>
      </w:r>
    </w:p>
    <w:p w14:paraId="5CAD1013" w14:textId="77777777" w:rsidR="00CE7743" w:rsidRDefault="00CE7743">
      <w:pPr>
        <w:pStyle w:val="CommentText"/>
      </w:pPr>
    </w:p>
    <w:p w14:paraId="764E818B" w14:textId="03A6B798" w:rsidR="00CE7743" w:rsidRDefault="00CE7743">
      <w:pPr>
        <w:pStyle w:val="CommentText"/>
      </w:pPr>
      <w:r>
        <w:t xml:space="preserve">EH- This is a very good point.  As you picked up, I was trying to use the more colloquial phrasing but you are right. We probably don’t </w:t>
      </w:r>
      <w:proofErr w:type="spellStart"/>
      <w:r>
        <w:t>wnt</w:t>
      </w:r>
      <w:proofErr w:type="spellEnd"/>
      <w:r>
        <w:t xml:space="preserve"> to do that because we are really talking about the balance of accuracy and precision.   I’m not sure how to say this simply without some more detail and I don’t think we have the space. </w:t>
      </w:r>
    </w:p>
  </w:comment>
  <w:comment w:id="325" w:author="Matthew Kay" w:date="2016-01-07T00:13:00Z" w:initials="MK">
    <w:p w14:paraId="0909B482" w14:textId="6A01BA95" w:rsidR="00CE7743" w:rsidRDefault="00CE7743">
      <w:pPr>
        <w:pStyle w:val="CommentText"/>
      </w:pPr>
      <w:r>
        <w:rPr>
          <w:rStyle w:val="CommentReference"/>
        </w:rPr>
        <w:annotationRef/>
      </w:r>
      <w:r>
        <w:t>Looks like Greg solved this one. Thanks!</w:t>
      </w:r>
    </w:p>
  </w:comment>
  <w:comment w:id="315" w:author="Greg Nelson" w:date="2015-09-25T09:23:00Z" w:initials="GN">
    <w:p w14:paraId="56876C32" w14:textId="3C98AF82" w:rsidR="00CE7743" w:rsidRDefault="00CE7743">
      <w:pPr>
        <w:pStyle w:val="CommentText"/>
      </w:pPr>
      <w:r w:rsidRPr="0013374C">
        <w:rPr>
          <w:rStyle w:val="CommentReference"/>
          <w:highlight w:val="yellow"/>
        </w:rPr>
        <w:annotationRef/>
      </w:r>
      <w:proofErr w:type="gramStart"/>
      <w:r>
        <w:t>add</w:t>
      </w:r>
      <w:proofErr w:type="gramEnd"/>
      <w:r>
        <w:t xml:space="preserve"> a way to explain what the scale of RMSE means </w:t>
      </w:r>
    </w:p>
  </w:comment>
  <w:comment w:id="316" w:author="Matthew Kay" w:date="2015-09-25T09:23:00Z" w:initials="MK">
    <w:p w14:paraId="1DB4F7F5" w14:textId="74843E36" w:rsidR="00CE7743" w:rsidRDefault="00CE7743">
      <w:pPr>
        <w:pStyle w:val="CommentText"/>
      </w:pPr>
      <w:r>
        <w:rPr>
          <w:rStyle w:val="CommentReference"/>
        </w:rPr>
        <w:annotationRef/>
      </w:r>
      <w:r>
        <w:t>RMSE is on the scale of the data, so I guess you could interpret this as a log-odds ratio. Will try to give an example if I have time.</w:t>
      </w:r>
    </w:p>
  </w:comment>
  <w:comment w:id="367" w:author="Eric Hekler" w:date="2015-12-30T09:38:00Z" w:initials="EH">
    <w:p w14:paraId="51242A05" w14:textId="00922D0A" w:rsidR="00CE7743" w:rsidRDefault="00CE7743">
      <w:pPr>
        <w:pStyle w:val="CommentText"/>
      </w:pPr>
      <w:r>
        <w:rPr>
          <w:rStyle w:val="CommentReference"/>
        </w:rPr>
        <w:annotationRef/>
      </w:r>
      <w:r>
        <w:t>I think Figure 3 might need a bit more labeling.  In particular</w:t>
      </w:r>
      <w:proofErr w:type="gramStart"/>
      <w:r>
        <w:t>,  the</w:t>
      </w:r>
      <w:proofErr w:type="gramEnd"/>
      <w:r>
        <w:t xml:space="preserve"> differences between Bayes and </w:t>
      </w:r>
      <w:proofErr w:type="spellStart"/>
      <w:r>
        <w:t>Frequintist</w:t>
      </w:r>
      <w:proofErr w:type="spellEnd"/>
      <w:r>
        <w:t xml:space="preserve"> are quite subtle here. I think you want to put circles around the slightly higher bars for all simulations between 0-1 and then also circle that with the Bayes analysis in one simulation, circle that the Bayes line passes 0 whereas the </w:t>
      </w:r>
      <w:proofErr w:type="spellStart"/>
      <w:r>
        <w:t>frequintist</w:t>
      </w:r>
      <w:proofErr w:type="spellEnd"/>
      <w:r>
        <w:t xml:space="preserve"> does not. </w:t>
      </w:r>
    </w:p>
  </w:comment>
  <w:comment w:id="368" w:author="Matthew Kay" w:date="2016-01-07T00:13:00Z" w:initials="MK">
    <w:p w14:paraId="280EDC4C" w14:textId="76A2B307" w:rsidR="00CE7743" w:rsidRDefault="00CE7743">
      <w:pPr>
        <w:pStyle w:val="CommentText"/>
      </w:pPr>
      <w:r w:rsidRPr="00CE7743">
        <w:rPr>
          <w:rStyle w:val="CommentReference"/>
          <w:highlight w:val="yellow"/>
        </w:rPr>
        <w:annotationRef/>
      </w:r>
      <w:r w:rsidRPr="0083560D">
        <w:rPr>
          <w:b/>
          <w:highlight w:val="yellow"/>
        </w:rPr>
        <w:t>TODO</w:t>
      </w:r>
      <w:r w:rsidRPr="00CE7743">
        <w:rPr>
          <w:highlight w:val="yellow"/>
        </w:rPr>
        <w:t>: Matt</w:t>
      </w:r>
    </w:p>
  </w:comment>
  <w:comment w:id="372" w:author="Greg Nelson" w:date="2016-01-06T15:09:00Z" w:initials="GN">
    <w:p w14:paraId="2CC8B058" w14:textId="5332EB1E" w:rsidR="00CE7743" w:rsidRDefault="00CE7743">
      <w:pPr>
        <w:pStyle w:val="CommentText"/>
      </w:pPr>
      <w:r>
        <w:rPr>
          <w:rStyle w:val="CommentReference"/>
        </w:rPr>
        <w:annotationRef/>
      </w:r>
      <w:r>
        <w:t>Can we cut help here?</w:t>
      </w:r>
    </w:p>
  </w:comment>
  <w:comment w:id="705" w:author="Greg Nelson" w:date="2016-01-06T15:23:00Z" w:initials="GN">
    <w:p w14:paraId="74ECC5BC" w14:textId="48D011A4" w:rsidR="00CE7743" w:rsidRDefault="00CE7743">
      <w:pPr>
        <w:pStyle w:val="CommentText"/>
      </w:pPr>
      <w:r>
        <w:rPr>
          <w:rStyle w:val="CommentReference"/>
        </w:rPr>
        <w:annotationRef/>
      </w:r>
      <w:r>
        <w:t>I’ve added this line to the earlier RMSE result presentation</w:t>
      </w:r>
    </w:p>
  </w:comment>
  <w:comment w:id="706" w:author="Matthew Kay" w:date="2016-01-07T00:13:00Z" w:initials="MK">
    <w:p w14:paraId="0CFDBB9C" w14:textId="7B81E0CF" w:rsidR="00CE7743" w:rsidRDefault="00CE7743">
      <w:pPr>
        <w:pStyle w:val="CommentText"/>
      </w:pPr>
      <w:r>
        <w:rPr>
          <w:rStyle w:val="CommentReference"/>
        </w:rPr>
        <w:annotationRef/>
      </w:r>
      <w:r>
        <w:t>Thanks! I’m happy with leaving it here for now for redundancy (because important) but we can cut it later if we need a line or two.</w:t>
      </w:r>
    </w:p>
  </w:comment>
  <w:comment w:id="696" w:author="Eric Hekler" w:date="2016-01-06T13:12:00Z" w:initials="EH">
    <w:p w14:paraId="35449510" w14:textId="35FC8CAE" w:rsidR="00CE7743" w:rsidRDefault="00CE7743">
      <w:pPr>
        <w:pStyle w:val="CommentText"/>
      </w:pPr>
      <w:r>
        <w:rPr>
          <w:rStyle w:val="CommentReference"/>
        </w:rPr>
        <w:annotationRef/>
      </w:r>
      <w:r>
        <w:t xml:space="preserve">Perhaps this is the way to say it. Basically say accurate and precise estimates and then label it as represented via the RMSE?  If you think this works, perhaps add above and then you can take it out here. </w:t>
      </w:r>
    </w:p>
  </w:comment>
  <w:comment w:id="831" w:author="Eric Hekler" w:date="2016-01-06T13:18:00Z" w:initials="EH">
    <w:p w14:paraId="01FF8901" w14:textId="1352AE29" w:rsidR="00CE7743" w:rsidRDefault="00CE7743">
      <w:pPr>
        <w:pStyle w:val="CommentText"/>
      </w:pPr>
      <w:r>
        <w:rPr>
          <w:rStyle w:val="CommentReference"/>
        </w:rPr>
        <w:annotationRef/>
      </w:r>
      <w:r>
        <w:t xml:space="preserve">We can let the citation number speak for itself on how “wide” the adoption is.  Again…. Softening as the reviewers were particularly skeptical about this claim. </w:t>
      </w:r>
    </w:p>
  </w:comment>
  <w:comment w:id="832" w:author="Matthew Kay" w:date="2016-01-07T00:14:00Z" w:initials="MK">
    <w:p w14:paraId="12641019" w14:textId="31F71A3B" w:rsidR="00CE7743" w:rsidRDefault="00CE7743">
      <w:pPr>
        <w:pStyle w:val="CommentText"/>
      </w:pPr>
      <w:r>
        <w:rPr>
          <w:rStyle w:val="CommentReference"/>
        </w:rPr>
        <w:annotationRef/>
      </w:r>
      <w:r>
        <w:t>Agreed.</w:t>
      </w:r>
    </w:p>
  </w:comment>
  <w:comment w:id="842" w:author="Eric Hekler" w:date="2016-01-06T13:19:00Z" w:initials="EH">
    <w:p w14:paraId="6191ED2C" w14:textId="3D083C0D" w:rsidR="00CE7743" w:rsidRDefault="00CE7743">
      <w:pPr>
        <w:pStyle w:val="CommentText"/>
      </w:pPr>
      <w:r>
        <w:rPr>
          <w:rStyle w:val="CommentReference"/>
        </w:rPr>
        <w:annotationRef/>
      </w:r>
      <w:r>
        <w:t xml:space="preserve">Since our reviewers were skeptical about how “wide” the adoption is, I don’t think we should use that to preface our discussion about bottom up adoption of Bayesian techniques. </w:t>
      </w:r>
    </w:p>
  </w:comment>
  <w:comment w:id="843" w:author="Matthew Kay" w:date="2016-01-07T00:38:00Z" w:initials="MK">
    <w:p w14:paraId="3841007D" w14:textId="7A8D6D28" w:rsidR="00363A46" w:rsidRDefault="00363A46">
      <w:pPr>
        <w:pStyle w:val="CommentText"/>
      </w:pPr>
      <w:r>
        <w:rPr>
          <w:rStyle w:val="CommentReference"/>
        </w:rPr>
        <w:annotationRef/>
      </w:r>
      <w:r>
        <w:rPr>
          <w:rStyle w:val="CommentReference"/>
        </w:rPr>
        <w:t>Hmm. Should we move this around maybe? I’m kind of okay with just dropping the claim of wideness as already done above and leaving it at that…</w:t>
      </w:r>
    </w:p>
  </w:comment>
  <w:comment w:id="932" w:author="Eric Hekler" w:date="2016-01-06T13:39:00Z" w:initials="EH">
    <w:p w14:paraId="54CD83DA" w14:textId="72D72CC7" w:rsidR="00CE7743" w:rsidRDefault="00CE7743">
      <w:pPr>
        <w:pStyle w:val="CommentText"/>
      </w:pPr>
      <w:r>
        <w:rPr>
          <w:rStyle w:val="CommentReference"/>
        </w:rPr>
        <w:annotationRef/>
      </w:r>
      <w:r>
        <w:t xml:space="preserve">I’d really like to reference my colleague Holly </w:t>
      </w:r>
      <w:proofErr w:type="spellStart"/>
      <w:r>
        <w:t>Jimison</w:t>
      </w:r>
      <w:proofErr w:type="spellEnd"/>
      <w:r>
        <w:t xml:space="preserve"> for this point.  This is something she’s really passionate about and has done some careful thinking.  I’ve emailed her for a suggested best paper to cite.  Will get back to you with it.</w:t>
      </w:r>
    </w:p>
    <w:p w14:paraId="7F4B9546" w14:textId="77777777" w:rsidR="00CE7743" w:rsidRDefault="00CE7743">
      <w:pPr>
        <w:pStyle w:val="CommentText"/>
      </w:pPr>
    </w:p>
    <w:p w14:paraId="11AA9D5D" w14:textId="31023350" w:rsidR="00CE7743" w:rsidRDefault="00CE7743">
      <w:pPr>
        <w:pStyle w:val="CommentText"/>
      </w:pPr>
      <w:r>
        <w:t xml:space="preserve">EH- Unfortunately, I haven’t heard from Holly and I dug through your google scholar page but didn’t see any paper that really hit this point. </w:t>
      </w:r>
    </w:p>
  </w:comment>
  <w:comment w:id="933" w:author="Matthew Kay" w:date="2016-01-07T00:15:00Z" w:initials="MK">
    <w:p w14:paraId="13A1A9DA" w14:textId="32B365B6" w:rsidR="00CE7743" w:rsidRDefault="00CE7743">
      <w:pPr>
        <w:pStyle w:val="CommentText"/>
      </w:pPr>
      <w:r>
        <w:rPr>
          <w:rStyle w:val="CommentReference"/>
        </w:rPr>
        <w:annotationRef/>
      </w:r>
      <w:r>
        <w:t>Dang</w:t>
      </w:r>
      <w:r w:rsidR="00363A46">
        <w:t>. Thanks for looking into it anyway.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5081A44" w15:done="0"/>
  <w15:commentEx w15:paraId="225CE9FE" w15:done="0"/>
  <w15:commentEx w15:paraId="35AC6210" w15:done="0"/>
  <w15:commentEx w15:paraId="3A642D55" w15:paraIdParent="35AC6210" w15:done="0"/>
  <w15:commentEx w15:paraId="7F017411" w15:done="0"/>
  <w15:commentEx w15:paraId="1BE7B376" w15:done="0"/>
  <w15:commentEx w15:paraId="37FF24B7" w15:done="0"/>
  <w15:commentEx w15:paraId="221C7892" w15:paraIdParent="37FF24B7" w15:done="0"/>
  <w15:commentEx w15:paraId="2F02CF0C" w15:done="0"/>
  <w15:commentEx w15:paraId="2E64B0C9" w15:paraIdParent="2F02CF0C" w15:done="0"/>
  <w15:commentEx w15:paraId="0FACC134" w15:done="0"/>
  <w15:commentEx w15:paraId="7884D0B0" w15:done="0"/>
  <w15:commentEx w15:paraId="75781600" w15:paraIdParent="7884D0B0" w15:done="0"/>
  <w15:commentEx w15:paraId="3436F274" w15:done="0"/>
  <w15:commentEx w15:paraId="59146421" w15:paraIdParent="3436F274" w15:done="0"/>
  <w15:commentEx w15:paraId="6A81A8D0" w15:done="0"/>
  <w15:commentEx w15:paraId="5606DC1F" w15:paraIdParent="6A81A8D0" w15:done="0"/>
  <w15:commentEx w15:paraId="585E67D1" w15:done="0"/>
  <w15:commentEx w15:paraId="4AEDCFE6" w15:paraIdParent="585E67D1" w15:done="0"/>
  <w15:commentEx w15:paraId="764E818B" w15:done="0"/>
  <w15:commentEx w15:paraId="0909B482" w15:paraIdParent="764E818B" w15:done="0"/>
  <w15:commentEx w15:paraId="56876C32" w15:done="0"/>
  <w15:commentEx w15:paraId="1DB4F7F5" w15:paraIdParent="56876C32" w15:done="0"/>
  <w15:commentEx w15:paraId="51242A05" w15:done="0"/>
  <w15:commentEx w15:paraId="280EDC4C" w15:paraIdParent="51242A05" w15:done="0"/>
  <w15:commentEx w15:paraId="2CC8B058" w15:done="0"/>
  <w15:commentEx w15:paraId="74ECC5BC" w15:done="0"/>
  <w15:commentEx w15:paraId="0CFDBB9C" w15:paraIdParent="74ECC5BC" w15:done="0"/>
  <w15:commentEx w15:paraId="35449510" w15:done="0"/>
  <w15:commentEx w15:paraId="01FF8901" w15:done="0"/>
  <w15:commentEx w15:paraId="12641019" w15:paraIdParent="01FF8901" w15:done="0"/>
  <w15:commentEx w15:paraId="6191ED2C" w15:done="0"/>
  <w15:commentEx w15:paraId="3841007D" w15:paraIdParent="6191ED2C" w15:done="0"/>
  <w15:commentEx w15:paraId="11AA9D5D" w15:done="0"/>
  <w15:commentEx w15:paraId="13A1A9DA" w15:paraIdParent="11AA9D5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8EEDEA" w14:textId="77777777" w:rsidR="00463090" w:rsidRDefault="00463090">
      <w:r>
        <w:separator/>
      </w:r>
    </w:p>
  </w:endnote>
  <w:endnote w:type="continuationSeparator" w:id="0">
    <w:p w14:paraId="2028FA7F" w14:textId="77777777" w:rsidR="00463090" w:rsidRDefault="004630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NewRomanPSMT">
    <w:altName w:val="Times New Roman"/>
    <w:charset w:val="00"/>
    <w:family w:val="swiss"/>
    <w:pitch w:val="default"/>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E6072D" w14:textId="77777777" w:rsidR="00463090" w:rsidRDefault="00463090" w:rsidP="00443E9F">
      <w:pPr>
        <w:spacing w:after="0"/>
      </w:pPr>
      <w:r>
        <w:separator/>
      </w:r>
    </w:p>
  </w:footnote>
  <w:footnote w:type="continuationSeparator" w:id="0">
    <w:p w14:paraId="4801F735" w14:textId="77777777" w:rsidR="00463090" w:rsidRDefault="00463090" w:rsidP="00443E9F">
      <w:pPr>
        <w:spacing w:after="0"/>
      </w:pPr>
      <w:r>
        <w:continuationSeparator/>
      </w:r>
    </w:p>
  </w:footnote>
  <w:footnote w:id="1">
    <w:p w14:paraId="616B3D28" w14:textId="3CACD1CC" w:rsidR="00CE7743" w:rsidRDefault="00CE7743">
      <w:pPr>
        <w:pStyle w:val="FootnoteText"/>
      </w:pPr>
      <w:r>
        <w:rPr>
          <w:rStyle w:val="FootnoteReference"/>
        </w:rPr>
        <w:footnoteRef/>
      </w:r>
      <w:r>
        <w:t xml:space="preserve"> We will use frequentist and NHST interchangeably.</w:t>
      </w:r>
    </w:p>
  </w:footnote>
  <w:footnote w:id="2">
    <w:p w14:paraId="619514C5" w14:textId="25D894CB" w:rsidR="00CE7743" w:rsidRDefault="00CE7743" w:rsidP="0002541C">
      <w:r>
        <w:rPr>
          <w:vertAlign w:val="superscript"/>
        </w:rPr>
        <w:footnoteRef/>
      </w:r>
      <w:r>
        <w:t xml:space="preserve"> While there exist Bayesian formulations of NHST based on Bayes factors, we believe they share some problems with frequentist NHST, such as a focus on binary testing rather than precision of estimation and cost</w:t>
      </w:r>
      <w:ins w:id="141" w:author="Matthew Kay" w:date="2016-01-07T00:19:00Z">
        <w:r w:rsidR="0083560D">
          <w:t>/</w:t>
        </w:r>
      </w:ins>
      <w:del w:id="142" w:author="Matthew Kay" w:date="2016-01-07T00:19:00Z">
        <w:r w:rsidDel="0083560D">
          <w:delText>-</w:delText>
        </w:r>
      </w:del>
      <w:r>
        <w:t>benefit analysis; thus we do not consider them here.</w:t>
      </w:r>
    </w:p>
  </w:footnote>
  <w:footnote w:id="3">
    <w:p w14:paraId="462B43AB" w14:textId="77777777" w:rsidR="00CE7743" w:rsidRDefault="00CE7743" w:rsidP="0002541C">
      <w:r>
        <w:rPr>
          <w:vertAlign w:val="superscript"/>
        </w:rPr>
        <w:footnoteRef/>
      </w:r>
      <w:r>
        <w:t xml:space="preserve"> A log odds ratio of 0 indicates no difference between conditions. The log odds ratio is the log of the ratio of the odds of someone completing the survey in one condition compared to another condition. It is regularly used in comparing probabilities between two conditions because (unlike, say, differences of proportions), it is unbounded, which simplifies analysis. It is related to logistic regression in that coefficients of a logis</w:t>
      </w:r>
      <w:del w:id="271" w:author="Eric Hekler" w:date="2016-01-06T12:54:00Z">
        <w:r w:rsidDel="006E5ABB">
          <w:delText>i</w:delText>
        </w:r>
      </w:del>
      <w:r>
        <w:t>tic regression can be interpreted as log odds ratios.</w:t>
      </w:r>
    </w:p>
  </w:footnote>
  <w:footnote w:id="4">
    <w:p w14:paraId="04CFD41D" w14:textId="77777777" w:rsidR="00CE7743" w:rsidRDefault="00CE7743" w:rsidP="0002541C">
      <w:r>
        <w:rPr>
          <w:vertAlign w:val="superscript"/>
        </w:rPr>
        <w:footnoteRef/>
      </w:r>
      <w:r>
        <w:t xml:space="preserve"> While their results use probability of drop-out, we use probability of completion.</w:t>
      </w:r>
    </w:p>
  </w:footnote>
  <w:footnote w:id="5">
    <w:p w14:paraId="3409109D" w14:textId="65AE7D13" w:rsidR="00CE7743" w:rsidRDefault="00CE7743" w:rsidP="0002541C">
      <w:r>
        <w:rPr>
          <w:vertAlign w:val="superscript"/>
        </w:rPr>
        <w:footnoteRef/>
      </w:r>
      <w:r>
        <w:t xml:space="preserve"> It is worth noting that this effect may be larger than the true effect in the real world, since </w:t>
      </w:r>
      <w:proofErr w:type="spellStart"/>
      <w:r>
        <w:t>Villar</w:t>
      </w:r>
      <w:proofErr w:type="spellEnd"/>
      <w:r>
        <w:t xml:space="preserve"> et al. </w:t>
      </w:r>
      <w:r>
        <w:rPr>
          <w:i/>
        </w:rPr>
        <w:fldChar w:fldCharType="begin" w:fldLock="1"/>
      </w:r>
      <w:r w:rsidR="00B67D45">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"[22]", "plainTextFormattedCitation" : "[22]", "previouslyFormattedCitation" : "[21]" }, "properties" : { "noteIndex" : 0 }, "schema" : "https://github.com/citation-style-language/schema/raw/master/csl-citation.json" }</w:instrText>
      </w:r>
      <w:r>
        <w:rPr>
          <w:i/>
        </w:rPr>
        <w:fldChar w:fldCharType="separate"/>
      </w:r>
      <w:r w:rsidR="00B67D45" w:rsidRPr="00B67D45">
        <w:rPr>
          <w:noProof/>
        </w:rPr>
        <w:t>[22]</w:t>
      </w:r>
      <w:r>
        <w:rPr>
          <w:i/>
        </w:rPr>
        <w:fldChar w:fldCharType="end"/>
      </w:r>
      <w:r>
        <w:t xml:space="preserve"> found the </w:t>
      </w:r>
      <w:r>
        <w:rPr>
          <w:i/>
        </w:rPr>
        <w:t>fast-to-slow</w:t>
      </w:r>
      <w:r>
        <w:t xml:space="preserve"> effect is likely closer to .3; but for our purposes it remains a realistic effect size based on the </w:t>
      </w:r>
      <w:r>
        <w:rPr>
          <w:i/>
        </w:rPr>
        <w:t xml:space="preserve">slow-to-fast </w:t>
      </w:r>
      <w:r>
        <w:t xml:space="preserve">results, and simplifies the example by mirroring </w:t>
      </w:r>
      <w:r>
        <w:rPr>
          <w:i/>
        </w:rPr>
        <w:t>slow-to-fast</w:t>
      </w:r>
      <w:r>
        <w:t>.</w:t>
      </w:r>
    </w:p>
  </w:footnote>
  <w:footnote w:id="6">
    <w:p w14:paraId="5ACF13BA" w14:textId="7F8D41FD" w:rsidR="00CE7743" w:rsidRDefault="00CE7743" w:rsidP="0002541C">
      <w:r>
        <w:rPr>
          <w:vertAlign w:val="superscript"/>
        </w:rPr>
        <w:footnoteRef/>
      </w:r>
      <w:r>
        <w:t xml:space="preserve"> The Cauchy distribution is similar to the Normal distribution, but with fatter tails. </w:t>
      </w:r>
      <w:proofErr w:type="spellStart"/>
      <w:r>
        <w:t>Gelman</w:t>
      </w:r>
      <w:proofErr w:type="spellEnd"/>
      <w:r>
        <w:t xml:space="preserve"> recommends it for use as a weakly-informed prior because the fatter tails express less certainty in the location of the effect </w:t>
      </w:r>
      <w:r>
        <w:fldChar w:fldCharType="begin" w:fldLock="1"/>
      </w:r>
      <w:r w:rsidR="00B67D45">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"mendeley" : { "formattedCitation" : "[7]", "plainTextFormattedCitation" : "[7]", "previouslyFormattedCitation" : "[6]" }, "properties" : { "noteIndex" : 0 }, "schema" : "https://github.com/citation-style-language/schema/raw/master/csl-citation.json" }</w:instrText>
      </w:r>
      <w:r>
        <w:fldChar w:fldCharType="separate"/>
      </w:r>
      <w:r w:rsidR="00B67D45" w:rsidRPr="00B67D45">
        <w:rPr>
          <w:noProof/>
        </w:rPr>
        <w:t>[7]</w:t>
      </w:r>
      <w:r>
        <w:fldChar w:fldCharType="end"/>
      </w:r>
      <w:r>
        <w:t>.</w:t>
      </w:r>
    </w:p>
  </w:footnote>
  <w:footnote w:id="7">
    <w:p w14:paraId="6AFA1899" w14:textId="0D7D14F3" w:rsidR="00CE7743" w:rsidRPr="00D456ED" w:rsidRDefault="00CE7743">
      <w:pPr>
        <w:pStyle w:val="FootnoteText"/>
      </w:pPr>
      <w:r>
        <w:rPr>
          <w:rStyle w:val="FootnoteReference"/>
        </w:rPr>
        <w:footnoteRef/>
      </w:r>
      <w:r>
        <w:t xml:space="preserve"> Roughly, a credibility interval is the Bayesian analog to a confidence interval. Unlike a confidence interval, however, a proper credibility interval </w:t>
      </w:r>
      <w:r>
        <w:rPr>
          <w:i/>
        </w:rPr>
        <w:t>is</w:t>
      </w:r>
      <w:r>
        <w:t xml:space="preserve"> an expression of the probability of the location of a parameter (the confidence interval is not, despite its common misinterpretation </w:t>
      </w:r>
      <w:r w:rsidRPr="00137B62">
        <w:fldChar w:fldCharType="begin" w:fldLock="1"/>
      </w:r>
      <w:r w:rsidR="00B67D45">
        <w:instrText>ADDIN CSL_CITATION { "citationItems" : [ { "id" : "ITEM-1", "itemData" : { "ISSN" : "1069-9384", "abstract" : "Null hypothesis significance testing (NHST) is undoubtedly the most common inferential technique used to justify claims in the social sciences. However, even staunch defenders of NHST agree that its outcomes are often misinterpreted. Confidence intervals (CIs) have frequently been proposed as a more useful alternative to NHST, and their use is strongly encouraged in the APA Manual. Nevertheless, little is known about how researchers interpret CIs. In this study, 120 researchers and 442 students-all in the field of psychology-were asked to assess the truth value of six particular statements involving different interpretations of a CI. Although all six statements were false, both researchers and students endorsed, on average, more than three statements, indicating a gross misunderstanding of CIs. Self-declared experience with statistics was not related to researchers' performance, and, even more surprisingly, researchers hardly outperformed the students, even though the students had not received any education on statistical inference whatsoever. Our findings suggest that many researchers do not know the correct interpretation of a CI. The misunderstandings surrounding p-values and CIs are particularly unfortunate because they constitute the main tools by which psychologists draw conclusions from data.", "author" : [ { "dropping-particle" : "", "family" : "Hoekstra", "given" : "Rink", "non-dropping-particle" : "", "parse-names" : false, "suffix" : "" }, { "dropping-particle" : "", "family" : "Morey", "given" : "Richard D.", "non-dropping-particle" : "", "parse-names" : false, "suffix" : "" }, { "dropping-particle" : "", "family" : "Rouder", "given" : "Jeffrey N.", "non-dropping-particle" : "", "parse-names" : false, "suffix" : "" }, { "dropping-particle" : "", "family" : "Wagenmakers", "given" : "Eric-Jan", "non-dropping-particle" : "", "parse-names" : false, "suffix" : "" } ], "container-title" : "Psychonomic Bulletin &amp; Review", "id" : "ITEM-1", "issue" : "5", "issued" : { "date-parts" : [ [ "2014", "1", "14" ] ] }, "page" : "1157-1164", "title" : "Robust misinterpretation of confidence intervals", "type" : "article-journal", "volume" : "21" }, "uris" : [ "http://www.mendeley.com/documents/?uuid=625e146c-199f-42db-ae0f-c74dad5e8799" ] } ], "mendeley" : { "formattedCitation" : "[12]", "plainTextFormattedCitation" : "[12]", "previouslyFormattedCitation" : "[11]" }, "properties" : { "noteIndex" : 0 }, "schema" : "https://github.com/citation-style-language/schema/raw/master/csl-citation.json" }</w:instrText>
      </w:r>
      <w:r w:rsidRPr="00137B62">
        <w:fldChar w:fldCharType="separate"/>
      </w:r>
      <w:r w:rsidR="00B67D45" w:rsidRPr="00B67D45">
        <w:rPr>
          <w:noProof/>
        </w:rPr>
        <w:t>[12]</w:t>
      </w:r>
      <w:r w:rsidRPr="00137B62">
        <w:fldChar w:fldCharType="end"/>
      </w:r>
      <w:r>
        <w:t>; again a reason frequentist statistics are not user-friendly).</w:t>
      </w:r>
    </w:p>
  </w:footnote>
  <w:footnote w:id="8">
    <w:p w14:paraId="538876BA" w14:textId="3265E4A2" w:rsidR="00CE7743" w:rsidRDefault="00CE7743" w:rsidP="0002541C">
      <w:r>
        <w:rPr>
          <w:vertAlign w:val="superscript"/>
        </w:rPr>
        <w:footnoteRef/>
      </w:r>
      <w:r>
        <w:t xml:space="preserve"> According to Google Scholar, accessed 201</w:t>
      </w:r>
      <w:ins w:id="836" w:author="Matthew Kay" w:date="2016-01-07T00:18:00Z">
        <w:r w:rsidR="0083560D">
          <w:t>6</w:t>
        </w:r>
      </w:ins>
      <w:del w:id="837" w:author="Matthew Kay" w:date="2016-01-07T00:18:00Z">
        <w:r w:rsidDel="0083560D">
          <w:delText>5</w:delText>
        </w:r>
      </w:del>
      <w:r>
        <w:t>-</w:t>
      </w:r>
      <w:ins w:id="838" w:author="Matthew Kay" w:date="2016-01-07T00:18:00Z">
        <w:r w:rsidR="0083560D">
          <w:t>01</w:t>
        </w:r>
      </w:ins>
      <w:del w:id="839" w:author="Matthew Kay" w:date="2016-01-07T00:18:00Z">
        <w:r w:rsidDel="0083560D">
          <w:delText>09</w:delText>
        </w:r>
      </w:del>
      <w:r>
        <w:t>-</w:t>
      </w:r>
      <w:ins w:id="840" w:author="Matthew Kay" w:date="2016-01-07T00:18:00Z">
        <w:r w:rsidR="0083560D">
          <w:t>07</w:t>
        </w:r>
      </w:ins>
      <w:del w:id="841" w:author="Matthew Kay" w:date="2016-01-07T00:18:00Z">
        <w:r w:rsidDel="0083560D">
          <w:delText>23</w:delText>
        </w:r>
      </w:del>
      <w:r>
        <w:t xml:space="preserve">: </w:t>
      </w:r>
      <w:hyperlink r:id="rId1">
        <w:r>
          <w:rPr>
            <w:color w:val="1155CC"/>
            <w:u w:val="single"/>
          </w:rPr>
          <w:t>https://scholar.google.com/scholar?cites=16254127723353600671&amp;as_sdt=5,48&amp;sciodt=0,48&amp;hl=en</w:t>
        </w:r>
      </w:hyperlink>
    </w:p>
  </w:footnote>
  <w:footnote w:id="9">
    <w:p w14:paraId="353F9098" w14:textId="77777777" w:rsidR="00CE7743" w:rsidRDefault="00CE7743" w:rsidP="0002541C">
      <w:r>
        <w:rPr>
          <w:vertAlign w:val="superscript"/>
        </w:rPr>
        <w:footnoteRef/>
      </w:r>
      <w:r>
        <w:t xml:space="preserve"> Somewhat glibly, BEST stands for </w:t>
      </w:r>
      <w:r>
        <w:rPr>
          <w:i/>
        </w:rPr>
        <w:t>Bayesian estimation supersedes the t-test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7D1C5" w14:textId="77777777" w:rsidR="00CE7743" w:rsidRDefault="00CE7743" w:rsidP="006B3F1F">
    <w:pPr>
      <w:pStyle w:val="Header"/>
      <w:tabs>
        <w:tab w:val="clear" w:pos="4320"/>
        <w:tab w:val="clear" w:pos="8640"/>
        <w:tab w:val="left" w:pos="2660"/>
      </w:tabs>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FA341E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6" w15:restartNumberingAfterBreak="0">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7" w15:restartNumberingAfterBreak="0">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8" w15:restartNumberingAfterBreak="0">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9" w15:restartNumberingAfterBreak="0">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1"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FFFFFFFE"/>
    <w:multiLevelType w:val="singleLevel"/>
    <w:tmpl w:val="5CA6E12C"/>
    <w:lvl w:ilvl="0">
      <w:numFmt w:val="decimal"/>
      <w:lvlText w:val="*"/>
      <w:lvlJc w:val="left"/>
    </w:lvl>
  </w:abstractNum>
  <w:abstractNum w:abstractNumId="13" w15:restartNumberingAfterBreak="0">
    <w:nsid w:val="02ED5D3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4" w15:restartNumberingAfterBreak="0">
    <w:nsid w:val="064E10C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5" w15:restartNumberingAfterBreak="0">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4496F4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7" w15:restartNumberingAfterBreak="0">
    <w:nsid w:val="198D75AF"/>
    <w:multiLevelType w:val="singleLevel"/>
    <w:tmpl w:val="DDEE8D5E"/>
    <w:lvl w:ilvl="0">
      <w:start w:val="1"/>
      <w:numFmt w:val="decimal"/>
      <w:lvlText w:val="%1."/>
      <w:legacy w:legacy="1" w:legacySpace="0" w:legacyIndent="144"/>
      <w:lvlJc w:val="left"/>
      <w:pPr>
        <w:ind w:left="144" w:hanging="144"/>
      </w:pPr>
    </w:lvl>
  </w:abstractNum>
  <w:abstractNum w:abstractNumId="18" w15:restartNumberingAfterBreak="0">
    <w:nsid w:val="1C256FB0"/>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9" w15:restartNumberingAfterBreak="0">
    <w:nsid w:val="1F4A0179"/>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0" w15:restartNumberingAfterBreak="0">
    <w:nsid w:val="21E218E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1" w15:restartNumberingAfterBreak="0">
    <w:nsid w:val="29B677BC"/>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2" w15:restartNumberingAfterBreak="0">
    <w:nsid w:val="2AB17545"/>
    <w:multiLevelType w:val="singleLevel"/>
    <w:tmpl w:val="DDEE8D5E"/>
    <w:lvl w:ilvl="0">
      <w:start w:val="1"/>
      <w:numFmt w:val="decimal"/>
      <w:lvlText w:val="%1."/>
      <w:legacy w:legacy="1" w:legacySpace="0" w:legacyIndent="144"/>
      <w:lvlJc w:val="left"/>
      <w:pPr>
        <w:ind w:left="144" w:hanging="144"/>
      </w:pPr>
    </w:lvl>
  </w:abstractNum>
  <w:abstractNum w:abstractNumId="23" w15:restartNumberingAfterBreak="0">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4" w15:restartNumberingAfterBreak="0">
    <w:nsid w:val="361E62D5"/>
    <w:multiLevelType w:val="multilevel"/>
    <w:tmpl w:val="B7E08C0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3B7C47B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6" w15:restartNumberingAfterBreak="0">
    <w:nsid w:val="4229611F"/>
    <w:multiLevelType w:val="singleLevel"/>
    <w:tmpl w:val="DDEE8D5E"/>
    <w:lvl w:ilvl="0">
      <w:start w:val="1"/>
      <w:numFmt w:val="decimal"/>
      <w:lvlText w:val="%1."/>
      <w:legacy w:legacy="1" w:legacySpace="0" w:legacyIndent="144"/>
      <w:lvlJc w:val="left"/>
      <w:pPr>
        <w:ind w:left="144" w:hanging="144"/>
      </w:pPr>
    </w:lvl>
  </w:abstractNum>
  <w:abstractNum w:abstractNumId="27" w15:restartNumberingAfterBreak="0">
    <w:nsid w:val="499A66E6"/>
    <w:multiLevelType w:val="hybridMultilevel"/>
    <w:tmpl w:val="BD888176"/>
    <w:lvl w:ilvl="0" w:tplc="F10A8FBE">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CE3367"/>
    <w:multiLevelType w:val="multilevel"/>
    <w:tmpl w:val="4D74E79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15:restartNumberingAfterBreak="0">
    <w:nsid w:val="4AAC6963"/>
    <w:multiLevelType w:val="singleLevel"/>
    <w:tmpl w:val="DDEE8D5E"/>
    <w:lvl w:ilvl="0">
      <w:start w:val="1"/>
      <w:numFmt w:val="decimal"/>
      <w:lvlText w:val="%1."/>
      <w:legacy w:legacy="1" w:legacySpace="0" w:legacyIndent="144"/>
      <w:lvlJc w:val="left"/>
      <w:pPr>
        <w:ind w:left="144" w:hanging="144"/>
      </w:pPr>
    </w:lvl>
  </w:abstractNum>
  <w:abstractNum w:abstractNumId="30" w15:restartNumberingAfterBreak="0">
    <w:nsid w:val="5289287D"/>
    <w:multiLevelType w:val="singleLevel"/>
    <w:tmpl w:val="DDEE8D5E"/>
    <w:lvl w:ilvl="0">
      <w:start w:val="1"/>
      <w:numFmt w:val="decimal"/>
      <w:lvlText w:val="%1."/>
      <w:legacy w:legacy="1" w:legacySpace="0" w:legacyIndent="144"/>
      <w:lvlJc w:val="left"/>
      <w:pPr>
        <w:ind w:left="144" w:hanging="144"/>
      </w:pPr>
    </w:lvl>
  </w:abstractNum>
  <w:abstractNum w:abstractNumId="31" w15:restartNumberingAfterBreak="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8D51CC0"/>
    <w:multiLevelType w:val="singleLevel"/>
    <w:tmpl w:val="DDEE8D5E"/>
    <w:lvl w:ilvl="0">
      <w:start w:val="1"/>
      <w:numFmt w:val="decimal"/>
      <w:lvlText w:val="%1."/>
      <w:legacy w:legacy="1" w:legacySpace="0" w:legacyIndent="144"/>
      <w:lvlJc w:val="left"/>
      <w:pPr>
        <w:ind w:left="144" w:hanging="144"/>
      </w:pPr>
    </w:lvl>
  </w:abstractNum>
  <w:abstractNum w:abstractNumId="33"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34" w15:restartNumberingAfterBreak="0">
    <w:nsid w:val="5BB151A4"/>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35" w15:restartNumberingAfterBreak="0">
    <w:nsid w:val="6A285828"/>
    <w:multiLevelType w:val="multilevel"/>
    <w:tmpl w:val="5E1010D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15:restartNumberingAfterBreak="0">
    <w:nsid w:val="75B570D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37" w15:restartNumberingAfterBreak="0">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12"/>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33"/>
  </w:num>
  <w:num w:numId="23">
    <w:abstractNumId w:val="23"/>
  </w:num>
  <w:num w:numId="24">
    <w:abstractNumId w:val="11"/>
  </w:num>
  <w:num w:numId="25">
    <w:abstractNumId w:val="26"/>
  </w:num>
  <w:num w:numId="26">
    <w:abstractNumId w:val="22"/>
  </w:num>
  <w:num w:numId="27">
    <w:abstractNumId w:val="29"/>
  </w:num>
  <w:num w:numId="28">
    <w:abstractNumId w:val="30"/>
  </w:num>
  <w:num w:numId="29">
    <w:abstractNumId w:val="17"/>
  </w:num>
  <w:num w:numId="30">
    <w:abstractNumId w:val="32"/>
  </w:num>
  <w:num w:numId="31">
    <w:abstractNumId w:val="15"/>
  </w:num>
  <w:num w:numId="32">
    <w:abstractNumId w:val="37"/>
  </w:num>
  <w:num w:numId="33">
    <w:abstractNumId w:val="0"/>
  </w:num>
  <w:num w:numId="34">
    <w:abstractNumId w:val="31"/>
  </w:num>
  <w:num w:numId="35">
    <w:abstractNumId w:val="16"/>
  </w:num>
  <w:num w:numId="36">
    <w:abstractNumId w:val="25"/>
  </w:num>
  <w:num w:numId="37">
    <w:abstractNumId w:val="13"/>
  </w:num>
  <w:num w:numId="38">
    <w:abstractNumId w:val="18"/>
  </w:num>
  <w:num w:numId="39">
    <w:abstractNumId w:val="21"/>
  </w:num>
  <w:num w:numId="40">
    <w:abstractNumId w:val="19"/>
  </w:num>
  <w:num w:numId="41">
    <w:abstractNumId w:val="36"/>
  </w:num>
  <w:num w:numId="42">
    <w:abstractNumId w:val="14"/>
  </w:num>
  <w:num w:numId="43">
    <w:abstractNumId w:val="20"/>
  </w:num>
  <w:num w:numId="44">
    <w:abstractNumId w:val="27"/>
  </w:num>
  <w:num w:numId="45">
    <w:abstractNumId w:val="34"/>
  </w:num>
  <w:num w:numId="46">
    <w:abstractNumId w:val="38"/>
  </w:num>
  <w:num w:numId="47">
    <w:abstractNumId w:val="35"/>
  </w:num>
  <w:num w:numId="48">
    <w:abstractNumId w:val="28"/>
  </w:num>
  <w:num w:numId="49">
    <w:abstractNumId w:val="2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thew Kay">
    <w15:presenceInfo w15:providerId="Windows Live" w15:userId="609ec046860295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autoHyphenation/>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HIPaperNum" w:val="400"/>
  </w:docVars>
  <w:rsids>
    <w:rsidRoot w:val="004F7602"/>
    <w:rsid w:val="00012912"/>
    <w:rsid w:val="0001659E"/>
    <w:rsid w:val="0002541C"/>
    <w:rsid w:val="000262EA"/>
    <w:rsid w:val="000305CA"/>
    <w:rsid w:val="000333DE"/>
    <w:rsid w:val="0003450C"/>
    <w:rsid w:val="00040794"/>
    <w:rsid w:val="00045A57"/>
    <w:rsid w:val="00046321"/>
    <w:rsid w:val="00055598"/>
    <w:rsid w:val="00061D6B"/>
    <w:rsid w:val="000728F3"/>
    <w:rsid w:val="00072B3A"/>
    <w:rsid w:val="00072D6D"/>
    <w:rsid w:val="00073DCD"/>
    <w:rsid w:val="00074CA3"/>
    <w:rsid w:val="00075787"/>
    <w:rsid w:val="00083CA3"/>
    <w:rsid w:val="000A04DF"/>
    <w:rsid w:val="000A3852"/>
    <w:rsid w:val="000A6C14"/>
    <w:rsid w:val="000B0365"/>
    <w:rsid w:val="000B6A11"/>
    <w:rsid w:val="000B72DA"/>
    <w:rsid w:val="000E4445"/>
    <w:rsid w:val="000E4C69"/>
    <w:rsid w:val="000E5328"/>
    <w:rsid w:val="000F19BD"/>
    <w:rsid w:val="000F4B8F"/>
    <w:rsid w:val="0010082E"/>
    <w:rsid w:val="0010210D"/>
    <w:rsid w:val="00103A63"/>
    <w:rsid w:val="001105CA"/>
    <w:rsid w:val="00114577"/>
    <w:rsid w:val="0011786A"/>
    <w:rsid w:val="00121EE5"/>
    <w:rsid w:val="00123CFD"/>
    <w:rsid w:val="001246FE"/>
    <w:rsid w:val="0013374C"/>
    <w:rsid w:val="00137145"/>
    <w:rsid w:val="00137B62"/>
    <w:rsid w:val="001465AB"/>
    <w:rsid w:val="00147D65"/>
    <w:rsid w:val="00151FAA"/>
    <w:rsid w:val="00152A80"/>
    <w:rsid w:val="00161911"/>
    <w:rsid w:val="00162CDE"/>
    <w:rsid w:val="0017799B"/>
    <w:rsid w:val="00181B64"/>
    <w:rsid w:val="00186236"/>
    <w:rsid w:val="00191462"/>
    <w:rsid w:val="00197B90"/>
    <w:rsid w:val="001C2A81"/>
    <w:rsid w:val="001D29E1"/>
    <w:rsid w:val="001D440A"/>
    <w:rsid w:val="001E255D"/>
    <w:rsid w:val="001E5C50"/>
    <w:rsid w:val="001E634B"/>
    <w:rsid w:val="001E6B33"/>
    <w:rsid w:val="001F042A"/>
    <w:rsid w:val="001F062E"/>
    <w:rsid w:val="001F40BF"/>
    <w:rsid w:val="001F4B3C"/>
    <w:rsid w:val="00200F71"/>
    <w:rsid w:val="0020192F"/>
    <w:rsid w:val="00201ABD"/>
    <w:rsid w:val="002022E4"/>
    <w:rsid w:val="002028D3"/>
    <w:rsid w:val="002060AF"/>
    <w:rsid w:val="00210191"/>
    <w:rsid w:val="00214551"/>
    <w:rsid w:val="0021485B"/>
    <w:rsid w:val="002248A9"/>
    <w:rsid w:val="00227741"/>
    <w:rsid w:val="00234397"/>
    <w:rsid w:val="0024113A"/>
    <w:rsid w:val="00251B3D"/>
    <w:rsid w:val="0025707B"/>
    <w:rsid w:val="00263558"/>
    <w:rsid w:val="002639F6"/>
    <w:rsid w:val="002727A0"/>
    <w:rsid w:val="00272DB6"/>
    <w:rsid w:val="00285470"/>
    <w:rsid w:val="002862A4"/>
    <w:rsid w:val="002978A5"/>
    <w:rsid w:val="002C3318"/>
    <w:rsid w:val="002D41E8"/>
    <w:rsid w:val="002E55B4"/>
    <w:rsid w:val="002F61EC"/>
    <w:rsid w:val="002F7A09"/>
    <w:rsid w:val="00310376"/>
    <w:rsid w:val="00311723"/>
    <w:rsid w:val="003123C3"/>
    <w:rsid w:val="003230AF"/>
    <w:rsid w:val="00331AFF"/>
    <w:rsid w:val="00332E19"/>
    <w:rsid w:val="0033584A"/>
    <w:rsid w:val="00340493"/>
    <w:rsid w:val="00347431"/>
    <w:rsid w:val="003500C6"/>
    <w:rsid w:val="003521DC"/>
    <w:rsid w:val="00354AC8"/>
    <w:rsid w:val="00354D90"/>
    <w:rsid w:val="00355923"/>
    <w:rsid w:val="00362821"/>
    <w:rsid w:val="00363A46"/>
    <w:rsid w:val="003644E7"/>
    <w:rsid w:val="00367A5B"/>
    <w:rsid w:val="00373F8D"/>
    <w:rsid w:val="0039156C"/>
    <w:rsid w:val="003948CB"/>
    <w:rsid w:val="00396BBA"/>
    <w:rsid w:val="003A4BEA"/>
    <w:rsid w:val="003A7DC7"/>
    <w:rsid w:val="003B07DF"/>
    <w:rsid w:val="003B1F3C"/>
    <w:rsid w:val="003B4851"/>
    <w:rsid w:val="003B4EB4"/>
    <w:rsid w:val="003D5402"/>
    <w:rsid w:val="003D67E6"/>
    <w:rsid w:val="003D7F56"/>
    <w:rsid w:val="003E1FB5"/>
    <w:rsid w:val="003E3C69"/>
    <w:rsid w:val="003F70AB"/>
    <w:rsid w:val="003F749D"/>
    <w:rsid w:val="004110D7"/>
    <w:rsid w:val="0041136C"/>
    <w:rsid w:val="0041270E"/>
    <w:rsid w:val="00431B38"/>
    <w:rsid w:val="00443E9F"/>
    <w:rsid w:val="00454A5E"/>
    <w:rsid w:val="0046080D"/>
    <w:rsid w:val="00463090"/>
    <w:rsid w:val="00466059"/>
    <w:rsid w:val="0046771C"/>
    <w:rsid w:val="00480565"/>
    <w:rsid w:val="0048068E"/>
    <w:rsid w:val="00480F98"/>
    <w:rsid w:val="004870B5"/>
    <w:rsid w:val="00493EDB"/>
    <w:rsid w:val="004B2328"/>
    <w:rsid w:val="004B241B"/>
    <w:rsid w:val="004B35DA"/>
    <w:rsid w:val="004B4E2C"/>
    <w:rsid w:val="004B5AF6"/>
    <w:rsid w:val="004C3AB4"/>
    <w:rsid w:val="004E423F"/>
    <w:rsid w:val="004E55EC"/>
    <w:rsid w:val="004E6530"/>
    <w:rsid w:val="004F0FC6"/>
    <w:rsid w:val="004F5754"/>
    <w:rsid w:val="004F7602"/>
    <w:rsid w:val="004F7A15"/>
    <w:rsid w:val="005004D4"/>
    <w:rsid w:val="00505DFC"/>
    <w:rsid w:val="00505E1B"/>
    <w:rsid w:val="00507848"/>
    <w:rsid w:val="00515362"/>
    <w:rsid w:val="00522CC0"/>
    <w:rsid w:val="00525CD5"/>
    <w:rsid w:val="00526FB1"/>
    <w:rsid w:val="005327F1"/>
    <w:rsid w:val="00541E5C"/>
    <w:rsid w:val="00547E53"/>
    <w:rsid w:val="00551456"/>
    <w:rsid w:val="00552C72"/>
    <w:rsid w:val="00553092"/>
    <w:rsid w:val="00560E90"/>
    <w:rsid w:val="0058001A"/>
    <w:rsid w:val="00583589"/>
    <w:rsid w:val="00586FE5"/>
    <w:rsid w:val="00587B87"/>
    <w:rsid w:val="00590F35"/>
    <w:rsid w:val="00591C69"/>
    <w:rsid w:val="00593534"/>
    <w:rsid w:val="00597AEF"/>
    <w:rsid w:val="005A1DB7"/>
    <w:rsid w:val="005A2C27"/>
    <w:rsid w:val="005B118E"/>
    <w:rsid w:val="005B1642"/>
    <w:rsid w:val="005B1C73"/>
    <w:rsid w:val="005B4601"/>
    <w:rsid w:val="005B4AFB"/>
    <w:rsid w:val="005C0FDD"/>
    <w:rsid w:val="005C216A"/>
    <w:rsid w:val="005C632C"/>
    <w:rsid w:val="005D144D"/>
    <w:rsid w:val="005D4A32"/>
    <w:rsid w:val="005E3A00"/>
    <w:rsid w:val="005E4BEB"/>
    <w:rsid w:val="006048E3"/>
    <w:rsid w:val="0060660C"/>
    <w:rsid w:val="0061007B"/>
    <w:rsid w:val="006127F1"/>
    <w:rsid w:val="00613D18"/>
    <w:rsid w:val="006269FF"/>
    <w:rsid w:val="00626F42"/>
    <w:rsid w:val="00627420"/>
    <w:rsid w:val="00632F1C"/>
    <w:rsid w:val="0065371A"/>
    <w:rsid w:val="006619D3"/>
    <w:rsid w:val="00663446"/>
    <w:rsid w:val="00663A28"/>
    <w:rsid w:val="00663D15"/>
    <w:rsid w:val="00672138"/>
    <w:rsid w:val="0067248E"/>
    <w:rsid w:val="00684747"/>
    <w:rsid w:val="0069261B"/>
    <w:rsid w:val="00695F7C"/>
    <w:rsid w:val="006973A2"/>
    <w:rsid w:val="006A0290"/>
    <w:rsid w:val="006A620B"/>
    <w:rsid w:val="006B0C82"/>
    <w:rsid w:val="006B1D53"/>
    <w:rsid w:val="006B1D5B"/>
    <w:rsid w:val="006B30D8"/>
    <w:rsid w:val="006B3F1F"/>
    <w:rsid w:val="006B79DE"/>
    <w:rsid w:val="006C6E3F"/>
    <w:rsid w:val="006D66C6"/>
    <w:rsid w:val="006D6F59"/>
    <w:rsid w:val="006E401D"/>
    <w:rsid w:val="006E5ABB"/>
    <w:rsid w:val="006F61A5"/>
    <w:rsid w:val="006F7E70"/>
    <w:rsid w:val="007031CC"/>
    <w:rsid w:val="007078B9"/>
    <w:rsid w:val="00725786"/>
    <w:rsid w:val="00734875"/>
    <w:rsid w:val="007476E9"/>
    <w:rsid w:val="00752A83"/>
    <w:rsid w:val="00761FD3"/>
    <w:rsid w:val="00763420"/>
    <w:rsid w:val="00764F75"/>
    <w:rsid w:val="00770435"/>
    <w:rsid w:val="00782280"/>
    <w:rsid w:val="007A43F0"/>
    <w:rsid w:val="007C67B0"/>
    <w:rsid w:val="007C7E48"/>
    <w:rsid w:val="007D1966"/>
    <w:rsid w:val="007D23A2"/>
    <w:rsid w:val="007E174B"/>
    <w:rsid w:val="007E587A"/>
    <w:rsid w:val="007F61EF"/>
    <w:rsid w:val="007F645F"/>
    <w:rsid w:val="008134A2"/>
    <w:rsid w:val="00820B49"/>
    <w:rsid w:val="00824531"/>
    <w:rsid w:val="00833332"/>
    <w:rsid w:val="0083560D"/>
    <w:rsid w:val="00842AC9"/>
    <w:rsid w:val="00853A06"/>
    <w:rsid w:val="00854312"/>
    <w:rsid w:val="00855456"/>
    <w:rsid w:val="008639E0"/>
    <w:rsid w:val="00864489"/>
    <w:rsid w:val="00870F01"/>
    <w:rsid w:val="00872DAE"/>
    <w:rsid w:val="00876EAD"/>
    <w:rsid w:val="00877DCF"/>
    <w:rsid w:val="0088145B"/>
    <w:rsid w:val="00890225"/>
    <w:rsid w:val="00890771"/>
    <w:rsid w:val="008A7CBD"/>
    <w:rsid w:val="008B1725"/>
    <w:rsid w:val="008B3FB4"/>
    <w:rsid w:val="008C3181"/>
    <w:rsid w:val="008C41ED"/>
    <w:rsid w:val="008D07FD"/>
    <w:rsid w:val="008D7218"/>
    <w:rsid w:val="008E0CAD"/>
    <w:rsid w:val="008F3ED5"/>
    <w:rsid w:val="008F531B"/>
    <w:rsid w:val="00901095"/>
    <w:rsid w:val="0090145C"/>
    <w:rsid w:val="00904A50"/>
    <w:rsid w:val="00911EBF"/>
    <w:rsid w:val="00912676"/>
    <w:rsid w:val="00916282"/>
    <w:rsid w:val="00923416"/>
    <w:rsid w:val="009375E5"/>
    <w:rsid w:val="009402CA"/>
    <w:rsid w:val="00954859"/>
    <w:rsid w:val="00957F47"/>
    <w:rsid w:val="00974AC6"/>
    <w:rsid w:val="009863CF"/>
    <w:rsid w:val="009902C7"/>
    <w:rsid w:val="00992D8D"/>
    <w:rsid w:val="009A2467"/>
    <w:rsid w:val="009A62ED"/>
    <w:rsid w:val="009C5B94"/>
    <w:rsid w:val="009D0E6F"/>
    <w:rsid w:val="009E3B95"/>
    <w:rsid w:val="009E54F4"/>
    <w:rsid w:val="009F2B73"/>
    <w:rsid w:val="00A01622"/>
    <w:rsid w:val="00A03CDD"/>
    <w:rsid w:val="00A1173C"/>
    <w:rsid w:val="00A150C9"/>
    <w:rsid w:val="00A30EC8"/>
    <w:rsid w:val="00A3272B"/>
    <w:rsid w:val="00A42769"/>
    <w:rsid w:val="00A45CEE"/>
    <w:rsid w:val="00A554C5"/>
    <w:rsid w:val="00A56217"/>
    <w:rsid w:val="00A5780C"/>
    <w:rsid w:val="00A616AC"/>
    <w:rsid w:val="00A62A70"/>
    <w:rsid w:val="00A631A3"/>
    <w:rsid w:val="00A65DC6"/>
    <w:rsid w:val="00A6678D"/>
    <w:rsid w:val="00A71425"/>
    <w:rsid w:val="00A71EF6"/>
    <w:rsid w:val="00A72455"/>
    <w:rsid w:val="00A7286E"/>
    <w:rsid w:val="00A729A3"/>
    <w:rsid w:val="00A8132E"/>
    <w:rsid w:val="00AA7718"/>
    <w:rsid w:val="00AB2711"/>
    <w:rsid w:val="00AB6E70"/>
    <w:rsid w:val="00AB7A37"/>
    <w:rsid w:val="00AC192D"/>
    <w:rsid w:val="00AC2B33"/>
    <w:rsid w:val="00AC313D"/>
    <w:rsid w:val="00AC7B51"/>
    <w:rsid w:val="00AC7BE6"/>
    <w:rsid w:val="00AD09DB"/>
    <w:rsid w:val="00AD2DB8"/>
    <w:rsid w:val="00AD3AF6"/>
    <w:rsid w:val="00AD6731"/>
    <w:rsid w:val="00AE1980"/>
    <w:rsid w:val="00AE281B"/>
    <w:rsid w:val="00AF347A"/>
    <w:rsid w:val="00B101D1"/>
    <w:rsid w:val="00B124DB"/>
    <w:rsid w:val="00B26FEF"/>
    <w:rsid w:val="00B309B2"/>
    <w:rsid w:val="00B333C0"/>
    <w:rsid w:val="00B67D45"/>
    <w:rsid w:val="00B702F9"/>
    <w:rsid w:val="00B82F58"/>
    <w:rsid w:val="00B85EBD"/>
    <w:rsid w:val="00BA0753"/>
    <w:rsid w:val="00BA38F2"/>
    <w:rsid w:val="00BA57F0"/>
    <w:rsid w:val="00BA714B"/>
    <w:rsid w:val="00BB348C"/>
    <w:rsid w:val="00BC5713"/>
    <w:rsid w:val="00BD2529"/>
    <w:rsid w:val="00BD56F5"/>
    <w:rsid w:val="00BE132C"/>
    <w:rsid w:val="00C012B5"/>
    <w:rsid w:val="00C06485"/>
    <w:rsid w:val="00C07EC8"/>
    <w:rsid w:val="00C16DC2"/>
    <w:rsid w:val="00C42DF6"/>
    <w:rsid w:val="00C434DD"/>
    <w:rsid w:val="00C522AF"/>
    <w:rsid w:val="00C54B4A"/>
    <w:rsid w:val="00C61C18"/>
    <w:rsid w:val="00C63669"/>
    <w:rsid w:val="00C668FF"/>
    <w:rsid w:val="00C755E5"/>
    <w:rsid w:val="00C83F7C"/>
    <w:rsid w:val="00C8503B"/>
    <w:rsid w:val="00C852D4"/>
    <w:rsid w:val="00C94279"/>
    <w:rsid w:val="00CA14C1"/>
    <w:rsid w:val="00CA1F35"/>
    <w:rsid w:val="00CA5766"/>
    <w:rsid w:val="00CA6239"/>
    <w:rsid w:val="00CB1DB1"/>
    <w:rsid w:val="00CD63F9"/>
    <w:rsid w:val="00CE28F2"/>
    <w:rsid w:val="00CE7743"/>
    <w:rsid w:val="00CE7D73"/>
    <w:rsid w:val="00CF2A42"/>
    <w:rsid w:val="00D10462"/>
    <w:rsid w:val="00D12810"/>
    <w:rsid w:val="00D155A0"/>
    <w:rsid w:val="00D170CB"/>
    <w:rsid w:val="00D17BE2"/>
    <w:rsid w:val="00D20161"/>
    <w:rsid w:val="00D233F1"/>
    <w:rsid w:val="00D2511E"/>
    <w:rsid w:val="00D32315"/>
    <w:rsid w:val="00D32E62"/>
    <w:rsid w:val="00D3324C"/>
    <w:rsid w:val="00D44708"/>
    <w:rsid w:val="00D45340"/>
    <w:rsid w:val="00D456ED"/>
    <w:rsid w:val="00D547AD"/>
    <w:rsid w:val="00D60FA7"/>
    <w:rsid w:val="00D65617"/>
    <w:rsid w:val="00D67EE2"/>
    <w:rsid w:val="00D84763"/>
    <w:rsid w:val="00D90F52"/>
    <w:rsid w:val="00D93431"/>
    <w:rsid w:val="00DA0CD9"/>
    <w:rsid w:val="00DA4383"/>
    <w:rsid w:val="00DB7B90"/>
    <w:rsid w:val="00DE133F"/>
    <w:rsid w:val="00DE1746"/>
    <w:rsid w:val="00DE3B36"/>
    <w:rsid w:val="00DE4BFC"/>
    <w:rsid w:val="00E020A4"/>
    <w:rsid w:val="00E21718"/>
    <w:rsid w:val="00E245C8"/>
    <w:rsid w:val="00E24FCD"/>
    <w:rsid w:val="00E309BC"/>
    <w:rsid w:val="00E31A7A"/>
    <w:rsid w:val="00E343AD"/>
    <w:rsid w:val="00E35232"/>
    <w:rsid w:val="00E35A4C"/>
    <w:rsid w:val="00E5148B"/>
    <w:rsid w:val="00E60D1D"/>
    <w:rsid w:val="00E63A36"/>
    <w:rsid w:val="00E64DDD"/>
    <w:rsid w:val="00E65B32"/>
    <w:rsid w:val="00E66CCF"/>
    <w:rsid w:val="00E833F8"/>
    <w:rsid w:val="00E83C9D"/>
    <w:rsid w:val="00E92B02"/>
    <w:rsid w:val="00EA2FD2"/>
    <w:rsid w:val="00EA52A6"/>
    <w:rsid w:val="00EB3CF4"/>
    <w:rsid w:val="00EB5AA2"/>
    <w:rsid w:val="00EC0AB7"/>
    <w:rsid w:val="00EC2391"/>
    <w:rsid w:val="00EC54AB"/>
    <w:rsid w:val="00ED2D34"/>
    <w:rsid w:val="00ED3D60"/>
    <w:rsid w:val="00EE16AA"/>
    <w:rsid w:val="00EE4078"/>
    <w:rsid w:val="00EE4CD1"/>
    <w:rsid w:val="00EE6FF4"/>
    <w:rsid w:val="00EF53FE"/>
    <w:rsid w:val="00EF561D"/>
    <w:rsid w:val="00F01986"/>
    <w:rsid w:val="00F100EF"/>
    <w:rsid w:val="00F16DF0"/>
    <w:rsid w:val="00F22328"/>
    <w:rsid w:val="00F311C1"/>
    <w:rsid w:val="00F369CB"/>
    <w:rsid w:val="00F41687"/>
    <w:rsid w:val="00F5437C"/>
    <w:rsid w:val="00F56305"/>
    <w:rsid w:val="00F63119"/>
    <w:rsid w:val="00F650A0"/>
    <w:rsid w:val="00F70FB2"/>
    <w:rsid w:val="00F71803"/>
    <w:rsid w:val="00F80394"/>
    <w:rsid w:val="00F82DC3"/>
    <w:rsid w:val="00F90E70"/>
    <w:rsid w:val="00FA1B14"/>
    <w:rsid w:val="00FA519E"/>
    <w:rsid w:val="00FA6C57"/>
    <w:rsid w:val="00FB07D8"/>
    <w:rsid w:val="00FB5FFE"/>
    <w:rsid w:val="00FC3F3B"/>
    <w:rsid w:val="00FC5A94"/>
    <w:rsid w:val="00FC5AB6"/>
    <w:rsid w:val="00FC7F89"/>
    <w:rsid w:val="00FD08E5"/>
    <w:rsid w:val="00FD3E2C"/>
    <w:rsid w:val="00FD4B4B"/>
    <w:rsid w:val="00FD4DC7"/>
    <w:rsid w:val="00FD690D"/>
    <w:rsid w:val="00FF0AB0"/>
    <w:rsid w:val="00FF2DD4"/>
    <w:rsid w:val="00FF3354"/>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A8D93B"/>
  <w15:docId w15:val="{B48B7F46-F46D-438B-90F7-C1F36F147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rsid w:val="005E4BEB"/>
    <w:pPr>
      <w:keepNext/>
      <w:keepLines/>
      <w:suppressAutoHyphens/>
      <w:spacing w:before="120" w:after="0"/>
      <w:jc w:val="left"/>
      <w:outlineLvl w:val="0"/>
    </w:pPr>
    <w:rPr>
      <w:rFonts w:ascii="Arial" w:hAnsi="Arial"/>
      <w:b/>
      <w:caps/>
      <w:kern w:val="32"/>
      <w:sz w:val="18"/>
    </w:rPr>
  </w:style>
  <w:style w:type="paragraph" w:styleId="Heading2">
    <w:name w:val="heading 2"/>
    <w:basedOn w:val="Heading1"/>
    <w:next w:val="Normal"/>
    <w:qFormat/>
    <w:rsid w:val="005E4BEB"/>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qFormat/>
    <w:pPr>
      <w:numPr>
        <w:ilvl w:val="4"/>
        <w:numId w:val="23"/>
      </w:numPr>
      <w:spacing w:before="240" w:after="60"/>
      <w:outlineLvl w:val="4"/>
    </w:pPr>
    <w:rPr>
      <w:b/>
      <w:i/>
      <w:sz w:val="26"/>
    </w:rPr>
  </w:style>
  <w:style w:type="paragraph" w:styleId="Heading6">
    <w:name w:val="heading 6"/>
    <w:basedOn w:val="Normal"/>
    <w:next w:val="Normal"/>
    <w:qFormat/>
    <w:pPr>
      <w:numPr>
        <w:ilvl w:val="5"/>
        <w:numId w:val="23"/>
      </w:numPr>
      <w:spacing w:before="240" w:after="60"/>
      <w:outlineLvl w:val="5"/>
    </w:pPr>
    <w:rPr>
      <w:b/>
      <w:sz w:val="22"/>
    </w:rPr>
  </w:style>
  <w:style w:type="paragraph" w:styleId="Heading7">
    <w:name w:val="heading 7"/>
    <w:basedOn w:val="Normal"/>
    <w:next w:val="Normal"/>
    <w:qFormat/>
    <w:pPr>
      <w:numPr>
        <w:ilvl w:val="6"/>
        <w:numId w:val="23"/>
      </w:numPr>
      <w:spacing w:before="240" w:after="60"/>
      <w:outlineLvl w:val="6"/>
    </w:pPr>
  </w:style>
  <w:style w:type="paragraph" w:styleId="Heading8">
    <w:name w:val="heading 8"/>
    <w:basedOn w:val="Normal"/>
    <w:next w:val="Normal"/>
    <w:qFormat/>
    <w:pPr>
      <w:numPr>
        <w:ilvl w:val="7"/>
        <w:numId w:val="23"/>
      </w:numPr>
      <w:spacing w:before="240" w:after="60"/>
      <w:outlineLvl w:val="7"/>
    </w:pPr>
    <w:rPr>
      <w:i/>
    </w:rPr>
  </w:style>
  <w:style w:type="paragraph" w:styleId="Heading9">
    <w:name w:val="heading 9"/>
    <w:basedOn w:val="Normal"/>
    <w:next w:val="Normal"/>
    <w:qFormat/>
    <w:pPr>
      <w:numPr>
        <w:ilvl w:val="8"/>
        <w:numId w:val="23"/>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1"/>
      </w:numPr>
    </w:pPr>
  </w:style>
  <w:style w:type="paragraph" w:styleId="ListBullet2">
    <w:name w:val="List Bullet 2"/>
    <w:basedOn w:val="Normal"/>
    <w:autoRedefine/>
    <w:pPr>
      <w:numPr>
        <w:numId w:val="12"/>
      </w:numPr>
    </w:pPr>
  </w:style>
  <w:style w:type="paragraph" w:styleId="ListBullet3">
    <w:name w:val="List Bullet 3"/>
    <w:basedOn w:val="Normal"/>
    <w:autoRedefine/>
    <w:pPr>
      <w:numPr>
        <w:numId w:val="13"/>
      </w:numPr>
    </w:pPr>
  </w:style>
  <w:style w:type="paragraph" w:styleId="ListBullet4">
    <w:name w:val="List Bullet 4"/>
    <w:basedOn w:val="Normal"/>
    <w:autoRedefine/>
    <w:pPr>
      <w:numPr>
        <w:numId w:val="14"/>
      </w:numPr>
    </w:pPr>
  </w:style>
  <w:style w:type="paragraph" w:styleId="ListBullet5">
    <w:name w:val="List Bullet 5"/>
    <w:basedOn w:val="Normal"/>
    <w:autoRedefine/>
    <w:pPr>
      <w:numPr>
        <w:numId w:val="1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rsid w:val="006B1D53"/>
    <w:pPr>
      <w:numPr>
        <w:numId w:val="16"/>
      </w:numPr>
      <w:ind w:left="187" w:hanging="187"/>
      <w:pPrChange w:id="0" w:author="Matthew Kay" w:date="2016-01-04T17:07:00Z">
        <w:pPr>
          <w:numPr>
            <w:numId w:val="16"/>
          </w:numPr>
          <w:tabs>
            <w:tab w:val="num" w:pos="360"/>
          </w:tabs>
          <w:spacing w:after="120"/>
          <w:ind w:left="360" w:hanging="360"/>
          <w:jc w:val="both"/>
        </w:pPr>
      </w:pPrChange>
    </w:pPr>
    <w:rPr>
      <w:rPrChange w:id="0" w:author="Matthew Kay" w:date="2016-01-04T17:07:00Z">
        <w:rPr>
          <w:lang w:val="en-US" w:eastAsia="en-US" w:bidi="ar-SA"/>
        </w:rPr>
      </w:rPrChange>
    </w:rPr>
  </w:style>
  <w:style w:type="paragraph" w:styleId="ListNumber2">
    <w:name w:val="List Number 2"/>
    <w:basedOn w:val="Normal"/>
    <w:pPr>
      <w:numPr>
        <w:numId w:val="17"/>
      </w:numPr>
    </w:pPr>
  </w:style>
  <w:style w:type="paragraph" w:styleId="ListNumber3">
    <w:name w:val="List Number 3"/>
    <w:basedOn w:val="Normal"/>
    <w:pPr>
      <w:numPr>
        <w:numId w:val="18"/>
      </w:numPr>
    </w:pPr>
  </w:style>
  <w:style w:type="paragraph" w:styleId="ListNumber4">
    <w:name w:val="List Number 4"/>
    <w:basedOn w:val="Normal"/>
    <w:pPr>
      <w:numPr>
        <w:numId w:val="19"/>
      </w:numPr>
    </w:pPr>
  </w:style>
  <w:style w:type="paragraph" w:styleId="ListNumber5">
    <w:name w:val="List Number 5"/>
    <w:basedOn w:val="Normal"/>
    <w:pPr>
      <w:numPr>
        <w:numId w:val="2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4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46"/>
      </w:numPr>
      <w:spacing w:before="60" w:after="0" w:line="240" w:lineRule="atLeast"/>
      <w:jc w:val="left"/>
    </w:pPr>
    <w:rPr>
      <w:rFonts w:ascii="Verdana" w:hAnsi="Verdana"/>
      <w:kern w:val="18"/>
      <w:sz w:val="17"/>
    </w:rPr>
  </w:style>
  <w:style w:type="paragraph" w:styleId="NormalWeb">
    <w:name w:val="Normal (Web)"/>
    <w:basedOn w:val="Normal"/>
    <w:uiPriority w:val="99"/>
    <w:unhideWhenUsed/>
    <w:rsid w:val="00285470"/>
    <w:pPr>
      <w:spacing w:before="100" w:beforeAutospacing="1" w:after="100" w:afterAutospacing="1"/>
      <w:jc w:val="left"/>
    </w:pPr>
    <w:rPr>
      <w:rFonts w:eastAsiaTheme="minorEastAsia"/>
      <w:sz w:val="24"/>
      <w:szCs w:val="24"/>
    </w:rPr>
  </w:style>
  <w:style w:type="table" w:styleId="TableGrid">
    <w:name w:val="Table Grid"/>
    <w:basedOn w:val="TableNormal"/>
    <w:uiPriority w:val="59"/>
    <w:rsid w:val="00E60D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TableNormal"/>
    <w:uiPriority w:val="99"/>
    <w:rsid w:val="00E60D1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ReferencesNonumber">
    <w:name w:val="References (No number)"/>
    <w:basedOn w:val="References"/>
    <w:qFormat/>
    <w:rsid w:val="00152A80"/>
    <w:pPr>
      <w:numPr>
        <w:numId w:val="0"/>
      </w:numPr>
      <w:ind w:left="360" w:hanging="360"/>
    </w:pPr>
    <w:rPr>
      <w:noProof/>
    </w:rPr>
  </w:style>
  <w:style w:type="paragraph" w:styleId="Revision">
    <w:name w:val="Revision"/>
    <w:hidden/>
    <w:uiPriority w:val="99"/>
    <w:semiHidden/>
    <w:rsid w:val="00D20161"/>
    <w:rPr>
      <w:rFonts w:ascii="Times New Roman" w:eastAsia="Times New Roman" w:hAnsi="Times New Roman"/>
    </w:rPr>
  </w:style>
  <w:style w:type="character" w:styleId="PlaceholderText">
    <w:name w:val="Placeholder Text"/>
    <w:basedOn w:val="DefaultParagraphFont"/>
    <w:uiPriority w:val="99"/>
    <w:semiHidden/>
    <w:rsid w:val="006C6E3F"/>
    <w:rPr>
      <w:color w:val="808080"/>
    </w:rPr>
  </w:style>
  <w:style w:type="character" w:customStyle="1" w:styleId="apple-converted-space">
    <w:name w:val="apple-converted-space"/>
    <w:basedOn w:val="DefaultParagraphFont"/>
    <w:rsid w:val="001246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106045088">
      <w:bodyDiv w:val="1"/>
      <w:marLeft w:val="0"/>
      <w:marRight w:val="0"/>
      <w:marTop w:val="0"/>
      <w:marBottom w:val="0"/>
      <w:divBdr>
        <w:top w:val="none" w:sz="0" w:space="0" w:color="auto"/>
        <w:left w:val="none" w:sz="0" w:space="0" w:color="auto"/>
        <w:bottom w:val="none" w:sz="0" w:space="0" w:color="auto"/>
        <w:right w:val="none" w:sz="0" w:space="0" w:color="auto"/>
      </w:divBdr>
    </w:div>
    <w:div w:id="354041287">
      <w:bodyDiv w:val="1"/>
      <w:marLeft w:val="0"/>
      <w:marRight w:val="0"/>
      <w:marTop w:val="0"/>
      <w:marBottom w:val="0"/>
      <w:divBdr>
        <w:top w:val="none" w:sz="0" w:space="0" w:color="auto"/>
        <w:left w:val="none" w:sz="0" w:space="0" w:color="auto"/>
        <w:bottom w:val="none" w:sz="0" w:space="0" w:color="auto"/>
        <w:right w:val="none" w:sz="0" w:space="0" w:color="auto"/>
      </w:divBdr>
    </w:div>
    <w:div w:id="412091797">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456876849">
      <w:bodyDiv w:val="1"/>
      <w:marLeft w:val="0"/>
      <w:marRight w:val="0"/>
      <w:marTop w:val="0"/>
      <w:marBottom w:val="0"/>
      <w:divBdr>
        <w:top w:val="none" w:sz="0" w:space="0" w:color="auto"/>
        <w:left w:val="none" w:sz="0" w:space="0" w:color="auto"/>
        <w:bottom w:val="none" w:sz="0" w:space="0" w:color="auto"/>
        <w:right w:val="none" w:sz="0" w:space="0" w:color="auto"/>
      </w:divBdr>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392190259">
      <w:bodyDiv w:val="1"/>
      <w:marLeft w:val="0"/>
      <w:marRight w:val="0"/>
      <w:marTop w:val="0"/>
      <w:marBottom w:val="0"/>
      <w:divBdr>
        <w:top w:val="none" w:sz="0" w:space="0" w:color="auto"/>
        <w:left w:val="none" w:sz="0" w:space="0" w:color="auto"/>
        <w:bottom w:val="none" w:sz="0" w:space="0" w:color="auto"/>
        <w:right w:val="none" w:sz="0" w:space="0" w:color="auto"/>
      </w:divBdr>
    </w:div>
    <w:div w:id="1521578734">
      <w:bodyDiv w:val="1"/>
      <w:marLeft w:val="0"/>
      <w:marRight w:val="0"/>
      <w:marTop w:val="0"/>
      <w:marBottom w:val="0"/>
      <w:divBdr>
        <w:top w:val="none" w:sz="0" w:space="0" w:color="auto"/>
        <w:left w:val="none" w:sz="0" w:space="0" w:color="auto"/>
        <w:bottom w:val="none" w:sz="0" w:space="0" w:color="auto"/>
        <w:right w:val="none" w:sz="0" w:space="0" w:color="auto"/>
      </w:divBdr>
    </w:div>
    <w:div w:id="1607039488">
      <w:bodyDiv w:val="1"/>
      <w:marLeft w:val="0"/>
      <w:marRight w:val="0"/>
      <w:marTop w:val="0"/>
      <w:marBottom w:val="0"/>
      <w:divBdr>
        <w:top w:val="none" w:sz="0" w:space="0" w:color="auto"/>
        <w:left w:val="none" w:sz="0" w:space="0" w:color="auto"/>
        <w:bottom w:val="none" w:sz="0" w:space="0" w:color="auto"/>
        <w:right w:val="none" w:sz="0" w:space="0" w:color="auto"/>
      </w:divBdr>
      <w:divsChild>
        <w:div w:id="1429734011">
          <w:marLeft w:val="0"/>
          <w:marRight w:val="0"/>
          <w:marTop w:val="0"/>
          <w:marBottom w:val="0"/>
          <w:divBdr>
            <w:top w:val="none" w:sz="0" w:space="0" w:color="auto"/>
            <w:left w:val="none" w:sz="0" w:space="0" w:color="auto"/>
            <w:bottom w:val="none" w:sz="0" w:space="0" w:color="auto"/>
            <w:right w:val="none" w:sz="0" w:space="0" w:color="auto"/>
          </w:divBdr>
          <w:divsChild>
            <w:div w:id="595555461">
              <w:marLeft w:val="0"/>
              <w:marRight w:val="0"/>
              <w:marTop w:val="0"/>
              <w:marBottom w:val="0"/>
              <w:divBdr>
                <w:top w:val="none" w:sz="0" w:space="0" w:color="auto"/>
                <w:left w:val="none" w:sz="0" w:space="0" w:color="auto"/>
                <w:bottom w:val="none" w:sz="0" w:space="0" w:color="auto"/>
                <w:right w:val="none" w:sz="0" w:space="0" w:color="auto"/>
              </w:divBdr>
              <w:divsChild>
                <w:div w:id="32119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1754012836">
      <w:bodyDiv w:val="1"/>
      <w:marLeft w:val="0"/>
      <w:marRight w:val="0"/>
      <w:marTop w:val="0"/>
      <w:marBottom w:val="0"/>
      <w:divBdr>
        <w:top w:val="none" w:sz="0" w:space="0" w:color="auto"/>
        <w:left w:val="none" w:sz="0" w:space="0" w:color="auto"/>
        <w:bottom w:val="none" w:sz="0" w:space="0" w:color="auto"/>
        <w:right w:val="none" w:sz="0" w:space="0" w:color="auto"/>
      </w:divBdr>
    </w:div>
    <w:div w:id="1787190969">
      <w:bodyDiv w:val="1"/>
      <w:marLeft w:val="0"/>
      <w:marRight w:val="0"/>
      <w:marTop w:val="0"/>
      <w:marBottom w:val="0"/>
      <w:divBdr>
        <w:top w:val="none" w:sz="0" w:space="0" w:color="auto"/>
        <w:left w:val="none" w:sz="0" w:space="0" w:color="auto"/>
        <w:bottom w:val="none" w:sz="0" w:space="0" w:color="auto"/>
        <w:right w:val="none" w:sz="0" w:space="0" w:color="auto"/>
      </w:divBdr>
      <w:divsChild>
        <w:div w:id="1811291020">
          <w:marLeft w:val="0"/>
          <w:marRight w:val="0"/>
          <w:marTop w:val="0"/>
          <w:marBottom w:val="0"/>
          <w:divBdr>
            <w:top w:val="none" w:sz="0" w:space="0" w:color="auto"/>
            <w:left w:val="none" w:sz="0" w:space="0" w:color="auto"/>
            <w:bottom w:val="none" w:sz="0" w:space="0" w:color="auto"/>
            <w:right w:val="none" w:sz="0" w:space="0" w:color="auto"/>
          </w:divBdr>
          <w:divsChild>
            <w:div w:id="2146316801">
              <w:marLeft w:val="0"/>
              <w:marRight w:val="0"/>
              <w:marTop w:val="0"/>
              <w:marBottom w:val="0"/>
              <w:divBdr>
                <w:top w:val="none" w:sz="0" w:space="0" w:color="auto"/>
                <w:left w:val="none" w:sz="0" w:space="0" w:color="auto"/>
                <w:bottom w:val="none" w:sz="0" w:space="0" w:color="auto"/>
                <w:right w:val="none" w:sz="0" w:space="0" w:color="auto"/>
              </w:divBdr>
              <w:divsChild>
                <w:div w:id="73279606">
                  <w:marLeft w:val="0"/>
                  <w:marRight w:val="0"/>
                  <w:marTop w:val="0"/>
                  <w:marBottom w:val="0"/>
                  <w:divBdr>
                    <w:top w:val="none" w:sz="0" w:space="0" w:color="auto"/>
                    <w:left w:val="none" w:sz="0" w:space="0" w:color="auto"/>
                    <w:bottom w:val="none" w:sz="0" w:space="0" w:color="auto"/>
                    <w:right w:val="none" w:sz="0" w:space="0" w:color="auto"/>
                  </w:divBdr>
                  <w:divsChild>
                    <w:div w:id="1841192106">
                      <w:marLeft w:val="0"/>
                      <w:marRight w:val="0"/>
                      <w:marTop w:val="0"/>
                      <w:marBottom w:val="0"/>
                      <w:divBdr>
                        <w:top w:val="none" w:sz="0" w:space="0" w:color="auto"/>
                        <w:left w:val="none" w:sz="0" w:space="0" w:color="auto"/>
                        <w:bottom w:val="none" w:sz="0" w:space="0" w:color="auto"/>
                        <w:right w:val="none" w:sz="0" w:space="0" w:color="auto"/>
                      </w:divBdr>
                      <w:divsChild>
                        <w:div w:id="1269002589">
                          <w:marLeft w:val="0"/>
                          <w:marRight w:val="0"/>
                          <w:marTop w:val="0"/>
                          <w:marBottom w:val="0"/>
                          <w:divBdr>
                            <w:top w:val="none" w:sz="0" w:space="0" w:color="auto"/>
                            <w:left w:val="none" w:sz="0" w:space="0" w:color="auto"/>
                            <w:bottom w:val="none" w:sz="0" w:space="0" w:color="auto"/>
                            <w:right w:val="none" w:sz="0" w:space="0" w:color="auto"/>
                          </w:divBdr>
                          <w:divsChild>
                            <w:div w:id="2096972345">
                              <w:marLeft w:val="0"/>
                              <w:marRight w:val="0"/>
                              <w:marTop w:val="0"/>
                              <w:marBottom w:val="0"/>
                              <w:divBdr>
                                <w:top w:val="none" w:sz="0" w:space="0" w:color="auto"/>
                                <w:left w:val="none" w:sz="0" w:space="0" w:color="auto"/>
                                <w:bottom w:val="none" w:sz="0" w:space="0" w:color="auto"/>
                                <w:right w:val="none" w:sz="0" w:space="0" w:color="auto"/>
                              </w:divBdr>
                              <w:divsChild>
                                <w:div w:id="685714848">
                                  <w:marLeft w:val="0"/>
                                  <w:marRight w:val="0"/>
                                  <w:marTop w:val="0"/>
                                  <w:marBottom w:val="0"/>
                                  <w:divBdr>
                                    <w:top w:val="none" w:sz="0" w:space="0" w:color="auto"/>
                                    <w:left w:val="none" w:sz="0" w:space="0" w:color="auto"/>
                                    <w:bottom w:val="none" w:sz="0" w:space="0" w:color="auto"/>
                                    <w:right w:val="none" w:sz="0" w:space="0" w:color="auto"/>
                                  </w:divBdr>
                                  <w:divsChild>
                                    <w:div w:id="791873057">
                                      <w:marLeft w:val="0"/>
                                      <w:marRight w:val="0"/>
                                      <w:marTop w:val="0"/>
                                      <w:marBottom w:val="0"/>
                                      <w:divBdr>
                                        <w:top w:val="none" w:sz="0" w:space="0" w:color="auto"/>
                                        <w:left w:val="none" w:sz="0" w:space="0" w:color="auto"/>
                                        <w:bottom w:val="none" w:sz="0" w:space="0" w:color="auto"/>
                                        <w:right w:val="none" w:sz="0" w:space="0" w:color="auto"/>
                                      </w:divBdr>
                                      <w:divsChild>
                                        <w:div w:id="1980576624">
                                          <w:marLeft w:val="0"/>
                                          <w:marRight w:val="0"/>
                                          <w:marTop w:val="0"/>
                                          <w:marBottom w:val="0"/>
                                          <w:divBdr>
                                            <w:top w:val="none" w:sz="0" w:space="0" w:color="auto"/>
                                            <w:left w:val="none" w:sz="0" w:space="0" w:color="auto"/>
                                            <w:bottom w:val="none" w:sz="0" w:space="0" w:color="auto"/>
                                            <w:right w:val="none" w:sz="0" w:space="0" w:color="auto"/>
                                          </w:divBdr>
                                          <w:divsChild>
                                            <w:div w:id="511186733">
                                              <w:marLeft w:val="0"/>
                                              <w:marRight w:val="0"/>
                                              <w:marTop w:val="0"/>
                                              <w:marBottom w:val="0"/>
                                              <w:divBdr>
                                                <w:top w:val="none" w:sz="0" w:space="0" w:color="auto"/>
                                                <w:left w:val="none" w:sz="0" w:space="0" w:color="auto"/>
                                                <w:bottom w:val="none" w:sz="0" w:space="0" w:color="auto"/>
                                                <w:right w:val="none" w:sz="0" w:space="0" w:color="auto"/>
                                              </w:divBdr>
                                              <w:divsChild>
                                                <w:div w:id="435684095">
                                                  <w:marLeft w:val="0"/>
                                                  <w:marRight w:val="0"/>
                                                  <w:marTop w:val="0"/>
                                                  <w:marBottom w:val="0"/>
                                                  <w:divBdr>
                                                    <w:top w:val="none" w:sz="0" w:space="0" w:color="auto"/>
                                                    <w:left w:val="none" w:sz="0" w:space="0" w:color="auto"/>
                                                    <w:bottom w:val="none" w:sz="0" w:space="0" w:color="auto"/>
                                                    <w:right w:val="none" w:sz="0" w:space="0" w:color="auto"/>
                                                  </w:divBdr>
                                                  <w:divsChild>
                                                    <w:div w:id="1473907218">
                                                      <w:marLeft w:val="0"/>
                                                      <w:marRight w:val="0"/>
                                                      <w:marTop w:val="0"/>
                                                      <w:marBottom w:val="0"/>
                                                      <w:divBdr>
                                                        <w:top w:val="none" w:sz="0" w:space="0" w:color="auto"/>
                                                        <w:left w:val="none" w:sz="0" w:space="0" w:color="auto"/>
                                                        <w:bottom w:val="none" w:sz="0" w:space="0" w:color="auto"/>
                                                        <w:right w:val="none" w:sz="0" w:space="0" w:color="auto"/>
                                                      </w:divBdr>
                                                      <w:divsChild>
                                                        <w:div w:id="2060931639">
                                                          <w:marLeft w:val="0"/>
                                                          <w:marRight w:val="0"/>
                                                          <w:marTop w:val="0"/>
                                                          <w:marBottom w:val="0"/>
                                                          <w:divBdr>
                                                            <w:top w:val="none" w:sz="0" w:space="0" w:color="auto"/>
                                                            <w:left w:val="none" w:sz="0" w:space="0" w:color="auto"/>
                                                            <w:bottom w:val="none" w:sz="0" w:space="0" w:color="auto"/>
                                                            <w:right w:val="none" w:sz="0" w:space="0" w:color="auto"/>
                                                          </w:divBdr>
                                                          <w:divsChild>
                                                            <w:div w:id="1800371586">
                                                              <w:marLeft w:val="0"/>
                                                              <w:marRight w:val="0"/>
                                                              <w:marTop w:val="0"/>
                                                              <w:marBottom w:val="0"/>
                                                              <w:divBdr>
                                                                <w:top w:val="none" w:sz="0" w:space="0" w:color="auto"/>
                                                                <w:left w:val="none" w:sz="0" w:space="0" w:color="auto"/>
                                                                <w:bottom w:val="none" w:sz="0" w:space="0" w:color="auto"/>
                                                                <w:right w:val="none" w:sz="0" w:space="0" w:color="auto"/>
                                                              </w:divBdr>
                                                              <w:divsChild>
                                                                <w:div w:id="440684285">
                                                                  <w:marLeft w:val="0"/>
                                                                  <w:marRight w:val="0"/>
                                                                  <w:marTop w:val="0"/>
                                                                  <w:marBottom w:val="0"/>
                                                                  <w:divBdr>
                                                                    <w:top w:val="none" w:sz="0" w:space="0" w:color="auto"/>
                                                                    <w:left w:val="none" w:sz="0" w:space="0" w:color="auto"/>
                                                                    <w:bottom w:val="none" w:sz="0" w:space="0" w:color="auto"/>
                                                                    <w:right w:val="none" w:sz="0" w:space="0" w:color="auto"/>
                                                                  </w:divBdr>
                                                                  <w:divsChild>
                                                                    <w:div w:id="691539907">
                                                                      <w:marLeft w:val="0"/>
                                                                      <w:marRight w:val="0"/>
                                                                      <w:marTop w:val="0"/>
                                                                      <w:marBottom w:val="0"/>
                                                                      <w:divBdr>
                                                                        <w:top w:val="none" w:sz="0" w:space="0" w:color="auto"/>
                                                                        <w:left w:val="none" w:sz="0" w:space="0" w:color="auto"/>
                                                                        <w:bottom w:val="none" w:sz="0" w:space="0" w:color="auto"/>
                                                                        <w:right w:val="none" w:sz="0" w:space="0" w:color="auto"/>
                                                                      </w:divBdr>
                                                                      <w:divsChild>
                                                                        <w:div w:id="477303008">
                                                                          <w:marLeft w:val="0"/>
                                                                          <w:marRight w:val="0"/>
                                                                          <w:marTop w:val="0"/>
                                                                          <w:marBottom w:val="0"/>
                                                                          <w:divBdr>
                                                                            <w:top w:val="none" w:sz="0" w:space="0" w:color="auto"/>
                                                                            <w:left w:val="none" w:sz="0" w:space="0" w:color="auto"/>
                                                                            <w:bottom w:val="none" w:sz="0" w:space="0" w:color="auto"/>
                                                                            <w:right w:val="none" w:sz="0" w:space="0" w:color="auto"/>
                                                                          </w:divBdr>
                                                                          <w:divsChild>
                                                                            <w:div w:id="1415783888">
                                                                              <w:marLeft w:val="0"/>
                                                                              <w:marRight w:val="0"/>
                                                                              <w:marTop w:val="0"/>
                                                                              <w:marBottom w:val="0"/>
                                                                              <w:divBdr>
                                                                                <w:top w:val="none" w:sz="0" w:space="0" w:color="auto"/>
                                                                                <w:left w:val="none" w:sz="0" w:space="0" w:color="auto"/>
                                                                                <w:bottom w:val="none" w:sz="0" w:space="0" w:color="auto"/>
                                                                                <w:right w:val="none" w:sz="0" w:space="0" w:color="auto"/>
                                                                              </w:divBdr>
                                                                              <w:divsChild>
                                                                                <w:div w:id="455100741">
                                                                                  <w:marLeft w:val="0"/>
                                                                                  <w:marRight w:val="0"/>
                                                                                  <w:marTop w:val="0"/>
                                                                                  <w:marBottom w:val="0"/>
                                                                                  <w:divBdr>
                                                                                    <w:top w:val="none" w:sz="0" w:space="0" w:color="auto"/>
                                                                                    <w:left w:val="none" w:sz="0" w:space="0" w:color="auto"/>
                                                                                    <w:bottom w:val="none" w:sz="0" w:space="0" w:color="auto"/>
                                                                                    <w:right w:val="none" w:sz="0" w:space="0" w:color="auto"/>
                                                                                  </w:divBdr>
                                                                                  <w:divsChild>
                                                                                    <w:div w:id="1100563239">
                                                                                      <w:marLeft w:val="0"/>
                                                                                      <w:marRight w:val="0"/>
                                                                                      <w:marTop w:val="0"/>
                                                                                      <w:marBottom w:val="0"/>
                                                                                      <w:divBdr>
                                                                                        <w:top w:val="none" w:sz="0" w:space="0" w:color="auto"/>
                                                                                        <w:left w:val="none" w:sz="0" w:space="0" w:color="auto"/>
                                                                                        <w:bottom w:val="none" w:sz="0" w:space="0" w:color="auto"/>
                                                                                        <w:right w:val="none" w:sz="0" w:space="0" w:color="auto"/>
                                                                                      </w:divBdr>
                                                                                      <w:divsChild>
                                                                                        <w:div w:id="1986351594">
                                                                                          <w:marLeft w:val="0"/>
                                                                                          <w:marRight w:val="0"/>
                                                                                          <w:marTop w:val="0"/>
                                                                                          <w:marBottom w:val="0"/>
                                                                                          <w:divBdr>
                                                                                            <w:top w:val="none" w:sz="0" w:space="0" w:color="auto"/>
                                                                                            <w:left w:val="none" w:sz="0" w:space="0" w:color="auto"/>
                                                                                            <w:bottom w:val="none" w:sz="0" w:space="0" w:color="auto"/>
                                                                                            <w:right w:val="none" w:sz="0" w:space="0" w:color="auto"/>
                                                                                          </w:divBdr>
                                                                                          <w:divsChild>
                                                                                            <w:div w:id="576944004">
                                                                                              <w:marLeft w:val="0"/>
                                                                                              <w:marRight w:val="0"/>
                                                                                              <w:marTop w:val="0"/>
                                                                                              <w:marBottom w:val="0"/>
                                                                                              <w:divBdr>
                                                                                                <w:top w:val="none" w:sz="0" w:space="0" w:color="auto"/>
                                                                                                <w:left w:val="none" w:sz="0" w:space="0" w:color="auto"/>
                                                                                                <w:bottom w:val="none" w:sz="0" w:space="0" w:color="auto"/>
                                                                                                <w:right w:val="none" w:sz="0" w:space="0" w:color="auto"/>
                                                                                              </w:divBdr>
                                                                                              <w:divsChild>
                                                                                                <w:div w:id="515116188">
                                                                                                  <w:marLeft w:val="0"/>
                                                                                                  <w:marRight w:val="0"/>
                                                                                                  <w:marTop w:val="0"/>
                                                                                                  <w:marBottom w:val="0"/>
                                                                                                  <w:divBdr>
                                                                                                    <w:top w:val="none" w:sz="0" w:space="0" w:color="auto"/>
                                                                                                    <w:left w:val="none" w:sz="0" w:space="0" w:color="auto"/>
                                                                                                    <w:bottom w:val="none" w:sz="0" w:space="0" w:color="auto"/>
                                                                                                    <w:right w:val="none" w:sz="0" w:space="0" w:color="auto"/>
                                                                                                  </w:divBdr>
                                                                                                  <w:divsChild>
                                                                                                    <w:div w:id="1104498208">
                                                                                                      <w:marLeft w:val="0"/>
                                                                                                      <w:marRight w:val="0"/>
                                                                                                      <w:marTop w:val="0"/>
                                                                                                      <w:marBottom w:val="0"/>
                                                                                                      <w:divBdr>
                                                                                                        <w:top w:val="none" w:sz="0" w:space="0" w:color="auto"/>
                                                                                                        <w:left w:val="none" w:sz="0" w:space="0" w:color="auto"/>
                                                                                                        <w:bottom w:val="none" w:sz="0" w:space="0" w:color="auto"/>
                                                                                                        <w:right w:val="none" w:sz="0" w:space="0" w:color="auto"/>
                                                                                                      </w:divBdr>
                                                                                                      <w:divsChild>
                                                                                                        <w:div w:id="55169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7350452">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wmf"/><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wmf"/><Relationship Id="rId5" Type="http://schemas.openxmlformats.org/officeDocument/2006/relationships/webSettings" Target="webSettings.xml"/><Relationship Id="rId15" Type="http://schemas.openxmlformats.org/officeDocument/2006/relationships/image" Target="media/image6.wmf"/><Relationship Id="rId10" Type="http://schemas.openxmlformats.org/officeDocument/2006/relationships/image" Target="media/image1.wmf"/><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wmf"/></Relationships>
</file>

<file path=word/_rels/footnotes.xml.rels><?xml version="1.0" encoding="UTF-8" standalone="yes"?>
<Relationships xmlns="http://schemas.openxmlformats.org/package/2006/relationships"><Relationship Id="rId1" Type="http://schemas.openxmlformats.org/officeDocument/2006/relationships/hyperlink" Target="https://scholar.google.com/scholar?cites=16254127723353600671&amp;as_sdt=5,48&amp;sciodt=0,48&amp;hl=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1CF7CE-BF69-4F86-9EC4-EFFEECA22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12</Pages>
  <Words>17346</Words>
  <Characters>98876</Characters>
  <Application>Microsoft Office Word</Application>
  <DocSecurity>0</DocSecurity>
  <Lines>823</Lines>
  <Paragraphs>231</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115991</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creator>SIGCHI</dc:creator>
  <cp:keywords>Guides, instructions, Author's kit, Conference Publications</cp:keywords>
  <cp:lastModifiedBy>Matthew Kay</cp:lastModifiedBy>
  <cp:revision>6</cp:revision>
  <cp:lastPrinted>2015-12-27T18:30:00Z</cp:lastPrinted>
  <dcterms:created xsi:type="dcterms:W3CDTF">2016-01-07T07:16:00Z</dcterms:created>
  <dcterms:modified xsi:type="dcterms:W3CDTF">2016-01-07T08:51:00Z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y fmtid="{D5CDD505-2E9C-101B-9397-08002B2CF9AE}" pid="4" name="Mendeley Document_1">
    <vt:lpwstr>True</vt:lpwstr>
  </property>
  <property fmtid="{D5CDD505-2E9C-101B-9397-08002B2CF9AE}" pid="5" name="Mendeley User Name_1">
    <vt:lpwstr>matthew.kay@gmail.com@www.mendeley.com</vt:lpwstr>
  </property>
  <property fmtid="{D5CDD505-2E9C-101B-9397-08002B2CF9AE}" pid="6" name="Mendeley Citation Style_1">
    <vt:lpwstr>http://www.zotero.org/styles/acm-sigchi-proceedings</vt:lpwstr>
  </property>
  <property fmtid="{D5CDD505-2E9C-101B-9397-08002B2CF9AE}" pid="7" name="Mendeley Recent Style Id 0_1">
    <vt:lpwstr>http://www.zotero.org/styles/acm-sigchi-proceedings</vt:lpwstr>
  </property>
  <property fmtid="{D5CDD505-2E9C-101B-9397-08002B2CF9AE}" pid="8" name="Mendeley Recent Style Name 0_1">
    <vt:lpwstr>ACM SIGCHI Proceedings (2016)</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6th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16th edition (author-date)</vt:lpwstr>
  </property>
  <property fmtid="{D5CDD505-2E9C-101B-9397-08002B2CF9AE}" pid="17" name="Mendeley Recent Style Id 5_1">
    <vt:lpwstr>http://www.zotero.org/styles/harvard1</vt:lpwstr>
  </property>
  <property fmtid="{D5CDD505-2E9C-101B-9397-08002B2CF9AE}" pid="18" name="Mendeley Recent Style Name 5_1">
    <vt:lpwstr>Harvard Reference format 1 (author-date)</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7th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ies>
</file>