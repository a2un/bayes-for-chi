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32E3F31A" w:rsidR="006B3F1F" w:rsidRDefault="00200F71" w:rsidP="00137B62">
      <w:pPr>
        <w:pStyle w:val="Title"/>
        <w:spacing w:before="240" w:beforeAutospacing="0" w:after="180"/>
      </w:pPr>
      <w:bookmarkStart w:id="0" w:name="h.8fmxin9tusbe" w:colFirst="0" w:colLast="0"/>
      <w:bookmarkEnd w:id="0"/>
      <w:commentRangeStart w:id="1"/>
      <w:r>
        <w:t>Researcher</w:t>
      </w:r>
      <w:commentRangeEnd w:id="1"/>
      <w:r w:rsidR="00466059">
        <w:rPr>
          <w:rStyle w:val="CommentReference"/>
          <w:rFonts w:ascii="Times New Roman" w:hAnsi="Times New Roman"/>
          <w:b w:val="0"/>
          <w:kern w:val="0"/>
        </w:rPr>
        <w:commentReference w:id="1"/>
      </w:r>
      <w:r>
        <w:t>-Centered Design of Statistics: Why Bayesian Statistics Better Fit the Culture</w:t>
      </w:r>
      <w:r w:rsidR="005E4BEB">
        <w:t xml:space="preserve"> </w:t>
      </w:r>
      <w:r>
        <w:t>and Incentives of CHI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2" w:author="Matthew Kay" w:date="2015-12-27T13:33:00Z"/>
              </w:rPr>
              <w:pPrChange w:id="3" w:author="Matthew Kay" w:date="2015-12-27T13:34:00Z">
                <w:pPr>
                  <w:pStyle w:val="AuthorAffiliation"/>
                </w:pPr>
              </w:pPrChange>
            </w:pPr>
            <w:ins w:id="4" w:author="Matthew Kay" w:date="2015-12-27T13:33:00Z">
              <w:r>
                <w:t>Matthew Kay</w:t>
              </w:r>
            </w:ins>
          </w:p>
          <w:p w14:paraId="041B0F13" w14:textId="2F381D75" w:rsidR="00820B49" w:rsidRDefault="00820B49" w:rsidP="005A2C27">
            <w:pPr>
              <w:pStyle w:val="AuthorAffiliation"/>
              <w:rPr>
                <w:ins w:id="5" w:author="Matthew Kay" w:date="2015-12-27T13:35:00Z"/>
              </w:rPr>
            </w:pPr>
            <w:ins w:id="6" w:author="Matthew Kay" w:date="2015-12-27T13:34:00Z">
              <w:r>
                <w:t xml:space="preserve">Computer Science </w:t>
              </w:r>
            </w:ins>
            <w:ins w:id="7" w:author="Matthew Kay" w:date="2015-12-27T13:36:00Z">
              <w:r>
                <w:br/>
              </w:r>
            </w:ins>
            <w:ins w:id="8" w:author="Matthew Kay" w:date="2015-12-27T13:34:00Z">
              <w:r>
                <w:t>&amp; Engineering</w:t>
              </w:r>
            </w:ins>
            <w:ins w:id="9" w:author="Matthew Kay" w:date="2015-12-27T13:35:00Z">
              <w:r>
                <w:t xml:space="preserve"> | dub</w:t>
              </w:r>
            </w:ins>
            <w:ins w:id="10" w:author="Matthew Kay" w:date="2015-12-27T13:37:00Z">
              <w:r w:rsidR="003D67E6">
                <w:t>,</w:t>
              </w:r>
            </w:ins>
          </w:p>
          <w:p w14:paraId="622348FF" w14:textId="77777777" w:rsidR="00820B49" w:rsidRDefault="00820B49" w:rsidP="005A2C27">
            <w:pPr>
              <w:pStyle w:val="AuthorAffiliation"/>
              <w:rPr>
                <w:ins w:id="11" w:author="Matthew Kay" w:date="2015-12-27T13:36:00Z"/>
              </w:rPr>
            </w:pPr>
            <w:ins w:id="12" w:author="Matthew Kay" w:date="2015-12-27T13:35:00Z">
              <w:r>
                <w:t>University</w:t>
              </w:r>
            </w:ins>
            <w:ins w:id="13" w:author="Matthew Kay" w:date="2015-12-27T13:36:00Z">
              <w:r>
                <w:t xml:space="preserve"> of Washington</w:t>
              </w:r>
            </w:ins>
          </w:p>
          <w:p w14:paraId="70623E7D" w14:textId="0E1FF949" w:rsidR="00820B49" w:rsidRPr="00D62A4A" w:rsidRDefault="00820B49" w:rsidP="003D67E6">
            <w:pPr>
              <w:pStyle w:val="AuthorAffiliation"/>
            </w:pPr>
            <w:ins w:id="14" w:author="Matthew Kay" w:date="2015-12-27T13:37:00Z">
              <w:r>
                <w:fldChar w:fldCharType="begin"/>
              </w:r>
              <w:r>
                <w:instrText xml:space="preserve"> HYPERLINK "mailto:</w:instrText>
              </w:r>
            </w:ins>
            <w:ins w:id="15" w:author="Matthew Kay" w:date="2015-12-27T13:36:00Z">
              <w:r>
                <w:instrText>mjskay@uw.edu</w:instrText>
              </w:r>
            </w:ins>
            <w:ins w:id="16" w:author="Matthew Kay" w:date="2015-12-27T13:37:00Z">
              <w:r>
                <w:instrText xml:space="preserve">" </w:instrText>
              </w:r>
              <w:r>
                <w:fldChar w:fldCharType="separate"/>
              </w:r>
            </w:ins>
            <w:ins w:id="17" w:author="Matthew Kay" w:date="2015-12-27T13:36:00Z">
              <w:r w:rsidRPr="004A1CC5">
                <w:rPr>
                  <w:rStyle w:val="Hyperlink"/>
                  <w:sz w:val="24"/>
                </w:rPr>
                <w:t>mjskay@uw.edu</w:t>
              </w:r>
            </w:ins>
            <w:ins w:id="18" w:author="Matthew Kay" w:date="2015-12-27T13:37:00Z">
              <w:r>
                <w:fldChar w:fldCharType="end"/>
              </w:r>
            </w:ins>
          </w:p>
        </w:tc>
        <w:tc>
          <w:tcPr>
            <w:tcW w:w="5148" w:type="dxa"/>
            <w:tcBorders>
              <w:top w:val="nil"/>
              <w:left w:val="nil"/>
              <w:bottom w:val="nil"/>
              <w:right w:val="nil"/>
            </w:tcBorders>
          </w:tcPr>
          <w:p w14:paraId="74CDB5A3" w14:textId="77777777" w:rsidR="007031CC" w:rsidRDefault="00820B49">
            <w:pPr>
              <w:pStyle w:val="AuthorName"/>
              <w:rPr>
                <w:ins w:id="19" w:author="Matthew Kay" w:date="2015-12-27T13:34:00Z"/>
              </w:rPr>
              <w:pPrChange w:id="20" w:author="Matthew Kay" w:date="2015-12-27T13:37:00Z">
                <w:pPr>
                  <w:pStyle w:val="AuthorAffiliation"/>
                </w:pPr>
              </w:pPrChange>
            </w:pPr>
            <w:ins w:id="21" w:author="Matthew Kay" w:date="2015-12-27T13:34:00Z">
              <w:r>
                <w:t>Gregory Nelson</w:t>
              </w:r>
            </w:ins>
          </w:p>
          <w:p w14:paraId="16CEEF18" w14:textId="77777777" w:rsidR="00820B49" w:rsidRDefault="003D67E6" w:rsidP="005A2C27">
            <w:pPr>
              <w:pStyle w:val="AuthorAffiliation"/>
              <w:rPr>
                <w:ins w:id="22" w:author="Matthew Kay" w:date="2015-12-27T13:37:00Z"/>
              </w:rPr>
            </w:pPr>
            <w:ins w:id="23" w:author="Matthew Kay" w:date="2015-12-27T13:37:00Z">
              <w:r>
                <w:t>Computer Science &amp;</w:t>
              </w:r>
              <w:r>
                <w:br/>
                <w:t>Engineering | dub,</w:t>
              </w:r>
            </w:ins>
          </w:p>
          <w:p w14:paraId="1BB71A2D" w14:textId="77777777" w:rsidR="003D67E6" w:rsidRDefault="003D67E6" w:rsidP="005A2C27">
            <w:pPr>
              <w:pStyle w:val="AuthorAffiliation"/>
              <w:rPr>
                <w:ins w:id="24" w:author="Matthew Kay" w:date="2015-12-27T13:37:00Z"/>
              </w:rPr>
            </w:pPr>
            <w:ins w:id="25" w:author="Matthew Kay" w:date="2015-12-27T13:37:00Z">
              <w:r>
                <w:t>University of Washington</w:t>
              </w:r>
            </w:ins>
          </w:p>
          <w:p w14:paraId="1841A2BB" w14:textId="2E843E75" w:rsidR="003D67E6" w:rsidRPr="00D62A4A" w:rsidRDefault="003D67E6" w:rsidP="005A2C27">
            <w:pPr>
              <w:pStyle w:val="AuthorAffiliation"/>
            </w:pPr>
            <w:commentRangeStart w:id="26"/>
            <w:ins w:id="27" w:author="Matthew Kay" w:date="2015-12-27T13:38:00Z">
              <w:r w:rsidRPr="003D67E6">
                <w:rPr>
                  <w:highlight w:val="yellow"/>
                  <w:rPrChange w:id="28" w:author="Matthew Kay" w:date="2015-12-27T13:43:00Z">
                    <w:rPr/>
                  </w:rPrChange>
                </w:rPr>
                <w:t>TBD</w:t>
              </w:r>
              <w:commentRangeEnd w:id="26"/>
              <w:r w:rsidRPr="003D67E6">
                <w:rPr>
                  <w:rStyle w:val="CommentReference"/>
                  <w:color w:val="auto"/>
                  <w:highlight w:val="yellow"/>
                  <w:rPrChange w:id="29" w:author="Matthew Kay" w:date="2015-12-27T13:43:00Z">
                    <w:rPr>
                      <w:rStyle w:val="CommentReference"/>
                      <w:color w:val="auto"/>
                    </w:rPr>
                  </w:rPrChange>
                </w:rPr>
                <w:commentReference w:id="26"/>
              </w:r>
            </w:ins>
          </w:p>
        </w:tc>
        <w:tc>
          <w:tcPr>
            <w:tcW w:w="5148" w:type="dxa"/>
            <w:tcBorders>
              <w:top w:val="nil"/>
              <w:left w:val="nil"/>
              <w:bottom w:val="nil"/>
              <w:right w:val="nil"/>
            </w:tcBorders>
          </w:tcPr>
          <w:p w14:paraId="5952DADC" w14:textId="4D7F5C7C" w:rsidR="007031CC" w:rsidRDefault="003D67E6">
            <w:pPr>
              <w:pStyle w:val="AuthorName"/>
              <w:pPrChange w:id="30" w:author="Matthew Kay" w:date="2015-12-27T13:38:00Z">
                <w:pPr>
                  <w:pStyle w:val="AuthorAffiliation"/>
                </w:pPr>
              </w:pPrChange>
            </w:pPr>
            <w:ins w:id="31" w:author="Matthew Kay" w:date="2015-12-27T13:38:00Z">
              <w:r>
                <w:t xml:space="preserve">Eric </w:t>
              </w:r>
              <w:proofErr w:type="spellStart"/>
              <w:r>
                <w:t>Hekler</w:t>
              </w:r>
            </w:ins>
            <w:proofErr w:type="spellEnd"/>
          </w:p>
          <w:p w14:paraId="5AA30B2D" w14:textId="577FDB20" w:rsidR="0002541C" w:rsidRDefault="003D67E6" w:rsidP="005A2C27">
            <w:pPr>
              <w:pStyle w:val="AuthorAffiliation"/>
            </w:pPr>
            <w:commentRangeStart w:id="32"/>
            <w:ins w:id="33" w:author="Matthew Kay" w:date="2015-12-27T13:38:00Z">
              <w:r w:rsidRPr="003D67E6">
                <w:rPr>
                  <w:highlight w:val="yellow"/>
                  <w:rPrChange w:id="34" w:author="Matthew Kay" w:date="2015-12-27T13:42:00Z">
                    <w:rPr/>
                  </w:rPrChange>
                </w:rPr>
                <w:t>TBD</w:t>
              </w:r>
            </w:ins>
            <w:commentRangeEnd w:id="32"/>
            <w:ins w:id="35" w:author="Matthew Kay" w:date="2015-12-27T13:39:00Z">
              <w:r w:rsidRPr="003D67E6">
                <w:rPr>
                  <w:rStyle w:val="CommentReference"/>
                  <w:color w:val="auto"/>
                  <w:highlight w:val="yellow"/>
                  <w:rPrChange w:id="36" w:author="Matthew Kay" w:date="2015-12-27T13:42:00Z">
                    <w:rPr>
                      <w:rStyle w:val="CommentReference"/>
                      <w:color w:val="auto"/>
                    </w:rPr>
                  </w:rPrChange>
                </w:rPr>
                <w:commentReference w:id="32"/>
              </w:r>
            </w:ins>
          </w:p>
          <w:p w14:paraId="4D149BBE" w14:textId="77777777" w:rsidR="00A30EC8" w:rsidRDefault="00A30EC8" w:rsidP="005A2C27">
            <w:pPr>
              <w:pStyle w:val="AuthorAffiliation"/>
            </w:pPr>
          </w:p>
          <w:p w14:paraId="6180ECBE" w14:textId="1E590CF5" w:rsidR="0002541C" w:rsidRPr="00F100EF" w:rsidRDefault="0002541C" w:rsidP="005A2C27">
            <w:pPr>
              <w:pStyle w:val="AuthorAffiliation"/>
            </w:pPr>
          </w:p>
        </w:tc>
      </w:tr>
    </w:tbl>
    <w:p w14:paraId="6D0B57DC" w14:textId="5A73FB80"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5DE1EC2E">
                <wp:simplePos x="0" y="0"/>
                <wp:positionH relativeFrom="margin">
                  <wp:posOffset>0</wp:posOffset>
                </wp:positionH>
                <wp:positionV relativeFrom="margin">
                  <wp:posOffset>6842760</wp:posOffset>
                </wp:positionV>
                <wp:extent cx="3044825" cy="150495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5049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2DF2C7" w14:textId="48C12588" w:rsidR="000B0365" w:rsidRDefault="000B036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0B0365" w:rsidRDefault="000B036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0B0365" w:rsidRPr="00D3324C" w:rsidRDefault="000B0365"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18.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" o:allowoverlap="f" stroked="f">
                <v:textbox inset="0,,0">
                  <w:txbxContent>
                    <w:p w14:paraId="102DF2C7" w14:textId="48C12588" w:rsidR="000B0365" w:rsidRDefault="000B036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0B0365" w:rsidRDefault="000B036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0B0365" w:rsidRDefault="000B036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0B0365" w:rsidRPr="00D3324C" w:rsidRDefault="000B0365"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239CB02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 xml:space="preserve">. </w:t>
      </w:r>
      <w:commentRangeStart w:id="37"/>
      <w:r w:rsidR="005B118E">
        <w:t>A</w:t>
      </w:r>
      <w:r w:rsidR="007D23A2">
        <w:t xml:space="preserve">s a community we are </w:t>
      </w:r>
      <w:r>
        <w:t xml:space="preserve">inconsistent </w:t>
      </w:r>
      <w:r w:rsidR="007D23A2">
        <w:t xml:space="preserve">in </w:t>
      </w:r>
      <w:r>
        <w:t>publi</w:t>
      </w:r>
      <w:r w:rsidR="007D23A2">
        <w:t>shing</w:t>
      </w:r>
      <w:r>
        <w:t xml:space="preserve"> replication studies or statistical meta-analyses that more robustly demonstrate studied effects.</w:t>
      </w:r>
      <w:commentRangeStart w:id="38"/>
      <w:commentRangeStart w:id="39"/>
      <w:r>
        <w:t xml:space="preserve"> </w:t>
      </w:r>
      <w:commentRangeEnd w:id="37"/>
      <w:r w:rsidR="00A42769">
        <w:rPr>
          <w:rStyle w:val="CommentReference"/>
        </w:rPr>
        <w:commentReference w:id="37"/>
      </w:r>
      <w:r w:rsidR="007D23A2">
        <w:t>I</w:t>
      </w:r>
      <w:r>
        <w:t>ndividual analyses tend to stand alone</w:t>
      </w:r>
      <w:r w:rsidR="0046080D">
        <w:t>,</w:t>
      </w:r>
      <w:r>
        <w:t xml:space="preserve"> and the quantitative knowledge from those studies does not accrue </w:t>
      </w:r>
      <w:r w:rsidR="00593534">
        <w:t>to more precise estimates via</w:t>
      </w:r>
      <w:r>
        <w:t xml:space="preserve"> meta-analysis.</w:t>
      </w:r>
      <w:commentRangeEnd w:id="38"/>
      <w:r>
        <w:commentReference w:id="38"/>
      </w:r>
      <w:commentRangeEnd w:id="39"/>
      <w:r w:rsidR="003D67E6">
        <w:rPr>
          <w:rStyle w:val="CommentReference"/>
        </w:rPr>
        <w:commentReference w:id="39"/>
      </w:r>
      <w:r>
        <w:t xml:space="preserve"> We treat this as a user-centered design problem</w:t>
      </w:r>
      <w:r w:rsidR="00EB5AA2">
        <w:t>:</w:t>
      </w:r>
      <w:r>
        <w:t xml:space="preserve"> the failure to accrue quantitative knowledge </w:t>
      </w:r>
      <w:r w:rsidR="00EB5AA2">
        <w:t xml:space="preserve">is </w:t>
      </w:r>
      <w:r>
        <w:t>not the users’ (i.e. researchers’) failure, but a failure to consider those users’ needs when designing statistical practice. We use simulations to compare hypothetical publication worlds following existing frequentist</w:t>
      </w:r>
      <w:r w:rsidR="00593534">
        <w:t xml:space="preserve"> </w:t>
      </w:r>
      <w:r>
        <w:t>against Bayesian practice. We show that Bayesian analysis allows us to estimate more precise effects with each new study</w:t>
      </w:r>
      <w:r w:rsidR="005B118E">
        <w:t xml:space="preserve">, which supports 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hese advantages make Bayesian practices a 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running larger studies,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r w:rsidR="00593534">
        <w:t>effective knowledge accrual from one study to the next without meta-analysis.</w:t>
      </w:r>
      <w:r w:rsidR="00201ABD">
        <w:t xml:space="preserve"> </w:t>
      </w:r>
      <w:r>
        <w:t>Bayesian methods can be adopted from the bottom up without the need for top-down incentives for replication or meta-analysis</w:t>
      </w:r>
      <w:r w:rsidR="00593534">
        <w:t>, which suggests</w:t>
      </w:r>
      <w:r>
        <w:t xml:space="preserve"> these techniques </w:t>
      </w:r>
      <w:r w:rsidR="00593534">
        <w:t xml:space="preserve">are </w:t>
      </w:r>
      <w:r>
        <w:t>a more user- (i.e. researcher-) centered approach to statistical analysis.</w:t>
      </w:r>
    </w:p>
    <w:p w14:paraId="5C1C542F" w14:textId="77777777" w:rsidR="006B3F1F" w:rsidRDefault="006B3F1F">
      <w:pPr>
        <w:pStyle w:val="Heading2"/>
      </w:pPr>
      <w:r>
        <w:t>Author Keywords</w:t>
      </w:r>
    </w:p>
    <w:p w14:paraId="45D67D12" w14:textId="6F251A39" w:rsidR="006B3F1F" w:rsidRDefault="002060AF" w:rsidP="00D3324C">
      <w:commentRangeStart w:id="40"/>
      <w:r>
        <w:t>Replication</w:t>
      </w:r>
      <w:commentRangeEnd w:id="40"/>
      <w:r w:rsidR="0013374C">
        <w:rPr>
          <w:rStyle w:val="CommentReference"/>
        </w:rPr>
        <w:commentReference w:id="40"/>
      </w:r>
      <w:r>
        <w:t>; meta-analysis; Bayesian statistics; small studies</w:t>
      </w:r>
      <w:ins w:id="41" w:author="Matthew Kay" w:date="2015-12-27T13:54:00Z">
        <w:r w:rsidR="00466059">
          <w:t>; effect size; estimation.</w:t>
        </w:r>
      </w:ins>
      <w:del w:id="42"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commentRangeStart w:id="43"/>
      <w:r>
        <w:t>ACM</w:t>
      </w:r>
      <w:commentRangeEnd w:id="43"/>
      <w:r w:rsidR="0013374C">
        <w:rPr>
          <w:rStyle w:val="CommentReference"/>
          <w:rFonts w:ascii="Times New Roman" w:hAnsi="Times New Roman"/>
          <w:b w:val="0"/>
          <w:kern w:val="0"/>
        </w:rPr>
        <w:commentReference w:id="43"/>
      </w:r>
      <w:r>
        <w:t xml:space="preserve"> Classification Keywords</w:t>
      </w:r>
    </w:p>
    <w:p w14:paraId="1D625EB8" w14:textId="6F492D00" w:rsidR="006B3F1F" w:rsidRDefault="00D3324C" w:rsidP="00D3324C">
      <w:r w:rsidRPr="00137B62">
        <w:lastRenderedPageBreak/>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3470463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focus of the CHI community is on the development of novel ideas and technology artifacts. The focus on novelty is valuable</w:t>
      </w:r>
      <w:ins w:id="44" w:author="Matthew Kay" w:date="2015-12-27T13:40:00Z">
        <w:r w:rsidR="003D67E6">
          <w:t>:</w:t>
        </w:r>
      </w:ins>
      <w:del w:id="45"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the</w:t>
      </w:r>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40F37FB5"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significant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525CD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"[9]" }, "properties" : { "noteIndex" : 0 }, "schema" : "https://github.com/citation-style-language/schema/raw/master/csl-citation.json" }</w:instrText>
      </w:r>
      <w:r w:rsidR="00FA6C57">
        <w:fldChar w:fldCharType="separate"/>
      </w:r>
      <w:r w:rsidR="00525CD5" w:rsidRPr="00525CD5">
        <w:rPr>
          <w:noProof/>
        </w:rPr>
        <w:t>[10]</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t>
      </w:r>
      <w:proofErr w:type="gramStart"/>
      <w:r w:rsidR="0060660C">
        <w:t xml:space="preserve">which </w:t>
      </w:r>
      <w:r w:rsidR="0002541C">
        <w:t xml:space="preserve"> combine</w:t>
      </w:r>
      <w:proofErr w:type="gramEnd"/>
      <w:r w:rsidR="0002541C">
        <w:t xml:space="preserv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w:t>
      </w:r>
      <w:proofErr w:type="spellStart"/>
      <w:r w:rsidR="0002541C">
        <w:t>RepliCHI</w:t>
      </w:r>
      <w:proofErr w:type="spellEnd"/>
      <w:r w:rsidR="00152A80">
        <w:t xml:space="preserve"> </w:t>
      </w:r>
      <w:r w:rsidR="00152A80">
        <w:fldChar w:fldCharType="begin" w:fldLock="1"/>
      </w:r>
      <w:r w:rsidR="00525CD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"[17]" }, "properties" : { "noteIndex" : 0 }, "schema" : "https://github.com/citation-style-language/schema/raw/master/csl-citation.json" }</w:instrText>
      </w:r>
      <w:r w:rsidR="00152A80">
        <w:fldChar w:fldCharType="separate"/>
      </w:r>
      <w:r w:rsidR="00525CD5" w:rsidRPr="00525CD5">
        <w:rPr>
          <w:noProof/>
        </w:rPr>
        <w:t>[19]</w:t>
      </w:r>
      <w:r w:rsidR="00152A80">
        <w:fldChar w:fldCharType="end"/>
      </w:r>
      <w:r w:rsidR="0002541C">
        <w:t xml:space="preserve"> have called for an increased focus on replication and meta-analysis to effectively accrue quantitative knowledge about the utility and generalizability </w:t>
      </w:r>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-values in favor of effect size estimates and confidence intervals (the "New Statistics"</w:t>
      </w:r>
      <w:r w:rsidR="00D44708">
        <w:t xml:space="preserve"> </w:t>
      </w:r>
      <w:r w:rsidR="00D44708">
        <w:fldChar w:fldCharType="begin" w:fldLock="1"/>
      </w:r>
      <w:r w:rsidR="00D44708">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rsidR="00D44708">
        <w:fldChar w:fldCharType="separate"/>
      </w:r>
      <w:r w:rsidR="00D44708" w:rsidRPr="00D44708">
        <w:rPr>
          <w:noProof/>
        </w:rPr>
        <w:t>[1]</w:t>
      </w:r>
      <w:r w:rsidR="00D44708">
        <w:fldChar w:fldCharType="end"/>
      </w:r>
      <w:r w:rsidR="0002541C">
        <w:t xml:space="preserve">; or at CHI, </w:t>
      </w:r>
      <w:proofErr w:type="spellStart"/>
      <w:r w:rsidR="0002541C">
        <w:t>Kaptein</w:t>
      </w:r>
      <w:proofErr w:type="spellEnd"/>
      <w:r w:rsidR="0002541C">
        <w:t xml:space="preserve"> &amp; Robertson </w:t>
      </w:r>
      <w:r w:rsidR="00D44708">
        <w:fldChar w:fldCharType="begin" w:fldLock="1"/>
      </w:r>
      <w:r w:rsidR="00525CD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"[11]", "plainTextFormattedCitation" : "[11]", "previouslyFormattedCitation" : "[10]" }, "properties" : { "noteIndex" : 0 }, "schema" : "https://github.com/citation-style-language/schema/raw/master/csl-citation.json" }</w:instrText>
      </w:r>
      <w:r w:rsidR="00D44708">
        <w:fldChar w:fldCharType="separate"/>
      </w:r>
      <w:r w:rsidR="00525CD5" w:rsidRPr="00525CD5">
        <w:rPr>
          <w:noProof/>
        </w:rPr>
        <w:t>[11]</w:t>
      </w:r>
      <w:r w:rsidR="00D44708">
        <w:fldChar w:fldCharType="end"/>
      </w:r>
      <w:r w:rsidR="00D44708">
        <w:t>)</w:t>
      </w:r>
      <w:r w:rsidR="0002541C">
        <w:t xml:space="preserve">, or the </w:t>
      </w:r>
      <w:r w:rsidR="0002541C">
        <w:lastRenderedPageBreak/>
        <w:t>abandonment of frequentist null hypothesis significance testing (NHST)</w:t>
      </w:r>
      <w:r w:rsidR="0002541C">
        <w:rPr>
          <w:vertAlign w:val="superscript"/>
        </w:rPr>
        <w:footnoteReference w:id="2"/>
      </w:r>
      <w:r w:rsidR="0002541C">
        <w:t xml:space="preserve"> statistics altogether for Bayesian analyses.</w:t>
      </w:r>
    </w:p>
    <w:p w14:paraId="3AF05344" w14:textId="2F4D1C8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CHI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(i.e., </w:t>
      </w:r>
      <w:r>
        <w:t>that there is no effect</w:t>
      </w:r>
      <w:r w:rsidR="00075787">
        <w:t>)</w:t>
      </w:r>
      <w:r w:rsidR="00332E19">
        <w:t>?</w:t>
      </w:r>
      <w:r>
        <w:t xml:space="preserve"> A common use of NHST in CHI is to compare a novel system to a control system and, if a </w:t>
      </w:r>
      <w:r>
        <w:rPr>
          <w:i/>
        </w:rPr>
        <w:t>p</w:t>
      </w:r>
      <w:r>
        <w:t>-value is below the customary</w:t>
      </w:r>
      <w:r w:rsidR="00332E19">
        <w:t xml:space="preserve"> p&lt;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7D6DBE5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 xml:space="preserve">new top-down incentives for conducting and publishing meta-analysis in CHI.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w:t>
      </w:r>
      <w:commentRangeStart w:id="46"/>
      <w:r>
        <w:t xml:space="preserve">ns </w:t>
      </w:r>
      <w:r w:rsidR="00075787">
        <w:t>can plausibly</w:t>
      </w:r>
      <w:r>
        <w:t xml:space="preserve"> acc</w:t>
      </w:r>
      <w:commentRangeEnd w:id="46"/>
      <w:r w:rsidR="00075787">
        <w:rPr>
          <w:rStyle w:val="CommentReference"/>
        </w:rPr>
        <w:commentReference w:id="46"/>
      </w:r>
      <w:r>
        <w:t>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330E83F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47"/>
      <w:commentRangeStart w:id="48"/>
      <w:r w:rsidR="00075787">
        <w:t>NHST</w:t>
      </w:r>
      <w:commentRangeEnd w:id="47"/>
      <w:r w:rsidR="00075787">
        <w:rPr>
          <w:rStyle w:val="CommentReference"/>
        </w:rPr>
        <w:commentReference w:id="47"/>
      </w:r>
      <w:commentRangeEnd w:id="48"/>
      <w:r w:rsidR="0013374C">
        <w:rPr>
          <w:rStyle w:val="CommentReference"/>
        </w:rPr>
        <w:commentReference w:id="48"/>
      </w:r>
      <w:r w:rsidR="00075787">
        <w:t xml:space="preserve"> </w:t>
      </w:r>
      <w:r>
        <w:t>statistics to Bayesian statistics</w:t>
      </w:r>
      <w:r w:rsidR="001E255D">
        <w:t>—</w:t>
      </w:r>
      <w:r>
        <w:t>in order to make quantitative accrual of knowledge easy (and even preferable!) within the existing publishing incentives of CHI. It is not researchers, but the statistical tools they have been given, that currently prevents this</w:t>
      </w:r>
      <w:r w:rsidR="001E255D">
        <w:t>.</w:t>
      </w:r>
      <w:r>
        <w:t xml:space="preserve"> Bayesian statistics are </w:t>
      </w:r>
      <w:r w:rsidR="001E255D">
        <w:t xml:space="preserve">more </w:t>
      </w:r>
      <w:r>
        <w:t>user-centered statistics.</w:t>
      </w:r>
    </w:p>
    <w:p w14:paraId="4BC7CE56" w14:textId="117F180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first </w:t>
      </w:r>
      <w:r w:rsidR="0060660C">
        <w:t xml:space="preserve">give some background on replication and meta-analysis, and briefly compare Bayesian and </w:t>
      </w:r>
      <w:r w:rsidR="00075787">
        <w:t>NHST</w:t>
      </w:r>
      <w:r w:rsidR="0060660C">
        <w:t xml:space="preserve"> approaches to statistics. </w:t>
      </w:r>
      <w:r>
        <w:t xml:space="preserve">We then examine a subset of the HCI literature in the ACM digital library in order to assess the current state of meta-analyses in the field and establish that current incentives do not encourage meta-analyses, especially at the most prestigious venues. We then run several sequences of simulated experiments, representing hypothetical experiments run for separate publications, </w:t>
      </w:r>
      <w:r>
        <w:lastRenderedPageBreak/>
        <w:t>using a realistic effect size</w:t>
      </w:r>
      <w:r w:rsidR="004110D7">
        <w:t xml:space="preserve"> drawn from an </w:t>
      </w:r>
      <w:r>
        <w:t>existing meta-analys</w:t>
      </w:r>
      <w:r w:rsidR="004110D7">
        <w:t>i</w:t>
      </w:r>
      <w:r>
        <w:t>s. We then contrast two hypothetical publication worlds: one in which the simulated experiments were each analyzed in a traditional (NHST) manner (as would occur now), and one in which they were analyzed using Bayesian techniques. We demonstrate:</w:t>
      </w:r>
    </w:p>
    <w:p w14:paraId="7CF80112" w14:textId="53C935EE" w:rsidR="0002541C" w:rsidRDefault="0002541C" w:rsidP="0002541C">
      <w:pPr>
        <w:pStyle w:val="ListNumber"/>
      </w:pPr>
      <w:r>
        <w:rPr>
          <w:b/>
        </w:rPr>
        <w:t>The current state of quantitative knowledge accrual in HCI is poor</w:t>
      </w:r>
      <w:r>
        <w:t xml:space="preserve">. Through an examination of publications in the ACM digital library, </w:t>
      </w:r>
      <w:r w:rsidR="004110D7">
        <w:t>we demonstrate that little meta-analysis is conducted in the community.</w:t>
      </w:r>
      <w:r>
        <w:t xml:space="preserve"> </w:t>
      </w:r>
    </w:p>
    <w:p w14:paraId="391550E9" w14:textId="551EC880"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at CHI).</w:t>
      </w:r>
    </w:p>
    <w:p w14:paraId="50C20631" w14:textId="761CA83E"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r w:rsidR="00332E19">
        <w:t>.</w:t>
      </w:r>
    </w:p>
    <w:p w14:paraId="12D65020" w14:textId="3C816C9C" w:rsidR="0002541C" w:rsidRDefault="0002541C" w:rsidP="0002541C">
      <w:pPr>
        <w:pStyle w:val="ListNumber"/>
      </w:pPr>
      <w:r>
        <w:t xml:space="preserve">Bayesian analysis </w:t>
      </w:r>
      <w:r>
        <w:rPr>
          <w:b/>
        </w:rPr>
        <w:t>facilitates quantitative knowledge accrual within CHI's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p>
    <w:p w14:paraId="5D6A8E66" w14:textId="77777777"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Bayesian analysis allows more principled estimates from small-sample studies of novel techniques by incorporating prior knowledge, and makes better use of prior knowledge so that researchers need not spend limited resources on larger studies to increase precision. This makes it particularly attractive to design and engineering researchers running small studies on novel technology</w:t>
      </w:r>
    </w:p>
    <w:p w14:paraId="42CC9625" w14:textId="4D5DD93D" w:rsidR="0002541C" w:rsidRDefault="00075787" w:rsidP="0002541C">
      <w:pPr>
        <w:pStyle w:val="ListNumber"/>
      </w:pPr>
      <w:r>
        <w:t xml:space="preserve">Bayesian analyses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does incorporate effect size estimates and confidence intervals, ultimately,</w:t>
      </w:r>
      <w:r w:rsidR="00593534">
        <w:t xml:space="preserve"> the use of a p-value (a fundamental feature of NHST) translates</w:t>
      </w:r>
      <w:r w:rsidR="00AB7A37">
        <w:t xml:space="preserve"> all questions into binary answer</w:t>
      </w:r>
      <w:r w:rsidR="005B118E">
        <w:t>s</w:t>
      </w:r>
      <w:r w:rsidR="00AB7A37">
        <w:t>; can we reject or fail to reject the null hypothesi</w:t>
      </w:r>
      <w:r w:rsidR="005B118E">
        <w:t>s? Bayesian sta</w:t>
      </w:r>
      <w:r w:rsidR="00593534">
        <w:t xml:space="preserve">tistics emphasizes the likelihood of an effect given prior knowledge, thus shifting the </w:t>
      </w:r>
      <w:r w:rsidR="005B118E">
        <w:t>conversation from “does it work</w:t>
      </w:r>
      <w:r w:rsidR="00F650A0">
        <w:t>?</w:t>
      </w:r>
      <w:r w:rsidR="005B118E">
        <w:t xml:space="preserve">” to “how strong </w:t>
      </w:r>
      <w:proofErr w:type="gramStart"/>
      <w:r w:rsidR="005B118E">
        <w:t>is</w:t>
      </w:r>
      <w:proofErr w:type="gramEnd"/>
      <w:r w:rsidR="005B118E">
        <w:t xml:space="preserve"> the effect?” and “how confident are we?”</w:t>
      </w:r>
      <w:r w:rsidR="00F650A0">
        <w:t xml:space="preserve"> </w:t>
      </w:r>
      <w:r w:rsidR="00332E19">
        <w:t>NHST</w:t>
      </w:r>
      <w:r w:rsidR="00F650A0">
        <w:t xml:space="preserve"> can technically answer these questions</w:t>
      </w:r>
      <w:r w:rsidR="00332E19">
        <w:t xml:space="preserve"> but</w:t>
      </w:r>
      <w:r w:rsidR="00877DCF">
        <w:t xml:space="preserve"> </w:t>
      </w:r>
      <w:r w:rsidR="00332E19">
        <w:t>under-emphasiz</w:t>
      </w:r>
      <w:r w:rsidR="00F650A0">
        <w:t>es them. Bayesian statistics</w:t>
      </w:r>
      <w:r w:rsidR="003230AF">
        <w:t xml:space="preserve"> better emphasizes the ultimate questions of our work</w:t>
      </w:r>
      <w:r w:rsidR="00877DCF">
        <w:t xml:space="preserve">: should we </w:t>
      </w:r>
      <w:r w:rsidR="00877DCF">
        <w:lastRenderedPageBreak/>
        <w:t>care about these results</w:t>
      </w:r>
      <w:r w:rsidR="003230AF">
        <w:t xml:space="preserve"> enough</w:t>
      </w:r>
      <w:r w:rsidR="00877DCF">
        <w:t xml:space="preserve"> </w:t>
      </w:r>
      <w:r w:rsidR="003230AF">
        <w:t>as practitioners to adopt new designs</w:t>
      </w:r>
      <w:r w:rsidR="00877DCF">
        <w:t xml:space="preserve"> or</w:t>
      </w:r>
      <w:r w:rsidR="003230AF">
        <w:t xml:space="preserve"> as researchers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2463E2F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first discuss the current state of meta-analysis and replication at CHI and how it is dictated by the community’s publication incentives. We then introduce the basics of Bayesian analysis as compared to frequentist.</w:t>
      </w:r>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9" w:name="h.kv1uh69wjcno" w:colFirst="0" w:colLast="0"/>
      <w:bookmarkEnd w:id="49"/>
      <w:r>
        <w:t>Interpretation of Bayesian versus frequentist statistics</w:t>
      </w:r>
    </w:p>
    <w:p w14:paraId="30C3A991" w14:textId="307715CA"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CHI researchers (and others). The focus on p-values/significance testing amounts to insisting that users learn how to interpret the cognitively demanding conceptual double-negative of a </w:t>
      </w:r>
      <w:r>
        <w:rPr>
          <w:i/>
        </w:rPr>
        <w:t>p</w:t>
      </w:r>
      <w:r>
        <w:t xml:space="preserve"> value, instead of interpreting results as evidence for a hypothesis—a valid interpretation within a Bayesian framework </w:t>
      </w:r>
      <w:r>
        <w:fldChar w:fldCharType="begin" w:fldLock="1"/>
      </w:r>
      <w:r w:rsidR="00525CD5">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"[13]", "plainTextFormattedCitation" : "[13]", "previouslyFormattedCitation" : "[12]" }, "properties" : { "noteIndex" : 0 }, "schema" : "https://github.com/citation-style-language/schema/raw/master/csl-citation.json" }</w:instrText>
      </w:r>
      <w:r>
        <w:fldChar w:fldCharType="separate"/>
      </w:r>
      <w:r w:rsidR="00525CD5" w:rsidRPr="00525CD5">
        <w:rPr>
          <w:noProof/>
        </w:rPr>
        <w:t>[13]</w:t>
      </w:r>
      <w:r>
        <w:fldChar w:fldCharType="end"/>
      </w:r>
      <w:r>
        <w:t>. This interpretation problem has resulted in simplifying the results of NHST tests into the belief that the p-value answers the question, “</w:t>
      </w:r>
      <w:r w:rsidR="001E255D">
        <w:t>D</w:t>
      </w:r>
      <w:r>
        <w:t>oes it work?</w:t>
      </w:r>
      <w:proofErr w:type="gramStart"/>
      <w:r>
        <w:t>”.</w:t>
      </w:r>
      <w:proofErr w:type="gramEnd"/>
      <w:r>
        <w:t xml:space="preserve"> Unfortunately, this is an inaccurate interpretation and lies at the heart of the argument to shift interpretation towards effect sizes and confidence intervals </w:t>
      </w:r>
      <w:r>
        <w:fldChar w:fldCharType="begin" w:fldLock="1"/>
      </w:r>
      <w:r>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fldChar w:fldCharType="separate"/>
      </w:r>
      <w:r w:rsidRPr="00D44708">
        <w:rPr>
          <w:noProof/>
        </w:rPr>
        <w:t>[1]</w:t>
      </w:r>
      <w:r>
        <w:fldChar w:fldCharType="end"/>
      </w:r>
      <w:r>
        <w:t xml:space="preserve"> (though 95% confidence intervals are the inverse of p&lt;.05, thus still succumbing to the interpretation problem </w:t>
      </w:r>
      <w:r>
        <w:fldChar w:fldCharType="begin" w:fldLock="1"/>
      </w:r>
      <w:r w:rsidR="00525CD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r>
        <w:fldChar w:fldCharType="separate"/>
      </w:r>
      <w:r w:rsidRPr="00515362">
        <w:rPr>
          <w:noProof/>
        </w:rPr>
        <w:t>[8]</w:t>
      </w:r>
      <w:r>
        <w:fldChar w:fldCharType="end"/>
      </w:r>
      <w:r>
        <w:t>). Effect size estimates and confidence in those estimates is the essential information sought</w:t>
      </w:r>
      <w:r w:rsidR="001E255D">
        <w:t>,</w:t>
      </w:r>
      <w:r>
        <w:t xml:space="preserve"> but NHST logic unintentionally relegates this information as secondary to the p-value.</w:t>
      </w:r>
    </w:p>
    <w:p w14:paraId="5D4CF4CB" w14:textId="7096E424"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Bayesian statistics are more user-centered as they emphasize the information needed to support the actual decisions of researchers without the need to interpret double-negative logic.</w:t>
      </w:r>
    </w:p>
    <w:p w14:paraId="5F11C51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Replication and meta-analysis in CHI</w:t>
      </w:r>
    </w:p>
    <w:p w14:paraId="47C1D094" w14:textId="35DF91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r>
        <w:t xml:space="preserve">CHI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525CD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"[7]", "plainTextFormattedCitation" : "[7]", "previouslyFormattedCitation" : "[7]" }, "properties" : { "noteIndex" : 0 }, "schema" : "https://github.com/citation-style-language/schema/raw/master/csl-citation.json" }</w:instrText>
      </w:r>
      <w:r w:rsidR="00515362">
        <w:fldChar w:fldCharType="separate"/>
      </w:r>
      <w:r w:rsidR="00515362" w:rsidRPr="00515362">
        <w:rPr>
          <w:noProof/>
        </w:rPr>
        <w:t>[7]</w:t>
      </w:r>
      <w:r w:rsidR="00515362">
        <w:fldChar w:fldCharType="end"/>
      </w:r>
      <w:r>
        <w:t xml:space="preserve">.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w:t>
      </w:r>
      <w:r>
        <w:lastRenderedPageBreak/>
        <w:t>sample</w:t>
      </w:r>
      <w:r w:rsidR="00162CDE">
        <w:t>s</w:t>
      </w:r>
      <w:r>
        <w:t xml:space="preserve"> to estimate statistical significance </w:t>
      </w:r>
      <w:r w:rsidR="00162CDE">
        <w:t xml:space="preserve">as </w:t>
      </w:r>
      <w:r>
        <w:t xml:space="preserve">many of these significant differences are likely due to chance </w:t>
      </w:r>
      <w:r w:rsidR="00152A80" w:rsidRPr="00137B62">
        <w:fldChar w:fldCharType="begin" w:fldLock="1"/>
      </w:r>
      <w:r w:rsidR="00525CD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"[9]" }, "properties" : { "noteIndex" : 0 }, "schema" : "https://github.com/citation-style-language/schema/raw/master/csl-citation.json" }</w:instrText>
      </w:r>
      <w:r w:rsidR="00152A80" w:rsidRPr="00137B62">
        <w:fldChar w:fldCharType="separate"/>
      </w:r>
      <w:r w:rsidR="00525CD5" w:rsidRPr="00525CD5">
        <w:rPr>
          <w:noProof/>
        </w:rPr>
        <w:t>[10]</w:t>
      </w:r>
      <w:r w:rsidR="00152A80" w:rsidRPr="00137B62">
        <w:fldChar w:fldCharType="end"/>
      </w:r>
      <w:r w:rsidR="00877DCF">
        <w:t>).</w:t>
      </w:r>
    </w:p>
    <w:p w14:paraId="716B8877" w14:textId="6691F2C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step towards better knowledge accrual is via the use of meta-analyses, where the focus is not on the statistical significance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 This strategy relies somewhat on increasing the incentives for replication in the literature, an approach currently advanced by </w:t>
      </w:r>
      <w:proofErr w:type="spellStart"/>
      <w:r>
        <w:t>RepliCHI</w:t>
      </w:r>
      <w:proofErr w:type="spellEnd"/>
      <w:r>
        <w:t xml:space="preserve"> </w:t>
      </w:r>
      <w:r w:rsidR="00152A80">
        <w:fldChar w:fldCharType="begin" w:fldLock="1"/>
      </w:r>
      <w:r w:rsidR="00525CD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"[17]" }, "properties" : { "noteIndex" : 0 }, "schema" : "https://github.com/citation-style-language/schema/raw/master/csl-citation.json" }</w:instrText>
      </w:r>
      <w:r w:rsidR="00152A80">
        <w:fldChar w:fldCharType="separate"/>
      </w:r>
      <w:r w:rsidR="00525CD5" w:rsidRPr="00525CD5">
        <w:rPr>
          <w:noProof/>
        </w:rPr>
        <w:t>[19]</w:t>
      </w:r>
      <w:r w:rsidR="00152A80">
        <w:fldChar w:fldCharType="end"/>
      </w:r>
      <w:r>
        <w:t xml:space="preserve">. While encouraging more standalone replication studies and meta-analyses is useful for knowledge accrual, we argue that it has difficulty fitting into CHI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5E1A393A"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CHI,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This fits well into the publishing incentives for CHI: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0" w:name="h.fi0b62oy54m" w:colFirst="0" w:colLast="0"/>
      <w:bookmarkEnd w:id="50"/>
      <w:r>
        <w:t>HCI Researchers conduct</w:t>
      </w:r>
      <w:r w:rsidR="0002541C">
        <w:t xml:space="preserve"> </w:t>
      </w:r>
      <w:r>
        <w:t xml:space="preserve">Few </w:t>
      </w:r>
      <w:r w:rsidR="0002541C">
        <w:t xml:space="preserve">Meta-Analyses </w:t>
      </w:r>
    </w:p>
    <w:p w14:paraId="0A819C8A" w14:textId="1470915B"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for the terms </w:t>
      </w:r>
      <w:r w:rsidRPr="00137B62">
        <w:rPr>
          <w:i/>
        </w:rPr>
        <w:t>meta-analysis</w:t>
      </w:r>
      <w:r>
        <w:t xml:space="preserve">, </w:t>
      </w:r>
      <w:r w:rsidRPr="00137B62">
        <w:rPr>
          <w:i/>
        </w:rPr>
        <w:t>meta-analyses</w:t>
      </w:r>
      <w:r>
        <w:t xml:space="preserve">, </w:t>
      </w:r>
      <w:proofErr w:type="spellStart"/>
      <w:r w:rsidRPr="00137B62">
        <w:rPr>
          <w:i/>
        </w:rPr>
        <w:t>metaanalysis</w:t>
      </w:r>
      <w:proofErr w:type="spellEnd"/>
      <w:r>
        <w:t xml:space="preserve">, or </w:t>
      </w:r>
      <w:proofErr w:type="spellStart"/>
      <w:r w:rsidRPr="00137B62">
        <w:rPr>
          <w:i/>
        </w:rPr>
        <w:t>metaanalyses</w:t>
      </w:r>
      <w:proofErr w:type="spellEnd"/>
      <w:r>
        <w:t xml:space="preserve"> in the abstract or title fields on Aug 17 2015, yielding 509 unique results. We examined abstracts and eliminated </w:t>
      </w:r>
      <w:commentRangeStart w:id="51"/>
      <w:commentRangeStart w:id="52"/>
      <w:r w:rsidRPr="00137B62">
        <w:t>151</w:t>
      </w:r>
      <w:commentRangeEnd w:id="51"/>
      <w:r w:rsidRPr="00D456ED">
        <w:commentReference w:id="51"/>
      </w:r>
      <w:commentRangeEnd w:id="52"/>
      <w:r w:rsidR="00522CC0">
        <w:rPr>
          <w:rStyle w:val="CommentReference"/>
        </w:rPr>
        <w:commentReference w:id="52"/>
      </w:r>
      <w:r>
        <w:t xml:space="preserve"> domain-specific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lastRenderedPageBreak/>
        <w:fldChar w:fldCharType="begin" w:fldLock="1"/>
      </w:r>
      <w:r w:rsidR="00525CD5">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"[9,18,21]", "plainTextFormattedCitation" : "[9,18,21]", "previouslyFormattedCitation" : "[19]" }, "properties" : { "noteIndex" : 0 }, "schema" : "https://github.com/citation-style-language/schema/raw/master/csl-citation.json" }</w:instrText>
      </w:r>
      <w:r w:rsidR="00525CD5">
        <w:fldChar w:fldCharType="separate"/>
      </w:r>
      <w:r w:rsidR="00525CD5" w:rsidRPr="00525CD5">
        <w:rPr>
          <w:noProof/>
        </w:rPr>
        <w:t>[9,18,21]</w:t>
      </w:r>
      <w:r w:rsidR="00525CD5">
        <w:fldChar w:fldCharType="end"/>
      </w:r>
      <w:r>
        <w:t xml:space="preserve"> This low number prompted us to search the DL full text for “meta-analysis” for the top venues, yielding 159 results. The top 3 results were the meta-analyses we had already found, and we did not find any others after reviewing the abstracts (and full 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ICMI '06: Proceedings of the 8th international conference on Multimodal interfaces</w:t>
      </w:r>
      <w:r w:rsidRPr="00D456ED">
        <w:t>).</w:t>
      </w:r>
      <w:r>
        <w:t xml:space="preserve"> </w:t>
      </w:r>
    </w:p>
    <w:p w14:paraId="10A98661" w14:textId="300EC943" w:rsidR="0002541C" w:rsidRDefault="009902C7" w:rsidP="0002541C">
      <w:r>
        <w:t>Our search suggests that m</w:t>
      </w:r>
      <w:r w:rsidR="0002541C">
        <w:t>eta-analyses are not being rewarded by the current publishing incentives of the community.</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r>
        <w:t>. 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r w:rsidR="00AC192D">
        <w:t>T</w:t>
      </w:r>
      <w:r w:rsidR="007D23A2">
        <w:t xml:space="preserve">hat other way </w:t>
      </w:r>
      <w:r w:rsidR="00AC192D">
        <w:t>is</w:t>
      </w:r>
      <w:r w:rsidR="007D23A2">
        <w:t xml:space="preserve"> Bayesian analysis.</w:t>
      </w:r>
    </w:p>
    <w:p w14:paraId="6075F877" w14:textId="4FCE7C0E"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BAYESIAN KNOWLEDGE ACCRUAL </w:t>
      </w:r>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3" w:name="h.8lhpz8gw9lf" w:colFirst="0" w:colLast="0"/>
      <w:bookmarkEnd w:id="53"/>
      <w:r>
        <w:t xml:space="preserve">Domain: </w:t>
      </w:r>
      <w:r w:rsidR="00C54B4A">
        <w:t xml:space="preserve">Varying progress </w:t>
      </w:r>
      <w:r w:rsidR="00D17BE2">
        <w:t>indicators</w:t>
      </w:r>
      <w:r>
        <w:t xml:space="preserve"> in online surveys</w:t>
      </w:r>
    </w:p>
    <w:p w14:paraId="50034B8B" w14:textId="2DFB3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CHI audience (as many researchers in our field make use of online surveys), and because a meta-analysis has previously been conducted in this domain by </w:t>
      </w:r>
      <w:proofErr w:type="spellStart"/>
      <w:r>
        <w:t>Villar</w:t>
      </w:r>
      <w:proofErr w:type="spellEnd"/>
      <w:r>
        <w:t xml:space="preserve"> </w:t>
      </w:r>
      <w:r>
        <w:rPr>
          <w:i/>
        </w:rPr>
        <w:t>et al.</w:t>
      </w:r>
      <w:r w:rsidR="00D44708">
        <w:rPr>
          <w:i/>
        </w:rPr>
        <w:fldChar w:fldCharType="begin" w:fldLock="1"/>
      </w:r>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proofErr w:type="spellStart"/>
      <w:r>
        <w:t>etc</w:t>
      </w:r>
      <w:proofErr w:type="spellEnd"/>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31EF222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r w:rsidR="00D44708">
        <w:rPr>
          <w:i/>
        </w:rPr>
        <w:fldChar w:fldCharType="begin" w:fldLock="1"/>
      </w:r>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D44708">
        <w:t>,</w:t>
      </w:r>
      <w:r>
        <w:t xml:space="preserve"> found that using a </w:t>
      </w:r>
      <w:r>
        <w:rPr>
          <w:i/>
        </w:rPr>
        <w:t>slow-to-fast</w:t>
      </w:r>
      <w:r>
        <w:t xml:space="preserve"> progress indicator</w:t>
      </w:r>
      <w:r w:rsidR="00D17BE2">
        <w:t xml:space="preserve"> </w:t>
      </w:r>
      <w:r>
        <w:t xml:space="preserve">decreased the probability that a person would complete the survey. They found an </w:t>
      </w:r>
      <w:r>
        <w:lastRenderedPageBreak/>
        <w:t>effect size (as a log odds ratio</w:t>
      </w:r>
      <w:r>
        <w:rPr>
          <w:vertAlign w:val="superscript"/>
        </w:rPr>
        <w:footnoteReference w:id="3"/>
      </w:r>
      <w:r>
        <w:t>) of ~-0.45.</w:t>
      </w:r>
      <w:r>
        <w:rPr>
          <w:vertAlign w:val="superscript"/>
        </w:rPr>
        <w:footnoteReference w:id="4"/>
      </w:r>
      <w:r>
        <w:t xml:space="preserve"> A </w:t>
      </w:r>
      <w:proofErr w:type="spellStart"/>
      <w:r>
        <w:t>log</w:t>
      </w:r>
      <w:proofErr w:type="spellEnd"/>
      <w:r>
        <w:t xml:space="preserve"> odds ratio 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 w:name="h.ktgc8lzco6fd" w:colFirst="0" w:colLast="0"/>
      <w:bookmarkEnd w:id="54"/>
      <w:r>
        <w:t>Simulation Method</w:t>
      </w:r>
    </w:p>
    <w:p w14:paraId="2CDDAA9D" w14:textId="3E4C143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3DFD1E1C"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r w:rsidR="00D44708">
        <w:rPr>
          <w:i/>
        </w:rPr>
        <w:fldChar w:fldCharType="begin" w:fldLock="1"/>
      </w:r>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77777777"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CHI community: through comparison </w:t>
      </w:r>
      <w:r>
        <w:lastRenderedPageBreak/>
        <w:t xml:space="preserve">to previous state-of-the-art results. Perhaps some authors, 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5" w:name="h.y3op86qbe8qr" w:colFirst="0" w:colLast="0"/>
      <w:bookmarkEnd w:id="55"/>
      <w:r>
        <w:t>Frequentist analysis</w:t>
      </w:r>
    </w:p>
    <w:p w14:paraId="53FA4BAB" w14:textId="1E82834A"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3632" behindDoc="0" locked="0" layoutInCell="1" allowOverlap="1" wp14:anchorId="59DC8238" wp14:editId="747E03B3">
                <wp:simplePos x="0" y="0"/>
                <wp:positionH relativeFrom="margin">
                  <wp:posOffset>0</wp:posOffset>
                </wp:positionH>
                <wp:positionV relativeFrom="margin">
                  <wp:posOffset>3810</wp:posOffset>
                </wp:positionV>
                <wp:extent cx="6391275" cy="33007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300730"/>
                        </a:xfrm>
                        <a:prstGeom prst="rect">
                          <a:avLst/>
                        </a:prstGeom>
                        <a:noFill/>
                        <a:ln w="9525">
                          <a:noFill/>
                          <a:miter lim="800000"/>
                          <a:headEnd/>
                          <a:tailEnd/>
                        </a:ln>
                      </wps:spPr>
                      <wps:txbx>
                        <w:txbxContent>
                          <w:p w14:paraId="1E87DFFD" w14:textId="453AA2FC" w:rsidR="000B0365" w:rsidRDefault="000B036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7DD3480" w14:textId="214AF241" w:rsidR="000B0365" w:rsidRDefault="000B0365" w:rsidP="0002541C">
                            <w:pPr>
                              <w:pStyle w:val="Caption"/>
                            </w:pPr>
                            <w:bookmarkStart w:id="56" w:name="_Ref430911630"/>
                            <w:r>
                              <w:t xml:space="preserve">Figure </w:t>
                            </w:r>
                            <w:fldSimple w:instr=" SEQ Figure \* ARABIC ">
                              <w:r w:rsidR="00E5148B">
                                <w:rPr>
                                  <w:noProof/>
                                </w:rPr>
                                <w:t>1</w:t>
                              </w:r>
                            </w:fldSimple>
                            <w:bookmarkEnd w:id="56"/>
                            <w:r>
                              <w:t>. Forest plots of effects from the frequentist and Bayesian analyses applied to one of our simulated worlds with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25pt;height:259.9pt;z-index:251653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" filled="f" stroked="f">
                <v:textbox style="mso-fit-shape-to-text:t" inset="0,0,0,0">
                  <w:txbxContent>
                    <w:p w14:paraId="1E87DFFD" w14:textId="453AA2FC" w:rsidR="000B0365" w:rsidRDefault="000B036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7DD3480" w14:textId="214AF241" w:rsidR="000B0365" w:rsidRDefault="000B0365" w:rsidP="0002541C">
                      <w:pPr>
                        <w:pStyle w:val="Caption"/>
                      </w:pPr>
                      <w:bookmarkStart w:id="57" w:name="_Ref430911630"/>
                      <w:r>
                        <w:t xml:space="preserve">Figure </w:t>
                      </w:r>
                      <w:fldSimple w:instr=" SEQ Figure \* ARABIC ">
                        <w:r w:rsidR="00E5148B">
                          <w:rPr>
                            <w:noProof/>
                          </w:rPr>
                          <w:t>1</w:t>
                        </w:r>
                      </w:fldSimple>
                      <w:bookmarkEnd w:id="57"/>
                      <w:r>
                        <w:t>. Forest plots of effects from the frequentist and Bayesian analyses applied to one of our simulated worlds with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w:t>
      </w:r>
      <w:proofErr w:type="spellStart"/>
      <w:r w:rsidR="0002541C">
        <w:t>Villar</w:t>
      </w:r>
      <w:proofErr w:type="spellEnd"/>
      <w:r w:rsidR="0002541C">
        <w:t xml:space="preserve"> </w:t>
      </w:r>
      <w:r w:rsidR="0002541C">
        <w:rPr>
          <w:i/>
        </w:rPr>
        <w:t>et al.</w:t>
      </w:r>
      <w:r w:rsidR="0002541C">
        <w:t xml:space="preserve"> </w:t>
      </w:r>
      <w:r w:rsidR="00D44708">
        <w:rPr>
          <w:i/>
        </w:rPr>
        <w:fldChar w:fldCharType="begin" w:fldLock="1"/>
      </w:r>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8" w:name="h.ctmchuoa4g4" w:colFirst="0" w:colLast="0"/>
      <w:bookmarkEnd w:id="58"/>
      <w:r>
        <w:t>Bayesian analysis</w:t>
      </w:r>
    </w:p>
    <w:p w14:paraId="5D13BAE2" w14:textId="23C9F25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xml:space="preserve">. We assume this could happen, for example,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36BB450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centered at 0 (no effect) with a scale equal to the furthest point in the 95% credibility interval</w:t>
      </w:r>
      <w:r w:rsidR="00C61C18">
        <w:rPr>
          <w:rStyle w:val="FootnoteReference"/>
        </w:rPr>
        <w:footnoteReference w:id="7"/>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525CD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"[13]" }, "properties" : { "noteIndex" : 0 }, "schema" : "https://github.com/citation-style-language/schema/raw/master/csl-citation.json" }</w:instrText>
      </w:r>
      <w:r w:rsidR="00D44708" w:rsidRPr="00137B62">
        <w:fldChar w:fldCharType="separate"/>
      </w:r>
      <w:r w:rsidR="00525CD5" w:rsidRPr="00525CD5">
        <w:rPr>
          <w:noProof/>
        </w:rPr>
        <w:t>[14]</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9" w:name="h.oqgmlfe0lndx" w:colFirst="0" w:colLast="0"/>
      <w:bookmarkEnd w:id="59"/>
      <w:r>
        <w:lastRenderedPageBreak/>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0" w:name="h.q3r5mt23g97x" w:colFirst="0" w:colLast="0"/>
      <w:bookmarkEnd w:id="60"/>
      <w:r>
        <w:t>In a single world</w:t>
      </w:r>
    </w:p>
    <w:p w14:paraId="2ECE8805" w14:textId="5D6EDC7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proofErr w:type="gramStart"/>
      <w:r w:rsidR="004110D7">
        <w:t xml:space="preserve">A </w:t>
      </w:r>
      <w:r>
        <w:t>and</w:t>
      </w:r>
      <w:proofErr w:type="gramEnd"/>
      <w:r>
        <w:t xml:space="preserve">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B</w:t>
      </w:r>
      <w:r>
        <w:t>. Each figure shows a 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0.05</w:t>
      </w:r>
      <w:r w:rsidR="00061D6B">
        <w:t>, suggesting that the null hypothesis (i.e., no effect) can be rejected with 95% confidence.</w:t>
      </w:r>
      <w:r>
        <w:t xml:space="preserve"> The dashed vertical lines indicate the true effect sizes from which the data was simulated.</w:t>
      </w:r>
    </w:p>
    <w:p w14:paraId="450BEB23" w14:textId="6D7C922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61" w:author="Matthew Kay" w:date="2015-12-27T13:57:00Z">
        <w:r w:rsidDel="00466059">
          <w:delText xml:space="preserve"> --- </w:delText>
        </w:r>
      </w:del>
      <w:ins w:id="62"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010CDF2F"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71040" behindDoc="0" locked="0" layoutInCell="1" allowOverlap="1" wp14:anchorId="329CCF01" wp14:editId="4EDCF3ED">
                <wp:simplePos x="0" y="0"/>
                <wp:positionH relativeFrom="margin">
                  <wp:posOffset>3352800</wp:posOffset>
                </wp:positionH>
                <wp:positionV relativeFrom="margin">
                  <wp:posOffset>41910</wp:posOffset>
                </wp:positionV>
                <wp:extent cx="3044825" cy="13813155"/>
                <wp:effectExtent l="0" t="0" r="3175" b="133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3813155"/>
                        </a:xfrm>
                        <a:prstGeom prst="rect">
                          <a:avLst/>
                        </a:prstGeom>
                        <a:noFill/>
                        <a:ln w="9525">
                          <a:noFill/>
                          <a:miter lim="800000"/>
                          <a:headEnd/>
                          <a:tailEnd/>
                        </a:ln>
                      </wps:spPr>
                      <wps:txbx>
                        <w:txbxContent>
                          <w:p w14:paraId="2E2DACFC" w14:textId="05600D97" w:rsidR="000B0365" w:rsidRDefault="001E6B3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1">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0B0365" w:rsidRDefault="00A01622"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0B0365" w:rsidRDefault="000B0365" w:rsidP="00B333C0">
                            <w:pPr>
                              <w:pStyle w:val="Caption"/>
                            </w:pPr>
                            <w:bookmarkStart w:id="63" w:name="_Ref430911856"/>
                            <w:r>
                              <w:t xml:space="preserve">Figure </w:t>
                            </w:r>
                            <w:fldSimple w:instr=" SEQ Figure \* ARABIC ">
                              <w:r w:rsidR="00E5148B">
                                <w:rPr>
                                  <w:noProof/>
                                </w:rPr>
                                <w:t>2</w:t>
                              </w:r>
                            </w:fldSimple>
                            <w:bookmarkEnd w:id="63"/>
                            <w:r>
                              <w:t>. Results of the Frequentist (A) and Bayesian (B) analyses of all simulated worlds, n=100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1087.65pt;z-index:251671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" filled="f" stroked="f">
                <v:textbox style="mso-fit-shape-to-text:t" inset="0,0,0,0">
                  <w:txbxContent>
                    <w:p w14:paraId="2E2DACFC" w14:textId="05600D97" w:rsidR="000B0365" w:rsidRDefault="001E6B3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1">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0B0365" w:rsidRDefault="00A01622"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0B0365" w:rsidRDefault="000B0365" w:rsidP="00B333C0">
                      <w:pPr>
                        <w:pStyle w:val="Caption"/>
                      </w:pPr>
                      <w:bookmarkStart w:id="64" w:name="_Ref430911856"/>
                      <w:r>
                        <w:t xml:space="preserve">Figure </w:t>
                      </w:r>
                      <w:fldSimple w:instr=" SEQ Figure \* ARABIC ">
                        <w:r w:rsidR="00E5148B">
                          <w:rPr>
                            <w:noProof/>
                          </w:rPr>
                          <w:t>2</w:t>
                        </w:r>
                      </w:fldSimple>
                      <w:bookmarkEnd w:id="64"/>
                      <w:r>
                        <w:t>. Results of the Frequentist (A) and Bayesian (B) analyses of all simulated worlds, n=100 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 null hypothesis tests: experiments 1 and 3 reject the null (p &lt; 0.05);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CHI standard practice)</w:t>
      </w:r>
      <w:r w:rsidR="0002541C">
        <w:t xml:space="preserve">. </w:t>
      </w:r>
    </w:p>
    <w:p w14:paraId="35590E46" w14:textId="126126B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w:t>
      </w:r>
      <w:proofErr w:type="spellStart"/>
      <w:r>
        <w:t>Gelman</w:t>
      </w:r>
      <w:proofErr w:type="spellEnd"/>
      <w:r>
        <w:t xml:space="preserve"> </w:t>
      </w:r>
      <w:r>
        <w:rPr>
          <w:i/>
        </w:rPr>
        <w:t>et al.</w:t>
      </w:r>
      <w:r w:rsidR="00D67EE2">
        <w:rPr>
          <w:i/>
        </w:rPr>
        <w:t xml:space="preserve"> </w:t>
      </w:r>
      <w:r w:rsidR="00D67EE2">
        <w:fldChar w:fldCharType="begin" w:fldLock="1"/>
      </w:r>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one publication early</w:t>
      </w:r>
      <w:r>
        <w:t xml:space="preserve">. </w:t>
      </w:r>
      <w:r>
        <w:rPr>
          <w:b/>
        </w:rPr>
        <w:t>Bayesian analysis helps us learn faster and with fewer studies</w:t>
      </w:r>
      <w:r>
        <w:t xml:space="preserve">. </w:t>
      </w:r>
    </w:p>
    <w:p w14:paraId="348564E1" w14:textId="3417AD0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Besides the benefit of getting quantitative knowledge accrual into the literature without requiring publication of meta-analysis, this also has additional benefits for the authors of experiment 4: note that, even though they are testing a new technique that they don’t have strong priors for (the </w:t>
      </w:r>
      <w:r>
        <w:rPr>
          <w:i/>
        </w:rPr>
        <w:t xml:space="preserve">slow-to-fast </w:t>
      </w:r>
      <w:r>
        <w:t xml:space="preserve">indicator), the strong prior knowledge of the effect of the </w:t>
      </w:r>
      <w:r>
        <w:rPr>
          <w:i/>
        </w:rPr>
        <w:t xml:space="preserve">fast-to-slow </w:t>
      </w:r>
      <w:r>
        <w:t xml:space="preserve">indicator helps them estimate 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5" w:name="h.heqzo6ouerk" w:colFirst="0" w:colLast="0"/>
      <w:bookmarkEnd w:id="65"/>
      <w:r>
        <w:t>In many worlds</w:t>
      </w:r>
    </w:p>
    <w:p w14:paraId="3A61DA71" w14:textId="1F7D67D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proofErr w:type="gramStart"/>
      <w:r w:rsidR="00C61C18">
        <w:t>A</w:t>
      </w:r>
      <w:proofErr w:type="gramEnd"/>
      <w:r>
        <w:t xml:space="preserve"> represents the mean estimated effect from the frequentist analysis in one of the simulated worlds.</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r w:rsidR="00C61C18">
        <w:t xml:space="preserve">B </w:t>
      </w:r>
      <w:r>
        <w:t xml:space="preserve">shows the mean estimated effects from the Bayesian analyses. </w:t>
      </w:r>
    </w:p>
    <w:p w14:paraId="34DF9F0C" w14:textId="68EE19E5"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66" w:author="Matthew Kay" w:date="2015-12-27T13:07:00Z">
            <w:rPr/>
          </w:rPrChange>
        </w:rPr>
      </w:pPr>
      <w:r>
        <w:rPr>
          <w:noProof/>
        </w:rPr>
        <mc:AlternateContent>
          <mc:Choice Requires="wps">
            <w:drawing>
              <wp:anchor distT="45720" distB="45720" distL="114300" distR="114300" simplePos="0" relativeHeight="251651584" behindDoc="0" locked="0" layoutInCell="1" allowOverlap="1" wp14:anchorId="628A5BD8" wp14:editId="0D86AED5">
                <wp:simplePos x="0" y="0"/>
                <wp:positionH relativeFrom="margin">
                  <wp:posOffset>3333750</wp:posOffset>
                </wp:positionH>
                <wp:positionV relativeFrom="margin">
                  <wp:posOffset>3810</wp:posOffset>
                </wp:positionV>
                <wp:extent cx="3063240" cy="3876040"/>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76040"/>
                        </a:xfrm>
                        <a:prstGeom prst="rect">
                          <a:avLst/>
                        </a:prstGeom>
                        <a:noFill/>
                        <a:ln w="9525">
                          <a:noFill/>
                          <a:miter lim="800000"/>
                          <a:headEnd/>
                          <a:tailEnd/>
                        </a:ln>
                      </wps:spPr>
                      <wps:txbx>
                        <w:txbxContent>
                          <w:p w14:paraId="6664B056" w14:textId="2151D19A"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sidR="00FF0AB0">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3">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0B0365" w:rsidRDefault="000B0365" w:rsidP="00B333C0">
                            <w:pPr>
                              <w:pStyle w:val="Caption"/>
                            </w:pPr>
                            <w:bookmarkStart w:id="67" w:name="_Ref430912095"/>
                            <w:r>
                              <w:t xml:space="preserve">Figure </w:t>
                            </w:r>
                            <w:fldSimple w:instr=" SEQ Figure \* ARABIC ">
                              <w:r w:rsidR="00E5148B">
                                <w:rPr>
                                  <w:noProof/>
                                </w:rPr>
                                <w:t>3</w:t>
                              </w:r>
                            </w:fldSimple>
                            <w:bookmarkEnd w:id="67"/>
                            <w:r>
                              <w:t>. The effects of shrinkage in experiment 1 with 20 participants. A. From a single simulation, showing the shrinkage of a single estimate in the Bayesian analysis. B. The general shrinkage of estimates towards 0 from all simulations of experiment 1 with 20 participants.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5.2pt;z-index:251651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" filled="f" stroked="f">
                <v:textbox style="mso-fit-shape-to-text:t" inset="0,0,0,0">
                  <w:txbxContent>
                    <w:p w14:paraId="6664B056" w14:textId="2151D19A"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sidR="00FF0AB0">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3">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0B0365" w:rsidRDefault="000B0365" w:rsidP="00B333C0">
                      <w:pPr>
                        <w:pStyle w:val="Caption"/>
                      </w:pPr>
                      <w:bookmarkStart w:id="68" w:name="_Ref430912095"/>
                      <w:r>
                        <w:t xml:space="preserve">Figure </w:t>
                      </w:r>
                      <w:fldSimple w:instr=" SEQ Figure \* ARABIC ">
                        <w:r w:rsidR="00E5148B">
                          <w:rPr>
                            <w:noProof/>
                          </w:rPr>
                          <w:t>3</w:t>
                        </w:r>
                      </w:fldSimple>
                      <w:bookmarkEnd w:id="68"/>
                      <w:r>
                        <w:t>. The effects of shrinkage in experiment 1 with 20 participants. A. From a single simulation, showing the shrinkage of a single estimate in the Bayesian analysis. B. The general shrinkage of estimates towards 0 from all simulations of experiment 1 with 20 participants.</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more precise with each experiment in the Bayesian analysis, and the final estimate for </w:t>
      </w:r>
      <w:r w:rsidR="0002541C">
        <w:rPr>
          <w:i/>
        </w:rPr>
        <w:t>fast-to-slow</w:t>
      </w:r>
      <w:r w:rsidR="0002541C">
        <w:t xml:space="preserve"> resembles the frequentist meta-analysis, one study 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69"/>
      <w:commentRangeStart w:id="70"/>
      <w:r w:rsidR="0002541C">
        <w:t xml:space="preserve"> This is reflected in the root-mean-squared error of those estimates compared to their true effects in experiment</w:t>
      </w:r>
      <w:ins w:id="71" w:author="Matthew Kay" w:date="2015-12-27T13:07:00Z">
        <w:r w:rsidR="001E6B33">
          <w:t xml:space="preserve"> </w:t>
        </w:r>
      </w:ins>
      <w:del w:id="72" w:author="Matthew Kay" w:date="2015-12-27T13:07:00Z">
        <w:r w:rsidR="0002541C" w:rsidDel="001E6B33">
          <w:delText xml:space="preserve"> </w:delText>
        </w:r>
      </w:del>
      <w:r w:rsidR="0002541C">
        <w:t>4:</w:t>
      </w:r>
      <w:commentRangeEnd w:id="69"/>
      <w:r w:rsidR="00C522AF" w:rsidRPr="001E6B33">
        <w:rPr>
          <w:rStyle w:val="CommentReference"/>
          <w:szCs w:val="16"/>
        </w:rPr>
        <w:commentReference w:id="69"/>
      </w:r>
      <w:commentRangeEnd w:id="70"/>
      <w:r w:rsidR="00181B64" w:rsidRPr="001E6B33">
        <w:rPr>
          <w:rStyle w:val="CommentReference"/>
          <w:szCs w:val="16"/>
        </w:rPr>
        <w:commentReference w:id="70"/>
      </w:r>
    </w:p>
    <w:tbl>
      <w:tblPr>
        <w:tblStyle w:val="PlainTable21"/>
        <w:tblW w:w="0" w:type="auto"/>
        <w:tblCellMar>
          <w:top w:w="115" w:type="dxa"/>
          <w:left w:w="0" w:type="dxa"/>
          <w:right w:w="0" w:type="dxa"/>
        </w:tblCellMar>
        <w:tblLook w:val="04A0" w:firstRow="1" w:lastRow="0" w:firstColumn="1" w:lastColumn="0" w:noHBand="0" w:noVBand="1"/>
        <w:tblPrChange w:id="73" w:author="Matthew Kay" w:date="2015-12-27T13:21:00Z">
          <w:tblPr>
            <w:tblStyle w:val="PlainTable21"/>
            <w:tblW w:w="0" w:type="auto"/>
            <w:tblCellMar>
              <w:top w:w="115" w:type="dxa"/>
              <w:left w:w="0" w:type="dxa"/>
              <w:right w:w="0" w:type="dxa"/>
            </w:tblCellMar>
            <w:tblLook w:val="04A0" w:firstRow="1" w:lastRow="0" w:firstColumn="1" w:lastColumn="0" w:noHBand="0" w:noVBand="1"/>
          </w:tblPr>
        </w:tblPrChange>
      </w:tblPr>
      <w:tblGrid>
        <w:gridCol w:w="2469"/>
        <w:gridCol w:w="1287"/>
        <w:gridCol w:w="1068"/>
        <w:tblGridChange w:id="74">
          <w:tblGrid>
            <w:gridCol w:w="2463"/>
            <w:gridCol w:w="6"/>
            <w:gridCol w:w="5"/>
            <w:gridCol w:w="1279"/>
            <w:gridCol w:w="3"/>
            <w:gridCol w:w="2"/>
            <w:gridCol w:w="1066"/>
          </w:tblGrid>
        </w:tblGridChange>
      </w:tblGrid>
      <w:tr w:rsidR="00E60D1D" w:rsidRPr="001E6B33" w14:paraId="2719D359" w14:textId="77777777" w:rsidTr="00A01622">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75"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rFonts w:ascii="Arial" w:hAnsi="Arial" w:cs="Arial"/>
                <w:sz w:val="17"/>
                <w:szCs w:val="17"/>
                <w:rPrChange w:id="76"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Change w:id="77"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78" w:author="Matthew Kay" w:date="2015-12-27T13:29:00Z">
                  <w:rPr>
                    <w:rFonts w:ascii="Arial" w:hAnsi="Arial" w:cs="Arial"/>
                  </w:rPr>
                </w:rPrChange>
              </w:rPr>
            </w:pPr>
            <w:r w:rsidRPr="004E423F">
              <w:rPr>
                <w:rFonts w:ascii="Arial" w:hAnsi="Arial" w:cs="Arial"/>
                <w:sz w:val="17"/>
                <w:szCs w:val="17"/>
                <w:rPrChange w:id="79"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80" w:author="Matthew Kay" w:date="2015-12-27T13:21:00Z">
              <w:tcPr>
                <w:tcW w:w="1095" w:type="dxa"/>
                <w:gridSpan w:val="3"/>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81" w:author="Matthew Kay" w:date="2015-12-27T13:29:00Z">
                  <w:rPr>
                    <w:rFonts w:ascii="Arial" w:hAnsi="Arial" w:cs="Arial"/>
                  </w:rPr>
                </w:rPrChange>
              </w:rPr>
            </w:pPr>
            <w:r w:rsidRPr="004E423F">
              <w:rPr>
                <w:rFonts w:ascii="Arial" w:hAnsi="Arial" w:cs="Arial"/>
                <w:sz w:val="17"/>
                <w:szCs w:val="17"/>
                <w:rPrChange w:id="82" w:author="Matthew Kay" w:date="2015-12-27T13:29:00Z">
                  <w:rPr>
                    <w:rFonts w:ascii="Arial" w:hAnsi="Arial" w:cs="Arial"/>
                  </w:rPr>
                </w:rPrChange>
              </w:rPr>
              <w:t>Bayesian</w:t>
            </w:r>
          </w:p>
        </w:tc>
      </w:tr>
      <w:tr w:rsidR="00181B64" w:rsidRPr="001E6B33" w14:paraId="020474A0" w14:textId="77777777" w:rsidTr="009A2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83" w:author="Matthew Kay" w:date="2015-12-27T13:29:00Z">
                  <w:rPr>
                    <w:rFonts w:ascii="Arial" w:hAnsi="Arial" w:cs="Arial"/>
                    <w:b w:val="0"/>
                  </w:rPr>
                </w:rPrChange>
              </w:rPr>
            </w:pPr>
            <w:r w:rsidRPr="004E423F">
              <w:rPr>
                <w:rFonts w:ascii="Arial" w:hAnsi="Arial" w:cs="Arial"/>
                <w:sz w:val="17"/>
                <w:szCs w:val="17"/>
                <w:rPrChange w:id="84"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85" w:author="Matthew Kay" w:date="2015-12-27T13:29:00Z">
                  <w:rPr>
                    <w:rFonts w:ascii="Arial" w:hAnsi="Arial" w:cs="Arial"/>
                  </w:rPr>
                </w:rPrChange>
              </w:rPr>
            </w:pPr>
            <w:r w:rsidRPr="004E423F">
              <w:rPr>
                <w:rFonts w:ascii="Arial" w:hAnsi="Arial" w:cs="Arial"/>
                <w:sz w:val="17"/>
                <w:szCs w:val="17"/>
                <w:rPrChange w:id="86"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87" w:author="Matthew Kay" w:date="2015-12-27T13:29:00Z">
                  <w:rPr>
                    <w:rFonts w:ascii="Arial" w:hAnsi="Arial" w:cs="Arial"/>
                  </w:rPr>
                </w:rPrChange>
              </w:rPr>
            </w:pPr>
            <w:r w:rsidRPr="004E423F">
              <w:rPr>
                <w:rFonts w:ascii="Arial" w:hAnsi="Arial" w:cs="Arial"/>
                <w:sz w:val="17"/>
                <w:szCs w:val="17"/>
                <w:rPrChange w:id="88" w:author="Matthew Kay" w:date="2015-12-27T13:29:00Z">
                  <w:rPr>
                    <w:rFonts w:ascii="Arial" w:hAnsi="Arial" w:cs="Arial"/>
                  </w:rPr>
                </w:rPrChange>
              </w:rPr>
              <w:t>0.17</w:t>
            </w:r>
          </w:p>
        </w:tc>
      </w:tr>
      <w:tr w:rsidR="00E60D1D" w:rsidRPr="001E6B33" w14:paraId="22C17103" w14:textId="77777777" w:rsidTr="00A01622">
        <w:trPr>
          <w:trHeight w:val="119"/>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89" w:author="Matthew Kay" w:date="2015-12-27T13:21:00Z">
              <w:tcPr>
                <w:tcW w:w="2628" w:type="dxa"/>
                <w:gridSpan w:val="3"/>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90" w:author="Matthew Kay" w:date="2015-12-27T13:29:00Z">
                  <w:rPr>
                    <w:rFonts w:ascii="Arial" w:hAnsi="Arial" w:cs="Arial"/>
                    <w:b w:val="0"/>
                  </w:rPr>
                </w:rPrChange>
              </w:rPr>
            </w:pPr>
            <w:r w:rsidRPr="004E423F">
              <w:rPr>
                <w:rFonts w:ascii="Arial" w:hAnsi="Arial" w:cs="Arial"/>
                <w:sz w:val="17"/>
                <w:szCs w:val="17"/>
                <w:rPrChange w:id="91" w:author="Matthew Kay" w:date="2015-12-27T13:29:00Z">
                  <w:rPr>
                    <w:rFonts w:ascii="Arial" w:hAnsi="Arial" w:cs="Arial"/>
                  </w:rPr>
                </w:rPrChange>
              </w:rPr>
              <w:t>slow-to-fast − control</w:t>
            </w:r>
          </w:p>
        </w:tc>
        <w:tc>
          <w:tcPr>
            <w:tcW w:w="1317" w:type="dxa"/>
            <w:tcBorders>
              <w:top w:val="nil"/>
              <w:bottom w:val="nil"/>
            </w:tcBorders>
            <w:tcMar>
              <w:top w:w="0" w:type="dxa"/>
            </w:tcMar>
            <w:tcPrChange w:id="92"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93" w:author="Matthew Kay" w:date="2015-12-27T13:29:00Z">
                  <w:rPr>
                    <w:rFonts w:ascii="Arial" w:hAnsi="Arial" w:cs="Arial"/>
                  </w:rPr>
                </w:rPrChange>
              </w:rPr>
            </w:pPr>
            <w:r w:rsidRPr="004E423F">
              <w:rPr>
                <w:rFonts w:ascii="Arial" w:hAnsi="Arial" w:cs="Arial"/>
                <w:sz w:val="17"/>
                <w:szCs w:val="17"/>
                <w:rPrChange w:id="94" w:author="Matthew Kay" w:date="2015-12-27T13:29:00Z">
                  <w:rPr>
                    <w:rFonts w:ascii="Arial" w:hAnsi="Arial" w:cs="Arial"/>
                  </w:rPr>
                </w:rPrChange>
              </w:rPr>
              <w:t>0.27</w:t>
            </w:r>
          </w:p>
        </w:tc>
        <w:tc>
          <w:tcPr>
            <w:tcW w:w="1095" w:type="dxa"/>
            <w:tcBorders>
              <w:top w:val="nil"/>
              <w:bottom w:val="nil"/>
            </w:tcBorders>
            <w:tcMar>
              <w:top w:w="0" w:type="dxa"/>
            </w:tcMar>
            <w:tcPrChange w:id="95"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96" w:author="Matthew Kay" w:date="2015-12-27T13:29:00Z">
                  <w:rPr>
                    <w:rFonts w:ascii="Arial" w:hAnsi="Arial" w:cs="Arial"/>
                  </w:rPr>
                </w:rPrChange>
              </w:rPr>
            </w:pPr>
            <w:r w:rsidRPr="004E423F">
              <w:rPr>
                <w:rFonts w:ascii="Arial" w:hAnsi="Arial" w:cs="Arial"/>
                <w:sz w:val="17"/>
                <w:szCs w:val="17"/>
                <w:rPrChange w:id="97" w:author="Matthew Kay" w:date="2015-12-27T13:29:00Z">
                  <w:rPr>
                    <w:rFonts w:ascii="Arial" w:hAnsi="Arial" w:cs="Arial"/>
                  </w:rPr>
                </w:rPrChange>
              </w:rPr>
              <w:t>0.20</w:t>
            </w:r>
          </w:p>
        </w:tc>
      </w:tr>
      <w:tr w:rsidR="00E60D1D" w:rsidRPr="001E6B33" w14:paraId="18C3F409" w14:textId="77777777" w:rsidTr="00A01622">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98" w:author="Matthew Kay" w:date="2015-12-27T13:21:00Z">
              <w:tcPr>
                <w:tcW w:w="2628" w:type="dxa"/>
                <w:gridSpan w:val="3"/>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99" w:author="Matthew Kay" w:date="2015-12-27T13:29:00Z">
                  <w:rPr>
                    <w:rFonts w:ascii="Arial" w:hAnsi="Arial" w:cs="Arial"/>
                    <w:b w:val="0"/>
                  </w:rPr>
                </w:rPrChange>
              </w:rPr>
            </w:pPr>
            <w:r w:rsidRPr="004E423F">
              <w:rPr>
                <w:rFonts w:ascii="Arial" w:hAnsi="Arial" w:cs="Arial"/>
                <w:sz w:val="17"/>
                <w:szCs w:val="17"/>
                <w:rPrChange w:id="100"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101"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02" w:author="Matthew Kay" w:date="2015-12-27T13:29:00Z">
                  <w:rPr>
                    <w:rFonts w:ascii="Arial" w:hAnsi="Arial" w:cs="Arial"/>
                  </w:rPr>
                </w:rPrChange>
              </w:rPr>
            </w:pPr>
            <w:r w:rsidRPr="004E423F">
              <w:rPr>
                <w:rFonts w:ascii="Arial" w:hAnsi="Arial" w:cs="Arial"/>
                <w:sz w:val="17"/>
                <w:szCs w:val="17"/>
                <w:rPrChange w:id="103"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104"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05" w:author="Matthew Kay" w:date="2015-12-27T13:29:00Z">
                  <w:rPr>
                    <w:rFonts w:ascii="Arial" w:hAnsi="Arial" w:cs="Arial"/>
                  </w:rPr>
                </w:rPrChange>
              </w:rPr>
            </w:pPr>
            <w:r w:rsidRPr="004E423F">
              <w:rPr>
                <w:rFonts w:ascii="Arial" w:hAnsi="Arial" w:cs="Arial"/>
                <w:sz w:val="17"/>
                <w:szCs w:val="17"/>
                <w:rPrChange w:id="106"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fldSimple w:instr=" SEQ Table \* ARABIC ">
        <w:r w:rsidR="00E5148B">
          <w:rPr>
            <w:noProof/>
          </w:rPr>
          <w:t>1</w:t>
        </w:r>
      </w:fldSimple>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32A8D0C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525CD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"[4,11]", "plainTextFormattedCitation" : "[4,11]", "previouslyFormattedCitation" : "[4,10]" }, "properties" : { "noteIndex" : 0 }, "schema" : "https://github.com/citation-style-language/schema/raw/master/csl-citation.json" }</w:instrText>
      </w:r>
      <w:r w:rsidR="00D67EE2">
        <w:fldChar w:fldCharType="separate"/>
      </w:r>
      <w:r w:rsidR="00525CD5" w:rsidRPr="00525CD5">
        <w:rPr>
          <w:noProof/>
        </w:rPr>
        <w:t>[4,11]</w:t>
      </w:r>
      <w:r w:rsidR="00D67EE2">
        <w:fldChar w:fldCharType="end"/>
      </w:r>
      <w:r>
        <w:t xml:space="preserve">. With a frequentist analysis, this increases the probability of what </w:t>
      </w:r>
      <w:proofErr w:type="spellStart"/>
      <w:r>
        <w:t>Gelman</w:t>
      </w:r>
      <w:proofErr w:type="spellEnd"/>
      <w:r>
        <w:t xml:space="preserve"> calls a </w:t>
      </w:r>
      <w:r>
        <w:rPr>
          <w:i/>
        </w:rPr>
        <w:t xml:space="preserve">magnitude error </w:t>
      </w:r>
      <w:r w:rsidR="00D67EE2">
        <w:rPr>
          <w:i/>
        </w:rPr>
        <w:fldChar w:fldCharType="begin" w:fldLock="1"/>
      </w:r>
      <w:r w:rsidR="00D67EE2">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D67EE2">
        <w:rPr>
          <w:i/>
        </w:rPr>
        <w:fldChar w:fldCharType="separate"/>
      </w:r>
      <w:r w:rsidR="00D67EE2" w:rsidRPr="00D67EE2">
        <w:rPr>
          <w:noProof/>
        </w:rPr>
        <w:t>[2]</w:t>
      </w:r>
      <w:r w:rsidR="00D67EE2">
        <w:rPr>
          <w:i/>
        </w:rPr>
        <w:fldChar w:fldCharType="end"/>
      </w:r>
      <w:r>
        <w:t xml:space="preserve">: because the confidence intervals are so wide, the only effects that reach significance are those that overestimate the effect size. </w:t>
      </w:r>
    </w:p>
    <w:p w14:paraId="3C8C2EB4" w14:textId="40D4B00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That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 xml:space="preserve">contributions to the field. Thus, we ask: can Bayesian analysis help make better use of our limited resources? Can we do better than simply admonishing researchers to recruit more participants? To assess this, we repeated our simulations with 20 participants per condition instead of 100.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7" w:name="h.vhudg29zx9ky" w:colFirst="0" w:colLast="0"/>
      <w:bookmarkEnd w:id="107"/>
      <w:r>
        <w:t>Results</w:t>
      </w:r>
    </w:p>
    <w:p w14:paraId="3C5F9892" w14:textId="7181D79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the precision of our estimates (width of the confidence interval) guarantees that any significant results of the frequentist analysis will hugely over-estimate the size of the effect. However, even though we haven’t (in our hypothetical world) studied this particular effect before, we do have some prior knowledge about what constitutes small, medium, and large effects in studies of human behavior. </w:t>
      </w:r>
      <w:r w:rsidR="00ED2D34">
        <w:t xml:space="preserve">In the Bayesian analysis, this </w:t>
      </w:r>
      <w:r>
        <w:t>knowledge is encoded in the prior we set on the effect</w:t>
      </w:r>
      <w:r w:rsidR="00C61C18">
        <w:t xml:space="preserve">; here, we adopt a weakly-informed prior </w:t>
      </w:r>
      <w:r>
        <w:t xml:space="preserve">from </w:t>
      </w:r>
      <w:proofErr w:type="spellStart"/>
      <w:r>
        <w:t>Gelman</w:t>
      </w:r>
      <w:proofErr w:type="spellEnd"/>
      <w:r w:rsidR="00D67EE2">
        <w:t xml:space="preserve"> </w:t>
      </w:r>
      <w:r w:rsidR="00D67EE2">
        <w:fldChar w:fldCharType="begin" w:fldLock="1"/>
      </w:r>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r w:rsidR="00D67EE2">
        <w:fldChar w:fldCharType="end"/>
      </w:r>
      <w:r>
        <w:t xml:space="preserve">. </w:t>
      </w:r>
    </w:p>
    <w:p w14:paraId="449B68E4" w14:textId="74852494"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how much evidence we have: while our prior had only a small effect on estimates in the 200-participant experiments (where we had enough evidence to easily shift a diffuse prior), with only 20 participants our prior has more influence. In the frequentist world we might intuitively dismiss overly large effect sizes in small studies as unreasonable; in the Bayesian world we</w:t>
      </w:r>
      <w:r w:rsidR="00ED2D34">
        <w:t xml:space="preserve"> can consistently and quantitatively apply</w:t>
      </w:r>
      <w:r>
        <w:t xml:space="preserve"> this intuition </w:t>
      </w:r>
      <w:r w:rsidR="00ED2D34">
        <w:t>by encoding it in</w:t>
      </w:r>
      <w:r>
        <w:t xml:space="preserve"> a </w:t>
      </w:r>
      <w:r>
        <w:lastRenderedPageBreak/>
        <w:t>prior and us</w:t>
      </w:r>
      <w:r w:rsidR="00ED2D34">
        <w:t>ing the prior</w:t>
      </w:r>
      <w:r>
        <w:t xml:space="preserve"> to shift unreasonably large effects towards zero. This is called </w:t>
      </w:r>
      <w:r>
        <w:rPr>
          <w:b/>
        </w:rPr>
        <w:t>shrinkage</w:t>
      </w:r>
      <w:r>
        <w:t>.</w:t>
      </w:r>
      <w:r w:rsidR="00B333C0">
        <w:t xml:space="preserve"> </w:t>
      </w:r>
    </w:p>
    <w:p w14:paraId="493190CD" w14:textId="7D2B223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can see the effects of shrinkage by comparing a large estimate 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E5148B">
        <w:t xml:space="preserve">Figure </w:t>
      </w:r>
      <w:r w:rsidR="00E5148B">
        <w:rPr>
          <w:noProof/>
        </w:rPr>
        <w:t>3</w:t>
      </w:r>
      <w:r w:rsidR="00C61C18">
        <w:fldChar w:fldCharType="end"/>
      </w:r>
      <w:r w:rsidR="00B333C0">
        <w:t>).</w:t>
      </w:r>
      <w:r w:rsidR="00C61C18">
        <w:t xml:space="preserve"> </w:t>
      </w:r>
      <w:r>
        <w:t>The Bayesian approach shrinks the unreasonably large estimate a little bit towards 0, reflecting our skepticism. The resulting posterior is still quite diffuse: we haven’t learned all that much from the small study. But what we have learned is reasonable in proportion to what we knew before and how much evidence we have. This posterior still advances the knowledge of the field such that subsequent studies will be more precise</w:t>
      </w:r>
      <w:ins w:id="108" w:author="Matthew Kay" w:date="2015-12-27T13:57:00Z">
        <w:r w:rsidR="00466059">
          <w:t>—</w:t>
        </w:r>
      </w:ins>
      <w:del w:id="109" w:author="Matthew Kay" w:date="2015-12-27T13:57:00Z">
        <w:r w:rsidDel="00466059">
          <w:delText xml:space="preserve"> --- </w:delText>
        </w:r>
      </w:del>
      <w:r>
        <w:t xml:space="preserve">even if it doesn’t reach a frequentist notion of significance (note that to reach significance </w:t>
      </w:r>
      <w:r w:rsidR="00AC192D">
        <w:t xml:space="preserve">with samples of 20, </w:t>
      </w:r>
      <w:r>
        <w:t xml:space="preserve">the effect would need to be nearly 3 times the actual effect!). </w:t>
      </w:r>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0" w:name="h.n45cddxwr11g" w:colFirst="0" w:colLast="0"/>
      <w:bookmarkEnd w:id="110"/>
      <w:r>
        <w:rPr>
          <w:noProof/>
        </w:rPr>
        <mc:AlternateContent>
          <mc:Choice Requires="wps">
            <w:drawing>
              <wp:anchor distT="45720" distB="45720" distL="114300" distR="114300" simplePos="0" relativeHeight="251662848" behindDoc="0" locked="0" layoutInCell="1" allowOverlap="1" wp14:anchorId="1B7E6505" wp14:editId="02EDCBCB">
                <wp:simplePos x="0" y="0"/>
                <wp:positionH relativeFrom="margin">
                  <wp:align>right</wp:align>
                </wp:positionH>
                <wp:positionV relativeFrom="margin">
                  <wp:align>top</wp:align>
                </wp:positionV>
                <wp:extent cx="3054096" cy="13765530"/>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096" cy="13765530"/>
                        </a:xfrm>
                        <a:prstGeom prst="rect">
                          <a:avLst/>
                        </a:prstGeom>
                        <a:noFill/>
                        <a:ln w="9525">
                          <a:noFill/>
                          <a:miter lim="800000"/>
                          <a:headEnd/>
                          <a:tailEnd/>
                        </a:ln>
                      </wps:spPr>
                      <wps:txbx>
                        <w:txbxContent>
                          <w:p w14:paraId="6E8650DE" w14:textId="485D556B" w:rsidR="000B0365" w:rsidRDefault="00A01622"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0B0365" w:rsidRDefault="00A01622"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0B0365" w:rsidRDefault="000B0365" w:rsidP="00B333C0">
                            <w:pPr>
                              <w:pStyle w:val="Caption"/>
                            </w:pPr>
                            <w:bookmarkStart w:id="111" w:name="_Ref430912138"/>
                            <w:r>
                              <w:t xml:space="preserve">Figure </w:t>
                            </w:r>
                            <w:fldSimple w:instr=" SEQ Figure \* ARABIC ">
                              <w:r w:rsidR="00E5148B">
                                <w:rPr>
                                  <w:noProof/>
                                </w:rPr>
                                <w:t>4</w:t>
                              </w:r>
                            </w:fldSimple>
                            <w:bookmarkEnd w:id="111"/>
                            <w:r>
                              <w:t>. Results of the Frequentist (A) and Bayesian (B) analyses of all simulated worlds with 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3pt;margin-top:0;width:240.5pt;height:1083.9pt;z-index:25166284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" filled="f" stroked="f">
                <v:textbox style="mso-fit-shape-to-text:t" inset="0,0,0,0">
                  <w:txbxContent>
                    <w:p w14:paraId="6E8650DE" w14:textId="485D556B" w:rsidR="000B0365" w:rsidRDefault="00A01622"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0B0365" w:rsidRDefault="000B036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0B0365" w:rsidRDefault="00A01622"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0B0365" w:rsidRDefault="000B0365" w:rsidP="00B333C0">
                      <w:pPr>
                        <w:pStyle w:val="Caption"/>
                      </w:pPr>
                      <w:bookmarkStart w:id="112" w:name="_Ref430912138"/>
                      <w:r>
                        <w:t xml:space="preserve">Figure </w:t>
                      </w:r>
                      <w:fldSimple w:instr=" SEQ Figure \* ARABIC ">
                        <w:r w:rsidR="00E5148B">
                          <w:rPr>
                            <w:noProof/>
                          </w:rPr>
                          <w:t>4</w:t>
                        </w:r>
                      </w:fldSimple>
                      <w:bookmarkEnd w:id="112"/>
                      <w:r>
                        <w:t>. Results of the Frequentist (A) and Bayesian (B) analyses of all simulated worlds with 20 participants per condition.</w:t>
                      </w:r>
                    </w:p>
                  </w:txbxContent>
                </v:textbox>
                <w10:wrap type="square" anchorx="margin" anchory="margin"/>
              </v:shape>
            </w:pict>
          </mc:Fallback>
        </mc:AlternateContent>
      </w:r>
      <w:r w:rsidR="0002541C">
        <w:t>In many worlds</w:t>
      </w:r>
    </w:p>
    <w:p w14:paraId="440C3B31" w14:textId="3FBB420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can see the effects of shrinkage on the first experiment when we look at all of the 20-participant simulations (</w:t>
      </w:r>
      <w:r w:rsidR="00C61C18">
        <w:fldChar w:fldCharType="begin"/>
      </w:r>
      <w:r w:rsidR="00C61C18">
        <w:instrText xml:space="preserve"> REF _Ref430912138 \h </w:instrText>
      </w:r>
      <w:r w:rsidR="00C61C18">
        <w:fldChar w:fldCharType="separate"/>
      </w:r>
      <w:r w:rsidR="00E5148B">
        <w:t xml:space="preserve">Figure </w:t>
      </w:r>
      <w:r w:rsidR="00E5148B">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Style w:val="PlainTable21"/>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bCs w:val="0"/>
                <w:sz w:val="17"/>
                <w:szCs w:val="17"/>
                <w:rPrChange w:id="113" w:author="Matthew Kay" w:date="2015-12-27T13:29:00Z">
                  <w:rPr>
                    <w:rFonts w:ascii="Arial" w:hAnsi="Arial" w:cs="Arial"/>
                    <w:b w:val="0"/>
                    <w:bCs w:val="0"/>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114" w:author="Matthew Kay" w:date="2015-12-27T13:29:00Z">
                  <w:rPr>
                    <w:rFonts w:ascii="Arial" w:hAnsi="Arial" w:cs="Arial"/>
                    <w:b w:val="0"/>
                    <w:bCs w:val="0"/>
                  </w:rPr>
                </w:rPrChange>
              </w:rPr>
            </w:pPr>
            <w:r w:rsidRPr="004E423F">
              <w:rPr>
                <w:rFonts w:ascii="Arial" w:hAnsi="Arial" w:cs="Arial"/>
                <w:sz w:val="17"/>
                <w:szCs w:val="17"/>
                <w:rPrChange w:id="115"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116" w:author="Matthew Kay" w:date="2015-12-27T13:29:00Z">
                  <w:rPr>
                    <w:rFonts w:ascii="Arial" w:hAnsi="Arial" w:cs="Arial"/>
                    <w:b w:val="0"/>
                    <w:bCs w:val="0"/>
                  </w:rPr>
                </w:rPrChange>
              </w:rPr>
            </w:pPr>
            <w:r w:rsidRPr="004E423F">
              <w:rPr>
                <w:rFonts w:ascii="Arial" w:hAnsi="Arial" w:cs="Arial"/>
                <w:sz w:val="17"/>
                <w:szCs w:val="17"/>
                <w:rPrChange w:id="117" w:author="Matthew Kay" w:date="2015-12-27T13:29:00Z">
                  <w:rPr>
                    <w:rFonts w:ascii="Arial" w:hAnsi="Arial" w:cs="Arial"/>
                  </w:rPr>
                </w:rPrChange>
              </w:rPr>
              <w:t>Bayesian</w:t>
            </w:r>
          </w:p>
        </w:tc>
      </w:tr>
      <w:tr w:rsidR="009A2467" w14:paraId="1A96E32A" w14:textId="77777777" w:rsidTr="00137B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bCs w:val="0"/>
                <w:sz w:val="17"/>
                <w:szCs w:val="17"/>
                <w:rPrChange w:id="118" w:author="Matthew Kay" w:date="2015-12-27T13:29:00Z">
                  <w:rPr>
                    <w:rFonts w:ascii="Arial" w:hAnsi="Arial" w:cs="Arial"/>
                    <w:b w:val="0"/>
                    <w:bCs w:val="0"/>
                  </w:rPr>
                </w:rPrChange>
              </w:rPr>
            </w:pPr>
            <w:r w:rsidRPr="004E423F">
              <w:rPr>
                <w:rFonts w:ascii="Arial" w:hAnsi="Arial" w:cs="Arial"/>
                <w:sz w:val="17"/>
                <w:szCs w:val="17"/>
                <w:rPrChange w:id="119"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20" w:author="Matthew Kay" w:date="2015-12-27T13:29:00Z">
                  <w:rPr>
                    <w:rFonts w:ascii="Arial" w:hAnsi="Arial" w:cs="Arial"/>
                  </w:rPr>
                </w:rPrChange>
              </w:rPr>
            </w:pPr>
            <w:r w:rsidRPr="004E423F">
              <w:rPr>
                <w:rFonts w:ascii="Arial" w:hAnsi="Arial" w:cs="Arial"/>
                <w:sz w:val="17"/>
                <w:szCs w:val="17"/>
                <w:rPrChange w:id="121"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22" w:author="Matthew Kay" w:date="2015-12-27T13:29:00Z">
                  <w:rPr>
                    <w:rFonts w:ascii="Arial" w:hAnsi="Arial" w:cs="Arial"/>
                  </w:rPr>
                </w:rPrChange>
              </w:rPr>
            </w:pPr>
            <w:r w:rsidRPr="004E423F">
              <w:rPr>
                <w:rFonts w:ascii="Arial" w:hAnsi="Arial" w:cs="Arial"/>
                <w:sz w:val="17"/>
                <w:szCs w:val="17"/>
                <w:rPrChange w:id="123"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fldSimple w:instr=" SEQ Table \* ARABIC ">
        <w:r w:rsidR="00E5148B">
          <w:rPr>
            <w:noProof/>
          </w:rPr>
          <w:t>2</w:t>
        </w:r>
      </w:fldSimple>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0DE1E79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also see the same narrowing of precision in successive studies in the Bayesian world as we did with the 100-participant simulations. By the time we reach experiment 4, the difference in error is dramatic: the estimate for </w:t>
      </w:r>
      <w:r>
        <w:rPr>
          <w:i/>
        </w:rPr>
        <w:t>fast-to-slow</w:t>
      </w:r>
      <w:r>
        <w:t xml:space="preserve"> has nearly half the error in the Bayesian world (.36 versus .66), and we again get better estimates of the novel condition, </w:t>
      </w:r>
      <w:r>
        <w:rPr>
          <w:i/>
        </w:rPr>
        <w:t>slow-to-fast</w:t>
      </w:r>
      <w:r w:rsidR="009A2467">
        <w:t>:</w:t>
      </w:r>
    </w:p>
    <w:tbl>
      <w:tblPr>
        <w:tblStyle w:val="PlainTable21"/>
        <w:tblW w:w="0" w:type="auto"/>
        <w:tblCellMar>
          <w:top w:w="115" w:type="dxa"/>
          <w:left w:w="0" w:type="dxa"/>
          <w:right w:w="0" w:type="dxa"/>
        </w:tblCellMar>
        <w:tblLook w:val="04A0" w:firstRow="1" w:lastRow="0" w:firstColumn="1" w:lastColumn="0" w:noHBand="0" w:noVBand="1"/>
      </w:tblPr>
      <w:tblGrid>
        <w:gridCol w:w="2469"/>
        <w:gridCol w:w="1287"/>
        <w:gridCol w:w="1068"/>
        <w:tblGridChange w:id="124">
          <w:tblGrid>
            <w:gridCol w:w="2463"/>
            <w:gridCol w:w="6"/>
            <w:gridCol w:w="1284"/>
            <w:gridCol w:w="3"/>
            <w:gridCol w:w="1068"/>
          </w:tblGrid>
        </w:tblGridChange>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25"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126" w:author="Matthew Kay" w:date="2015-12-27T13:29:00Z">
                  <w:rPr>
                    <w:rFonts w:ascii="Arial" w:hAnsi="Arial" w:cs="Arial"/>
                  </w:rPr>
                </w:rPrChange>
              </w:rPr>
            </w:pPr>
            <w:r w:rsidRPr="004E423F">
              <w:rPr>
                <w:rFonts w:ascii="Arial" w:hAnsi="Arial" w:cs="Arial"/>
                <w:sz w:val="17"/>
                <w:szCs w:val="17"/>
                <w:rPrChange w:id="127"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128" w:author="Matthew Kay" w:date="2015-12-27T13:29:00Z">
                  <w:rPr>
                    <w:rFonts w:ascii="Arial" w:hAnsi="Arial" w:cs="Arial"/>
                  </w:rPr>
                </w:rPrChange>
              </w:rPr>
            </w:pPr>
            <w:r w:rsidRPr="004E423F">
              <w:rPr>
                <w:rFonts w:ascii="Arial" w:hAnsi="Arial" w:cs="Arial"/>
                <w:sz w:val="17"/>
                <w:szCs w:val="17"/>
                <w:rPrChange w:id="129" w:author="Matthew Kay" w:date="2015-12-27T13:29:00Z">
                  <w:rPr>
                    <w:rFonts w:ascii="Arial" w:hAnsi="Arial" w:cs="Arial"/>
                  </w:rPr>
                </w:rPrChange>
              </w:rPr>
              <w:t>Bayesian</w:t>
            </w:r>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130" w:author="Matthew Kay" w:date="2015-12-27T13:29:00Z">
                  <w:rPr>
                    <w:rFonts w:ascii="Arial" w:hAnsi="Arial" w:cs="Arial"/>
                    <w:b w:val="0"/>
                  </w:rPr>
                </w:rPrChange>
              </w:rPr>
            </w:pPr>
            <w:r w:rsidRPr="004E423F">
              <w:rPr>
                <w:rFonts w:ascii="Arial" w:hAnsi="Arial" w:cs="Arial"/>
                <w:sz w:val="17"/>
                <w:szCs w:val="17"/>
                <w:rPrChange w:id="131"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32" w:author="Matthew Kay" w:date="2015-12-27T13:29:00Z">
                  <w:rPr>
                    <w:rFonts w:ascii="Arial" w:hAnsi="Arial" w:cs="Arial"/>
                  </w:rPr>
                </w:rPrChange>
              </w:rPr>
            </w:pPr>
            <w:r w:rsidRPr="004E423F">
              <w:rPr>
                <w:rFonts w:ascii="Arial" w:hAnsi="Arial" w:cs="Arial"/>
                <w:sz w:val="17"/>
                <w:szCs w:val="17"/>
                <w:rPrChange w:id="133"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34" w:author="Matthew Kay" w:date="2015-12-27T13:29:00Z">
                  <w:rPr>
                    <w:rFonts w:ascii="Arial" w:hAnsi="Arial" w:cs="Arial"/>
                  </w:rPr>
                </w:rPrChange>
              </w:rPr>
            </w:pPr>
            <w:r w:rsidRPr="004E423F">
              <w:rPr>
                <w:rFonts w:ascii="Arial" w:hAnsi="Arial" w:cs="Arial"/>
                <w:sz w:val="17"/>
                <w:szCs w:val="17"/>
                <w:rPrChange w:id="135"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136" w:author="Matthew Kay" w:date="2015-12-27T13:23:00Z">
            <w:tblPrEx>
              <w:tblW w:w="0" w:type="auto"/>
              <w:tblCellMar>
                <w:top w:w="115" w:type="dxa"/>
                <w:left w:w="0" w:type="dxa"/>
                <w:right w:w="0" w:type="dxa"/>
              </w:tblCellMar>
            </w:tblPrEx>
          </w:tblPrExChange>
        </w:tblPrEx>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137"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138" w:author="Matthew Kay" w:date="2015-12-27T13:29:00Z">
                  <w:rPr>
                    <w:rFonts w:ascii="Arial" w:hAnsi="Arial" w:cs="Arial"/>
                    <w:b w:val="0"/>
                  </w:rPr>
                </w:rPrChange>
              </w:rPr>
            </w:pPr>
            <w:r w:rsidRPr="004E423F">
              <w:rPr>
                <w:rFonts w:ascii="Arial" w:hAnsi="Arial" w:cs="Arial"/>
                <w:sz w:val="17"/>
                <w:szCs w:val="17"/>
                <w:rPrChange w:id="139" w:author="Matthew Kay" w:date="2015-12-27T13:29:00Z">
                  <w:rPr>
                    <w:rFonts w:ascii="Arial" w:hAnsi="Arial" w:cs="Arial"/>
                  </w:rPr>
                </w:rPrChange>
              </w:rPr>
              <w:t>slow-to-fast − control</w:t>
            </w:r>
          </w:p>
        </w:tc>
        <w:tc>
          <w:tcPr>
            <w:tcW w:w="1317" w:type="dxa"/>
            <w:tcBorders>
              <w:top w:val="nil"/>
              <w:bottom w:val="nil"/>
            </w:tcBorders>
            <w:tcMar>
              <w:top w:w="0" w:type="dxa"/>
            </w:tcMar>
            <w:tcPrChange w:id="140"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141" w:author="Matthew Kay" w:date="2015-12-27T13:29:00Z">
                  <w:rPr>
                    <w:rFonts w:ascii="Arial" w:hAnsi="Arial" w:cs="Arial"/>
                  </w:rPr>
                </w:rPrChange>
              </w:rPr>
            </w:pPr>
            <w:r w:rsidRPr="004E423F">
              <w:rPr>
                <w:rFonts w:ascii="Arial" w:hAnsi="Arial" w:cs="Arial"/>
                <w:sz w:val="17"/>
                <w:szCs w:val="17"/>
                <w:rPrChange w:id="142" w:author="Matthew Kay" w:date="2015-12-27T13:29:00Z">
                  <w:rPr>
                    <w:rFonts w:ascii="Arial" w:hAnsi="Arial" w:cs="Arial"/>
                  </w:rPr>
                </w:rPrChange>
              </w:rPr>
              <w:t>0.68</w:t>
            </w:r>
          </w:p>
        </w:tc>
        <w:tc>
          <w:tcPr>
            <w:tcW w:w="1095" w:type="dxa"/>
            <w:tcBorders>
              <w:top w:val="nil"/>
              <w:bottom w:val="nil"/>
            </w:tcBorders>
            <w:tcMar>
              <w:top w:w="0" w:type="dxa"/>
            </w:tcMar>
            <w:tcPrChange w:id="143"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144" w:author="Matthew Kay" w:date="2015-12-27T13:29:00Z">
                  <w:rPr>
                    <w:rFonts w:ascii="Arial" w:hAnsi="Arial" w:cs="Arial"/>
                  </w:rPr>
                </w:rPrChange>
              </w:rPr>
            </w:pPr>
            <w:r w:rsidRPr="004E423F">
              <w:rPr>
                <w:rFonts w:ascii="Arial" w:hAnsi="Arial" w:cs="Arial"/>
                <w:sz w:val="17"/>
                <w:szCs w:val="17"/>
                <w:rPrChange w:id="145"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146" w:author="Matthew Kay" w:date="2015-12-27T13:23:00Z">
            <w:tblPrEx>
              <w:tblW w:w="0" w:type="auto"/>
              <w:tblCellMar>
                <w:top w:w="115" w:type="dxa"/>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147"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148" w:author="Matthew Kay" w:date="2015-12-27T13:29:00Z">
                  <w:rPr>
                    <w:rFonts w:ascii="Arial" w:hAnsi="Arial" w:cs="Arial"/>
                    <w:b w:val="0"/>
                  </w:rPr>
                </w:rPrChange>
              </w:rPr>
            </w:pPr>
            <w:r w:rsidRPr="004E423F">
              <w:rPr>
                <w:rFonts w:ascii="Arial" w:hAnsi="Arial" w:cs="Arial"/>
                <w:sz w:val="17"/>
                <w:szCs w:val="17"/>
                <w:rPrChange w:id="149"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150"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51" w:author="Matthew Kay" w:date="2015-12-27T13:29:00Z">
                  <w:rPr>
                    <w:rFonts w:ascii="Arial" w:hAnsi="Arial" w:cs="Arial"/>
                  </w:rPr>
                </w:rPrChange>
              </w:rPr>
            </w:pPr>
            <w:r w:rsidRPr="004E423F">
              <w:rPr>
                <w:rFonts w:ascii="Arial" w:hAnsi="Arial" w:cs="Arial"/>
                <w:sz w:val="17"/>
                <w:szCs w:val="17"/>
                <w:rPrChange w:id="152"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153"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54" w:author="Matthew Kay" w:date="2015-12-27T13:29:00Z">
                  <w:rPr>
                    <w:rFonts w:ascii="Arial" w:hAnsi="Arial" w:cs="Arial"/>
                  </w:rPr>
                </w:rPrChange>
              </w:rPr>
            </w:pPr>
            <w:r w:rsidRPr="004E423F">
              <w:rPr>
                <w:rFonts w:ascii="Arial" w:hAnsi="Arial" w:cs="Arial"/>
                <w:sz w:val="17"/>
                <w:szCs w:val="17"/>
                <w:rPrChange w:id="155" w:author="Matthew Kay" w:date="2015-12-27T13:29:00Z">
                  <w:rPr>
                    <w:rFonts w:ascii="Arial" w:hAnsi="Arial" w:cs="Arial"/>
                  </w:rPr>
                </w:rPrChange>
              </w:rPr>
              <w:t>0.60</w:t>
            </w:r>
          </w:p>
        </w:tc>
      </w:tr>
    </w:tbl>
    <w:p w14:paraId="7C92D507" w14:textId="686E843E" w:rsidR="0002541C" w:rsidRDefault="00A71425" w:rsidP="00137B62">
      <w:pPr>
        <w:pStyle w:val="Caption"/>
      </w:pPr>
      <w:r>
        <w:t xml:space="preserve">Table </w:t>
      </w:r>
      <w:fldSimple w:instr=" SEQ Table \* ARABIC ">
        <w:r w:rsidR="00E5148B">
          <w:rPr>
            <w:noProof/>
          </w:rPr>
          <w:t>3</w:t>
        </w:r>
      </w:fldSimple>
      <w:r>
        <w:t>. Root mean-squared error of estimates in experiment 4 with 20 participants per condition.</w:t>
      </w: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discuss several implications of our suggested approach to statistics in CHI.</w:t>
      </w:r>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56" w:name="h.4n5olmckscb1" w:colFirst="0" w:colLast="0"/>
      <w:bookmarkEnd w:id="156"/>
      <w:r>
        <w:t xml:space="preserve">Bayesian analysis increases the </w:t>
      </w:r>
      <w:r w:rsidR="005E4BEB">
        <w:br/>
      </w:r>
      <w:r>
        <w:t>value of small-</w:t>
      </w:r>
      <w:r w:rsidRPr="00137B62">
        <w:rPr>
          <w:i/>
        </w:rPr>
        <w:t>n</w:t>
      </w:r>
      <w:r>
        <w:t xml:space="preserve"> studies of novel work</w:t>
      </w:r>
    </w:p>
    <w:p w14:paraId="3154A3AE" w14:textId="691CDCE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r>
        <w:rPr>
          <w:i/>
        </w:rPr>
        <w:t>not to run low-powered studies</w:t>
      </w:r>
      <w:r>
        <w:t>.</w:t>
      </w:r>
    </w:p>
    <w:p w14:paraId="17182A7F" w14:textId="519FCC7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w:t>
      </w:r>
      <w:r>
        <w:lastRenderedPageBreak/>
        <w:t xml:space="preserve">sources for that type of work; spending their limited resources on running larger studies may be a poor allocation of work across the research community. 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515362">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"[6]", "plainTextFormattedCitation" : "[6]", "previouslyFormattedCitation" : "[6]" }, "properties" : { "noteIndex" : 0 }, "schema" : "https://github.com/citation-style-language/schema/raw/master/csl-citation.json" }</w:instrText>
      </w:r>
      <w:r w:rsidR="00D67EE2">
        <w:fldChar w:fldCharType="separate"/>
      </w:r>
      <w:r w:rsidR="00515362" w:rsidRPr="00515362">
        <w:rPr>
          <w:noProof/>
        </w:rPr>
        <w:t>[6]</w:t>
      </w:r>
      <w:r w:rsidR="00D67EE2">
        <w:fldChar w:fldCharType="end"/>
      </w:r>
      <w:r>
        <w:t xml:space="preserve">); telling them not only to run evaluations but to recruit more participants amounts to blaming the users. </w:t>
      </w:r>
    </w:p>
    <w:p w14:paraId="15230D47" w14:textId="1C6736C3"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better supports new kinds of collaborations tha</w:t>
      </w:r>
      <w:r w:rsidR="00D67EE2">
        <w:t>t</w:t>
      </w:r>
      <w:r>
        <w:t xml:space="preserve"> </w:t>
      </w:r>
      <w:r w:rsidR="00D67EE2">
        <w:t xml:space="preserve">take better advantage of </w:t>
      </w:r>
      <w:r>
        <w:t xml:space="preserve">specialization. </w:t>
      </w:r>
      <w:r w:rsidR="0002541C">
        <w:t>We see researchers that produce novel systems and interaction work as having a symbiotic relationship with others who have the resources and expertise for larger quantitative work (but perhaps not the expertise for novel engineering): the latter researchers might find a novel technique in the literature, adapt it to some domain based on users’ needs,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15A98D32"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p-values</w:t>
      </w:r>
      <w:r>
        <w:t xml:space="preserve"> should not be a barrier to publication of novel design work when we know that any effect that is found in a small study is likely overestimated or simply due to chance.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in this domain warranted?</w:t>
      </w:r>
    </w:p>
    <w:p w14:paraId="142A094C"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57" w:name="h.615trgjvtu9p" w:colFirst="0" w:colLast="0"/>
      <w:bookmarkEnd w:id="157"/>
      <w:r>
        <w:t>Bayesian analysis fits into how statistical practice is shaped at CHI</w:t>
      </w:r>
    </w:p>
    <w:p w14:paraId="2BB35232" w14:textId="1B40FFB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at CHI is best shifted in a bottom-up fashion. For example, </w:t>
      </w:r>
      <w:proofErr w:type="spellStart"/>
      <w:r>
        <w:t>Wobbrock</w:t>
      </w:r>
      <w:proofErr w:type="spellEnd"/>
      <w:r>
        <w:t xml:space="preserve"> </w:t>
      </w:r>
      <w:r>
        <w:rPr>
          <w:i/>
        </w:rPr>
        <w:t>et al.</w:t>
      </w:r>
      <w:r w:rsidR="00D67EE2">
        <w:rPr>
          <w:i/>
        </w:rPr>
        <w:t xml:space="preserve"> </w:t>
      </w:r>
      <w:r w:rsidR="00D67EE2">
        <w:rPr>
          <w:i/>
        </w:rPr>
        <w:fldChar w:fldCharType="begin" w:fldLock="1"/>
      </w:r>
      <w:r w:rsidR="00525CD5">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"[20]", "plainTextFormattedCitation" : "[20]", "previouslyFormattedCitation" : "[18]" }, "properties" : { "noteIndex" : 0 }, "schema" : "https://github.com/citation-style-language/schema/raw/master/csl-citation.json" }</w:instrText>
      </w:r>
      <w:r w:rsidR="00D67EE2">
        <w:rPr>
          <w:i/>
        </w:rPr>
        <w:fldChar w:fldCharType="separate"/>
      </w:r>
      <w:r w:rsidR="00525CD5" w:rsidRPr="00525CD5">
        <w:rPr>
          <w:noProof/>
        </w:rPr>
        <w:t>[20]</w:t>
      </w:r>
      <w:r w:rsidR="00D67EE2">
        <w:rPr>
          <w:i/>
        </w:rPr>
        <w:fldChar w:fldCharType="end"/>
      </w:r>
      <w:r>
        <w:t xml:space="preserve"> at CHI 2011 introduced a nonparametric analysis technique to the community</w:t>
      </w:r>
      <w:ins w:id="158" w:author="Matthew Kay" w:date="2015-12-27T13:57:00Z">
        <w:r w:rsidR="00466059">
          <w:t>—</w:t>
        </w:r>
      </w:ins>
      <w:del w:id="159" w:author="Matthew Kay" w:date="2015-12-27T13:57:00Z">
        <w:r w:rsidDel="00466059">
          <w:delText xml:space="preserve"> --- </w:delText>
        </w:r>
      </w:del>
      <w:r>
        <w:t>the aligned rank transform (ART)</w:t>
      </w:r>
      <w:ins w:id="160" w:author="Matthew Kay" w:date="2015-12-27T13:58:00Z">
        <w:r w:rsidR="00466059">
          <w:t>—</w:t>
        </w:r>
      </w:ins>
      <w:del w:id="161" w:author="Matthew Kay" w:date="2015-12-27T13:58:00Z">
        <w:r w:rsidDel="00466059">
          <w:delText xml:space="preserve"> --- </w:delText>
        </w:r>
      </w:del>
      <w:r>
        <w:t>applicable to various forms of data, including Likert scales. Since then, this approach has been widely adopt</w:t>
      </w:r>
      <w:r>
        <w:lastRenderedPageBreak/>
        <w:t>ed, and has been cited 148 times.</w:t>
      </w:r>
      <w:r>
        <w:rPr>
          <w:vertAlign w:val="superscript"/>
        </w:rPr>
        <w:footnoteReference w:id="8"/>
      </w:r>
      <w:r>
        <w:t xml:space="preserve"> This adoption did not require new top-down incentives for improved analysis, but spread study-to-study and researcher-to-researcher.</w:t>
      </w:r>
    </w:p>
    <w:p w14:paraId="19651ABD" w14:textId="46F49838"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Following the model of ART, we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up work. This is the candidate way to introduce Bayesian analysis: when readers see it used in a paper they wish to build upon, the analysis offers a direct way to do that</w:t>
      </w:r>
      <w:r w:rsidR="00C755E5">
        <w:t>:</w:t>
      </w:r>
      <w:r w:rsidR="00FC3F3B">
        <w:t xml:space="preserve"> teaching by </w:t>
      </w:r>
      <w:commentRangeStart w:id="162"/>
      <w:r w:rsidR="00FC3F3B">
        <w:t>example</w:t>
      </w:r>
      <w:commentRangeEnd w:id="162"/>
      <w:r w:rsidR="00FC3F3B">
        <w:rPr>
          <w:rStyle w:val="CommentReference"/>
        </w:rPr>
        <w:commentReference w:id="162"/>
      </w:r>
      <w:r>
        <w:t xml:space="preserve">. Such a paper also provides priors for the next researcher. In this manner such analyses </w:t>
      </w:r>
      <w:r w:rsidR="00FC3F3B">
        <w:t>can</w:t>
      </w:r>
      <w:r>
        <w:t xml:space="preserve"> spread in the community, slowly building a body of work and a new standard of practice.</w:t>
      </w:r>
    </w:p>
    <w:p w14:paraId="56BF7E9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63" w:name="h.n525xakk8bhw" w:colFirst="0" w:colLast="0"/>
      <w:bookmarkEnd w:id="163"/>
      <w:r>
        <w:t>Bayesian analysis is accessible to practitioners</w:t>
      </w:r>
    </w:p>
    <w:p w14:paraId="0B67DD45" w14:textId="27FE27C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525CD5">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"[15]", "plainTextFormattedCitation" : "[15]", "previouslyFormattedCitation" : "[14]" }, "properties" : { "noteIndex" : 0 }, "schema" : "https://github.com/citation-style-language/schema/raw/master/csl-citation.json" }</w:instrText>
      </w:r>
      <w:r w:rsidR="00515362">
        <w:fldChar w:fldCharType="separate"/>
      </w:r>
      <w:r w:rsidR="00525CD5" w:rsidRPr="00525CD5">
        <w:rPr>
          <w:noProof/>
        </w:rPr>
        <w:t>[15]</w:t>
      </w:r>
      <w:r w:rsidR="00515362">
        <w:fldChar w:fldCharType="end"/>
      </w:r>
      <w:r>
        <w:t xml:space="preserve"> and Stan</w:t>
      </w:r>
      <w:r w:rsidR="00515362">
        <w:t xml:space="preserve"> </w:t>
      </w:r>
      <w:r w:rsidR="00515362">
        <w:fldChar w:fldCharType="begin" w:fldLock="1"/>
      </w:r>
      <w:r w:rsidR="00525CD5">
        <w:instrText>ADDIN CSL_CITATION { "citationItems" : [ { "id" : "ITEM-1", "itemData" : { "author" : [ { "dropping-particle" : "", "family" : "Stan Development Team", "given" : "", "non-dropping-particle" : "", "parse-names" : false, "suffix" : "" } ], "id" : "ITEM-1", "issued" : { "date-parts" : [ [ "2015" ] ] }, "title" : "Stan Modeling Language: User's Guide and Reference Manual", "type" : "book" }, "uris" : [ "http://www.mendeley.com/documents/?uuid=b49a4700-fe0f-4ff2-81cc-c0d2e25c4fd2" ] } ], "mendeley" : { "formattedCitation" : "[16]", "plainTextFormattedCitation" : "[16]", "previouslyFormattedCitation" : "[15]" }, "properties" : { "noteIndex" : 0 }, "schema" : "https://github.com/citation-style-language/schema/raw/master/csl-citation.json" }</w:instrText>
      </w:r>
      <w:r w:rsidR="00515362">
        <w:fldChar w:fldCharType="separate"/>
      </w:r>
      <w:r w:rsidR="00525CD5" w:rsidRPr="00525CD5">
        <w:rPr>
          <w:noProof/>
        </w:rPr>
        <w:t>[16]</w:t>
      </w:r>
      <w:r w:rsidR="00515362">
        <w:fldChar w:fldCharType="end"/>
      </w:r>
      <w:r>
        <w:t xml:space="preserve"> (both with R packages, and Stan includes a Python interface), and Python-specific libraries like </w:t>
      </w:r>
      <w:commentRangeStart w:id="164"/>
      <w:r>
        <w:t>emcee</w:t>
      </w:r>
      <w:commentRangeEnd w:id="164"/>
      <w:r w:rsidR="0013374C">
        <w:rPr>
          <w:rStyle w:val="CommentReference"/>
        </w:rPr>
        <w:commentReference w:id="164"/>
      </w:r>
      <w:r w:rsidR="00515362">
        <w:t xml:space="preserve"> (</w:t>
      </w:r>
      <w:hyperlink r:id="rId16" w:history="1">
        <w:r w:rsidR="00515362" w:rsidRPr="00515362">
          <w:rPr>
            <w:rStyle w:val="Hyperlink"/>
          </w:rPr>
          <w:t>http://dan.iel.fm/emcee/current/</w:t>
        </w:r>
      </w:hyperlink>
      <w:r w:rsidR="00515362">
        <w:t>)</w:t>
      </w:r>
      <w:r>
        <w:t xml:space="preserve"> and </w:t>
      </w:r>
      <w:proofErr w:type="spellStart"/>
      <w:r>
        <w:t>PyMC</w:t>
      </w:r>
      <w:proofErr w:type="spellEnd"/>
      <w:r>
        <w:t xml:space="preserve"> </w:t>
      </w:r>
      <w:r w:rsidR="00515362">
        <w:t>(</w:t>
      </w:r>
      <w:hyperlink r:id="rId17" w:history="1">
        <w:r w:rsidR="00515362" w:rsidRPr="00515362">
          <w:rPr>
            <w:rStyle w:val="Hyperlink"/>
          </w:rPr>
          <w:t>https://pymc-devs.github.io/pymc/</w:t>
        </w:r>
      </w:hyperlink>
      <w:r w:rsidR="00515362" w:rsidRPr="00137B62">
        <w:t>)</w:t>
      </w:r>
      <w:r>
        <w:t xml:space="preserve">. In addition, literature aimed at practicing researchers has made Bayesian modelling accessible: we particularly recommend </w:t>
      </w:r>
      <w:proofErr w:type="spellStart"/>
      <w:r>
        <w:t>Kruschke’s</w:t>
      </w:r>
      <w:proofErr w:type="spellEnd"/>
      <w:r>
        <w:t xml:space="preserve"> </w:t>
      </w:r>
      <w:r>
        <w:rPr>
          <w:i/>
        </w:rPr>
        <w:t xml:space="preserve">Doing Bayesian Data Analysis </w:t>
      </w:r>
      <w:r w:rsidR="00515362" w:rsidRPr="00137B62">
        <w:fldChar w:fldCharType="begin" w:fldLock="1"/>
      </w:r>
      <w:r w:rsidR="00525CD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"[13]" }, "properties" : { "noteIndex" : 0 }, "schema" : "https://github.com/citation-style-language/schema/raw/master/csl-citation.json" }</w:instrText>
      </w:r>
      <w:r w:rsidR="00515362" w:rsidRPr="00137B62">
        <w:fldChar w:fldCharType="separate"/>
      </w:r>
      <w:r w:rsidR="00525CD5" w:rsidRPr="00525CD5">
        <w:rPr>
          <w:noProof/>
        </w:rPr>
        <w:t>[14]</w:t>
      </w:r>
      <w:r w:rsidR="00515362" w:rsidRPr="00137B62">
        <w:fldChar w:fldCharType="end"/>
      </w:r>
      <w:r>
        <w:t xml:space="preserve"> (which includes a table of common frequentist analyses and their Bayesian equivalents), as well as his proposed BEST test,</w:t>
      </w:r>
      <w:r>
        <w:rPr>
          <w:vertAlign w:val="superscript"/>
        </w:rPr>
        <w:footnoteReference w:id="9"/>
      </w:r>
      <w:r>
        <w:t xml:space="preserve"> a robust Bayesian alternative to the </w:t>
      </w:r>
      <w:r>
        <w:rPr>
          <w:i/>
        </w:rPr>
        <w:t>t</w:t>
      </w:r>
      <w:r>
        <w:t>-test</w:t>
      </w:r>
      <w:r w:rsidR="00515362">
        <w:t xml:space="preserve"> </w:t>
      </w:r>
      <w:r w:rsidR="00515362">
        <w:fldChar w:fldCharType="begin" w:fldLock="1"/>
      </w:r>
      <w:r w:rsidR="00525CD5">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"[12]", "plainTextFormattedCitation" : "[12]", "previouslyFormattedCitation" : "[11]" }, "properties" : { "noteIndex" : 0 }, "schema" : "https://github.com/citation-style-language/schema/raw/master/csl-citation.json" }</w:instrText>
      </w:r>
      <w:r w:rsidR="00515362">
        <w:fldChar w:fldCharType="separate"/>
      </w:r>
      <w:r w:rsidR="00525CD5" w:rsidRPr="00525CD5">
        <w:rPr>
          <w:noProof/>
        </w:rPr>
        <w:t>[12]</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51536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"[3,5]", "plainTextFormattedCitation" : "[3,5]", "previouslyFormattedCitation" : "[3,5]" }, "properties" : { "noteIndex" : 0 }, "schema" : "https://github.com/citation-style-language/schema/raw/master/csl-citation.json" }</w:instrText>
      </w:r>
      <w:r w:rsidR="00515362">
        <w:fldChar w:fldCharType="separate"/>
      </w:r>
      <w:r w:rsidR="00515362" w:rsidRPr="00515362">
        <w:rPr>
          <w:noProof/>
        </w:rPr>
        <w:t>[3,5]</w:t>
      </w:r>
      <w:r w:rsidR="00515362">
        <w:fldChar w:fldCharType="end"/>
      </w:r>
      <w:r>
        <w:t>.</w:t>
      </w:r>
      <w:r w:rsidR="00C8503B">
        <w:t xml:space="preserve"> 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 We believe there</w:t>
      </w:r>
      <w:r w:rsidR="002060AF">
        <w:t xml:space="preserve"> is</w:t>
      </w:r>
      <w:r w:rsidR="00A65DC6">
        <w:t xml:space="preserve"> a fruitful area of work in designing better tools and interfaces for statistical methods.</w:t>
      </w:r>
    </w:p>
    <w:p w14:paraId="2AA049F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65" w:name="h.bnla3bx3oh3v" w:colFirst="0" w:colLast="0"/>
      <w:bookmarkEnd w:id="165"/>
      <w:r>
        <w:t>Practical impact of research through cost/benefit analysis</w:t>
      </w:r>
    </w:p>
    <w:p w14:paraId="6241DDB8" w14:textId="5C493DC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Finally, we wish to address another common thread of discussion in the CHI community, a perhaps more existential one: how can we have practical effects on real-world deployed systems? How can practitioners derive value from results at CHI? We believe that the language of statistical </w:t>
      </w:r>
      <w:r>
        <w:lastRenderedPageBreak/>
        <w:t xml:space="preserve">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p>
    <w:p w14:paraId="13E3D202" w14:textId="645B3A71"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the difference has passed the statistical significance filter) and use it to derive a probability distribution of expected cost in each case,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66" w:name="h.iqeiheb4zrwr" w:colFirst="0" w:colLast="0"/>
      <w:bookmarkEnd w:id="166"/>
      <w:r>
        <w:t>Conclusion</w:t>
      </w:r>
    </w:p>
    <w:p w14:paraId="3498E540" w14:textId="2A80CD94"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67" w:author="Matthew Kay" w:date="2015-12-29T00:03:00Z"/>
        </w:rPr>
      </w:pPr>
      <w:r>
        <w:t xml:space="preserve">Bayesian analysis allows us to learn more quickly </w:t>
      </w:r>
      <w:bookmarkStart w:id="168" w:name="_GoBack"/>
      <w:bookmarkEnd w:id="168"/>
      <w:r>
        <w:t>by building on previous results. It also fits more effectively into the publication incentives of CHI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r w:rsidR="008A7CBD">
        <w:t xml:space="preserve">simply “significant” </w:t>
      </w:r>
      <w:r>
        <w:t>differences between conditions, will help free design and engineering researchers from the shackles of meaningless p value</w:t>
      </w:r>
      <w:r w:rsidR="0058001A">
        <w:t>s</w:t>
      </w:r>
      <w:r>
        <w:t xml:space="preserve"> in small-</w:t>
      </w:r>
      <w:r>
        <w:rPr>
          <w:i/>
        </w:rPr>
        <w:t>n</w:t>
      </w:r>
      <w:r>
        <w:t xml:space="preserve"> studies, while also allowing the field to make better use of the results of such studies. In short, Bayesian statistics are user-centered statistics</w:t>
      </w:r>
      <w:r w:rsidR="002060AF">
        <w:t>.</w:t>
      </w:r>
    </w:p>
    <w:p w14:paraId="2C225D39" w14:textId="046F278C" w:rsidR="00663D15" w:rsidRDefault="00663D15" w:rsidP="00663D15">
      <w:pPr>
        <w:pStyle w:val="Heading1"/>
        <w:rPr>
          <w:ins w:id="169" w:author="Matthew Kay" w:date="2015-12-29T00:03:00Z"/>
        </w:rPr>
        <w:pPrChange w:id="170"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71" w:author="Matthew Kay" w:date="2015-12-29T00:03:00Z">
        <w:r>
          <w:t>Acknowledgements</w:t>
        </w:r>
      </w:ins>
    </w:p>
    <w:p w14:paraId="3D5F19D7" w14:textId="36FFC186" w:rsidR="00663D15" w:rsidRPr="00663D15" w:rsidRDefault="00A5780C" w:rsidP="00663D15">
      <w:pPr>
        <w:rPr>
          <w:rPrChange w:id="172" w:author="Matthew Kay" w:date="2015-12-29T00:03:00Z">
            <w:rPr/>
          </w:rPrChange>
        </w:rPr>
        <w:pPrChange w:id="173"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74" w:author="Matthew Kay" w:date="2015-12-29T00:03:00Z">
        <w:r>
          <w:t xml:space="preserve">Matthew Kay was supported by the Intel Science and Technology Center for Pervasive Computing (ISTC-PC). </w:t>
        </w:r>
        <w:r w:rsidR="00663D15" w:rsidRPr="00663D15">
          <w:t xml:space="preserve">Eric </w:t>
        </w:r>
        <w:proofErr w:type="spellStart"/>
        <w:r w:rsidR="00663D15" w:rsidRPr="00663D15">
          <w:t>Hekler's</w:t>
        </w:r>
        <w:proofErr w:type="spellEnd"/>
        <w:r w:rsidR="00663D15" w:rsidRPr="00663D15">
          <w:t xml:space="preserve"> work was supported, in part, by a grant from the Robert Wood Johnson Foundation (PI: </w:t>
        </w:r>
        <w:proofErr w:type="spellStart"/>
        <w:r w:rsidR="00663D15" w:rsidRPr="00663D15">
          <w:t>Hekler</w:t>
        </w:r>
        <w:proofErr w:type="spellEnd"/>
        <w:r w:rsidR="00663D15" w:rsidRPr="00663D15">
          <w:t>, 71995).</w:t>
        </w:r>
      </w:ins>
    </w:p>
    <w:p w14:paraId="689F8ED5" w14:textId="77777777" w:rsidR="006B3F1F" w:rsidRDefault="006B3F1F">
      <w:pPr>
        <w:pStyle w:val="Heading1"/>
      </w:pPr>
      <w:r>
        <w:t>REFERENCES</w:t>
      </w:r>
    </w:p>
    <w:p w14:paraId="45054644" w14:textId="795DC898" w:rsidR="00525CD5" w:rsidRPr="00525CD5" w:rsidRDefault="00FA6C57" w:rsidP="00137B62">
      <w:pPr>
        <w:pStyle w:val="ReferencesNonumber"/>
        <w:divId w:val="551691919"/>
      </w:pPr>
      <w:r>
        <w:fldChar w:fldCharType="begin" w:fldLock="1"/>
      </w:r>
      <w:r>
        <w:instrText xml:space="preserve">ADDIN Mendeley Bibliography CSL_BIBLIOGRAPHY </w:instrText>
      </w:r>
      <w:r>
        <w:fldChar w:fldCharType="separate"/>
      </w:r>
      <w:r w:rsidR="00525CD5" w:rsidRPr="00525CD5">
        <w:t>1.</w:t>
      </w:r>
      <w:r w:rsidR="00525CD5" w:rsidRPr="00525CD5">
        <w:tab/>
        <w:t xml:space="preserve">Geoff Cumming. 2014. The new statistics: why and how. </w:t>
      </w:r>
      <w:r w:rsidR="00525CD5" w:rsidRPr="00525CD5">
        <w:rPr>
          <w:i/>
          <w:iCs/>
        </w:rPr>
        <w:t>Psychological science</w:t>
      </w:r>
      <w:r w:rsidR="00525CD5" w:rsidRPr="00525CD5">
        <w:t xml:space="preserve"> 25, 1: 7–29. Retrieved July 9, 2014 from http://pss.sagepub.com/content/early/2013/11/07/0956797613504966.abstract</w:t>
      </w:r>
    </w:p>
    <w:p w14:paraId="76656D60" w14:textId="77777777" w:rsidR="00525CD5" w:rsidRPr="00525CD5" w:rsidRDefault="00525CD5" w:rsidP="00137B62">
      <w:pPr>
        <w:pStyle w:val="ReferencesNonumber"/>
        <w:divId w:val="551691919"/>
      </w:pPr>
      <w:r w:rsidRPr="00525CD5">
        <w:t>2.</w:t>
      </w:r>
      <w:r w:rsidRPr="00525CD5">
        <w:tab/>
        <w:t xml:space="preserve">A. Gelman and J. Carlin. 2014. Beyond Power Calculations: Assessing Type S (Sign) and Type M (Magnitude) Errors. </w:t>
      </w:r>
      <w:r w:rsidRPr="00525CD5">
        <w:rPr>
          <w:i/>
          <w:iCs/>
        </w:rPr>
        <w:t>Perspectives on Psychological Science</w:t>
      </w:r>
      <w:r w:rsidRPr="00525CD5">
        <w:t xml:space="preserve"> 9, 6: 641–651. Retrieved November 17, 2014 from http://pps.sagepub.com/content/9/6/641.short</w:t>
      </w:r>
    </w:p>
    <w:p w14:paraId="2C21F170" w14:textId="77777777" w:rsidR="00525CD5" w:rsidRPr="00525CD5" w:rsidRDefault="00525CD5" w:rsidP="00137B62">
      <w:pPr>
        <w:pStyle w:val="ReferencesNonumber"/>
        <w:divId w:val="551691919"/>
      </w:pPr>
      <w:r w:rsidRPr="00525CD5">
        <w:t>3.</w:t>
      </w:r>
      <w:r w:rsidRPr="00525CD5">
        <w:tab/>
        <w:t xml:space="preserve">Andrew Gelman, Aleks Jakulin, Maria Grazia Pittau, and Yu-Sung Su. 2008. A Weakly Informative Default Prior Distribution for Logistic and Other Regression </w:t>
      </w:r>
      <w:r w:rsidRPr="00525CD5">
        <w:lastRenderedPageBreak/>
        <w:t xml:space="preserve">Models. </w:t>
      </w:r>
      <w:r w:rsidRPr="00525CD5">
        <w:rPr>
          <w:i/>
          <w:iCs/>
        </w:rPr>
        <w:t>The Annals of Applied Statistics</w:t>
      </w:r>
      <w:r w:rsidRPr="00525CD5">
        <w:t xml:space="preserve"> 2, 4: 1360–1383.</w:t>
      </w:r>
    </w:p>
    <w:p w14:paraId="2D382F61" w14:textId="77777777" w:rsidR="00525CD5" w:rsidRPr="00525CD5" w:rsidRDefault="00525CD5" w:rsidP="00137B62">
      <w:pPr>
        <w:pStyle w:val="ReferencesNonumber"/>
        <w:divId w:val="551691919"/>
      </w:pPr>
      <w:r w:rsidRPr="00525CD5">
        <w:t>4.</w:t>
      </w:r>
      <w:r w:rsidRPr="00525CD5">
        <w:tab/>
        <w:t xml:space="preserve">Andrew Gelman and David Weakliem. 2009. Of Beauty, Sex and Power. </w:t>
      </w:r>
      <w:r w:rsidRPr="00525CD5">
        <w:rPr>
          <w:i/>
          <w:iCs/>
        </w:rPr>
        <w:t>American Scientist</w:t>
      </w:r>
      <w:r w:rsidRPr="00525CD5">
        <w:t xml:space="preserve"> 97, 4: 310–316.</w:t>
      </w:r>
    </w:p>
    <w:p w14:paraId="5F7E5FF9" w14:textId="77777777" w:rsidR="00525CD5" w:rsidRPr="00525CD5" w:rsidRDefault="00525CD5" w:rsidP="00137B62">
      <w:pPr>
        <w:pStyle w:val="ReferencesNonumber"/>
        <w:divId w:val="551691919"/>
      </w:pPr>
      <w:r w:rsidRPr="00525CD5">
        <w:t>5.</w:t>
      </w:r>
      <w:r w:rsidRPr="00525CD5">
        <w:tab/>
        <w:t xml:space="preserve">Andrew Gelman. 2006. Prior distributions for variance parameters in hierarchical models. </w:t>
      </w:r>
      <w:r w:rsidRPr="00525CD5">
        <w:rPr>
          <w:i/>
          <w:iCs/>
        </w:rPr>
        <w:t>Bayesian Analysis</w:t>
      </w:r>
      <w:r w:rsidRPr="00525CD5">
        <w:t xml:space="preserve"> 1, 3: 515–533. http://doi.org/10.1214/06-BA117A</w:t>
      </w:r>
    </w:p>
    <w:p w14:paraId="0E34B518" w14:textId="77777777" w:rsidR="00525CD5" w:rsidRPr="00525CD5" w:rsidRDefault="00525CD5" w:rsidP="00137B62">
      <w:pPr>
        <w:pStyle w:val="ReferencesNonumber"/>
        <w:divId w:val="551691919"/>
      </w:pPr>
      <w:r w:rsidRPr="00525CD5">
        <w:t>6.</w:t>
      </w:r>
      <w:r w:rsidRPr="00525CD5">
        <w:tab/>
        <w:t xml:space="preserve">Saul Greenberg and Bill Buxton. 2008. Usability evaluation considered harmful (some of the time). </w:t>
      </w:r>
      <w:r w:rsidRPr="00525CD5">
        <w:rPr>
          <w:i/>
          <w:iCs/>
        </w:rPr>
        <w:t>Proceeding of the twenty-sixth annual CHI conference on Human factors in computing systems - CHI ’08</w:t>
      </w:r>
      <w:r w:rsidRPr="00525CD5">
        <w:t>, ACM Press, 111. Retrieved September 25, 2015 from http://dl.acm.org/citation.cfm?id=1357054.1357074</w:t>
      </w:r>
    </w:p>
    <w:p w14:paraId="171400D6" w14:textId="77777777" w:rsidR="00525CD5" w:rsidRPr="00525CD5" w:rsidRDefault="00525CD5" w:rsidP="00137B62">
      <w:pPr>
        <w:pStyle w:val="ReferencesNonumber"/>
        <w:divId w:val="551691919"/>
      </w:pPr>
      <w:r w:rsidRPr="00525CD5">
        <w:t>7.</w:t>
      </w:r>
      <w:r w:rsidRPr="00525CD5">
        <w:tab/>
        <w:t xml:space="preserve">Larry V. Hedges and Ingram Olkin. 1980. Vote-counting methods in research synthesis. </w:t>
      </w:r>
      <w:r w:rsidRPr="00525CD5">
        <w:rPr>
          <w:i/>
          <w:iCs/>
        </w:rPr>
        <w:t>Psychological Bulletin</w:t>
      </w:r>
      <w:r w:rsidRPr="00525CD5">
        <w:t xml:space="preserve"> 88, 2: 359–369.</w:t>
      </w:r>
    </w:p>
    <w:p w14:paraId="7570BE2C" w14:textId="77777777" w:rsidR="00525CD5" w:rsidRPr="00525CD5" w:rsidRDefault="00525CD5" w:rsidP="00137B62">
      <w:pPr>
        <w:pStyle w:val="ReferencesNonumber"/>
        <w:divId w:val="551691919"/>
      </w:pPr>
      <w:r w:rsidRPr="00525CD5">
        <w:t>8.</w:t>
      </w:r>
      <w:r w:rsidRPr="00525CD5">
        <w:tab/>
        <w:t xml:space="preserve">Rink Hoekstra, Richard D. Morey, Jeffrey N. Rouder, and Eric-Jan Wagenmakers. 2014. Robust misinterpretation of confidence intervals. </w:t>
      </w:r>
      <w:r w:rsidRPr="00525CD5">
        <w:rPr>
          <w:i/>
          <w:iCs/>
        </w:rPr>
        <w:t>Psychonomic Bulletin &amp; Review</w:t>
      </w:r>
      <w:r w:rsidRPr="00525CD5">
        <w:t xml:space="preserve"> 21, 5: 1157–1164. Retrieved July 1, 2015 from http://www.ncbi.nlm.nih.gov/pubmed/24420726</w:t>
      </w:r>
    </w:p>
    <w:p w14:paraId="013C932D" w14:textId="77777777" w:rsidR="00525CD5" w:rsidRPr="00525CD5" w:rsidRDefault="00525CD5" w:rsidP="00137B62">
      <w:pPr>
        <w:pStyle w:val="ReferencesNonumber"/>
        <w:divId w:val="551691919"/>
      </w:pPr>
      <w:r w:rsidRPr="00525CD5">
        <w:t>9.</w:t>
      </w:r>
      <w:r w:rsidRPr="00525CD5">
        <w:tab/>
        <w:t xml:space="preserve">Kasper Hornbæk and Effie Lai-Chong Law. 2007. Meta-analysis of correlations among usability measures. </w:t>
      </w:r>
      <w:r w:rsidRPr="00525CD5">
        <w:rPr>
          <w:i/>
          <w:iCs/>
        </w:rPr>
        <w:t>Proceedings of the SIGCHI conference on Human factors in computing systems - CHI ’07</w:t>
      </w:r>
      <w:r w:rsidRPr="00525CD5">
        <w:t>: 617. http://doi.org/10.1145/1240624.1240722</w:t>
      </w:r>
    </w:p>
    <w:p w14:paraId="0BE6DC20" w14:textId="77777777" w:rsidR="00525CD5" w:rsidRPr="00525CD5" w:rsidRDefault="00525CD5" w:rsidP="00137B62">
      <w:pPr>
        <w:pStyle w:val="ReferencesNonumber"/>
        <w:divId w:val="551691919"/>
      </w:pPr>
      <w:r w:rsidRPr="00525CD5">
        <w:t>10.</w:t>
      </w:r>
      <w:r w:rsidRPr="00525CD5">
        <w:tab/>
        <w:t xml:space="preserve">John P A Ioannidis. 2005. Why most published research findings are false. </w:t>
      </w:r>
      <w:r w:rsidRPr="00525CD5">
        <w:rPr>
          <w:i/>
          <w:iCs/>
        </w:rPr>
        <w:t>PLoS medicine</w:t>
      </w:r>
      <w:r w:rsidRPr="00525CD5">
        <w:t xml:space="preserve"> 2, 8: e124. Retrieved July 9, 2014 from http://journals.plos.org/plosmedicine/article?id=10.1371/journal.pmed.0020124</w:t>
      </w:r>
    </w:p>
    <w:p w14:paraId="329762A3" w14:textId="77777777" w:rsidR="00525CD5" w:rsidRPr="00525CD5" w:rsidRDefault="00525CD5" w:rsidP="00137B62">
      <w:pPr>
        <w:pStyle w:val="ReferencesNonumber"/>
        <w:divId w:val="551691919"/>
      </w:pPr>
      <w:r w:rsidRPr="00525CD5">
        <w:t>11.</w:t>
      </w:r>
      <w:r w:rsidRPr="00525CD5">
        <w:tab/>
        <w:t xml:space="preserve">Maurits Kaptein and Judy Robertson. 2012. Rethinking statistical analysis methods for CHI. </w:t>
      </w:r>
      <w:r w:rsidRPr="00525CD5">
        <w:rPr>
          <w:i/>
          <w:iCs/>
        </w:rPr>
        <w:t>Proceedings of the 2012 ACM annual conference on Human Factors in Computing Systems - CHI ’12</w:t>
      </w:r>
      <w:r w:rsidRPr="00525CD5">
        <w:t>, ACM Press, 1105. Retrieved September 25, 2015 from http://dl.acm.org/citation.cfm?id=2207676.2208557</w:t>
      </w:r>
    </w:p>
    <w:p w14:paraId="74AFD03B" w14:textId="77777777" w:rsidR="00525CD5" w:rsidRPr="00525CD5" w:rsidRDefault="00525CD5" w:rsidP="00137B62">
      <w:pPr>
        <w:pStyle w:val="ReferencesNonumber"/>
        <w:divId w:val="551691919"/>
      </w:pPr>
      <w:r w:rsidRPr="00525CD5">
        <w:t>12.</w:t>
      </w:r>
      <w:r w:rsidRPr="00525CD5">
        <w:tab/>
        <w:t xml:space="preserve">John K Kruschke. 2013. Bayesian estimation supersedes the t test. </w:t>
      </w:r>
      <w:r w:rsidRPr="00525CD5">
        <w:rPr>
          <w:i/>
          <w:iCs/>
        </w:rPr>
        <w:t>Journal of experimental psychology. General</w:t>
      </w:r>
      <w:r w:rsidRPr="00525CD5">
        <w:t xml:space="preserve"> 142, 2: 573–603. Retrieved September 25, 2015 from http://www.ncbi.nlm.nih.gov/pubmed/22774788</w:t>
      </w:r>
    </w:p>
    <w:p w14:paraId="17D454CB" w14:textId="77777777" w:rsidR="00525CD5" w:rsidRPr="00525CD5" w:rsidRDefault="00525CD5" w:rsidP="00137B62">
      <w:pPr>
        <w:pStyle w:val="ReferencesNonumber"/>
        <w:divId w:val="551691919"/>
      </w:pPr>
      <w:r w:rsidRPr="00525CD5">
        <w:t>13.</w:t>
      </w:r>
      <w:r w:rsidRPr="00525CD5">
        <w:tab/>
        <w:t xml:space="preserve">John K. Kruschke. 2010. Bayesian data analysis. </w:t>
      </w:r>
      <w:r w:rsidRPr="00525CD5">
        <w:rPr>
          <w:i/>
          <w:iCs/>
        </w:rPr>
        <w:t>Wiley Interdisciplinary Reviews: Cognitive Science</w:t>
      </w:r>
      <w:r w:rsidRPr="00525CD5">
        <w:t xml:space="preserve"> 1, 5: 658–676. http://doi.org/10.1002/wcs.72</w:t>
      </w:r>
    </w:p>
    <w:p w14:paraId="47C5BA73" w14:textId="77777777" w:rsidR="00525CD5" w:rsidRPr="00525CD5" w:rsidRDefault="00525CD5" w:rsidP="00137B62">
      <w:pPr>
        <w:pStyle w:val="ReferencesNonumber"/>
        <w:divId w:val="551691919"/>
      </w:pPr>
      <w:r w:rsidRPr="00525CD5">
        <w:t>14.</w:t>
      </w:r>
      <w:r w:rsidRPr="00525CD5">
        <w:tab/>
        <w:t xml:space="preserve">John K. Kruschke. 2011. </w:t>
      </w:r>
      <w:r w:rsidRPr="00525CD5">
        <w:rPr>
          <w:i/>
          <w:iCs/>
        </w:rPr>
        <w:t>Doing Bayesian Data Analysis</w:t>
      </w:r>
      <w:r w:rsidRPr="00525CD5">
        <w:t>. Elsevier Inc.</w:t>
      </w:r>
    </w:p>
    <w:p w14:paraId="078EAB4B" w14:textId="77777777" w:rsidR="00525CD5" w:rsidRPr="00525CD5" w:rsidRDefault="00525CD5" w:rsidP="00137B62">
      <w:pPr>
        <w:pStyle w:val="ReferencesNonumber"/>
        <w:divId w:val="551691919"/>
      </w:pPr>
      <w:r w:rsidRPr="00525CD5">
        <w:t>15.</w:t>
      </w:r>
      <w:r w:rsidRPr="00525CD5">
        <w:tab/>
        <w:t xml:space="preserve">Martyn Plummer. 2003. JAGS: A Program for Analysis of Bayesian Graphical Models Using Gibbs Sampling. </w:t>
      </w:r>
      <w:r w:rsidRPr="00525CD5">
        <w:rPr>
          <w:i/>
          <w:iCs/>
        </w:rPr>
        <w:t xml:space="preserve">Proceedings of the 3rd International </w:t>
      </w:r>
      <w:r w:rsidRPr="00525CD5">
        <w:rPr>
          <w:i/>
          <w:iCs/>
        </w:rPr>
        <w:lastRenderedPageBreak/>
        <w:t>Workshop on Distributed Statistical Computing (DSC 2003)</w:t>
      </w:r>
      <w:r w:rsidRPr="00525CD5">
        <w:t>. http://doi.org/10.1.1.13.3406</w:t>
      </w:r>
    </w:p>
    <w:p w14:paraId="074E03BD" w14:textId="77777777" w:rsidR="00525CD5" w:rsidRPr="00525CD5" w:rsidRDefault="00525CD5" w:rsidP="00137B62">
      <w:pPr>
        <w:pStyle w:val="ReferencesNonumber"/>
        <w:divId w:val="551691919"/>
      </w:pPr>
      <w:r w:rsidRPr="00525CD5">
        <w:t>16.</w:t>
      </w:r>
      <w:r w:rsidRPr="00525CD5">
        <w:tab/>
        <w:t xml:space="preserve">Stan Development Team. 2015. </w:t>
      </w:r>
      <w:r w:rsidRPr="00525CD5">
        <w:rPr>
          <w:i/>
          <w:iCs/>
        </w:rPr>
        <w:t>Stan Modeling Language: User’s Guide and Reference Manual</w:t>
      </w:r>
      <w:r w:rsidRPr="00525CD5">
        <w:t xml:space="preserve">. </w:t>
      </w:r>
    </w:p>
    <w:p w14:paraId="56F21292" w14:textId="77777777" w:rsidR="00525CD5" w:rsidRPr="00525CD5" w:rsidRDefault="00525CD5" w:rsidP="00137B62">
      <w:pPr>
        <w:pStyle w:val="ReferencesNonumber"/>
        <w:divId w:val="551691919"/>
      </w:pPr>
      <w:r w:rsidRPr="00525CD5">
        <w:t>17.</w:t>
      </w:r>
      <w:r w:rsidRPr="00525CD5">
        <w:tab/>
        <w:t xml:space="preserve">Ana Villar, Mario Callegaro, and Yongwei Yang. 2013. Where Am I ? A Meta-Analysis of Experiments on the Effects of Progress Indicators for Web Surveys. </w:t>
      </w:r>
      <w:r w:rsidRPr="00525CD5">
        <w:rPr>
          <w:i/>
          <w:iCs/>
        </w:rPr>
        <w:t>Social Science Computer Review</w:t>
      </w:r>
      <w:r w:rsidRPr="00525CD5">
        <w:t xml:space="preserve"> 00, 0: 1–19. http://doi.org/10.1177/0894439313497468</w:t>
      </w:r>
    </w:p>
    <w:p w14:paraId="1FBF4BA0" w14:textId="77777777" w:rsidR="00525CD5" w:rsidRPr="00525CD5" w:rsidRDefault="00525CD5" w:rsidP="00137B62">
      <w:pPr>
        <w:pStyle w:val="ReferencesNonumber"/>
        <w:divId w:val="551691919"/>
      </w:pPr>
      <w:r w:rsidRPr="00525CD5">
        <w:t>18.</w:t>
      </w:r>
      <w:r w:rsidRPr="00525CD5">
        <w:tab/>
        <w:t xml:space="preserve">Suzanne Weisband and S Kiesler. 1996. Self Disclosure on Computer Forms : Meta-Analysis and Implications. </w:t>
      </w:r>
      <w:r w:rsidRPr="00525CD5">
        <w:rPr>
          <w:i/>
          <w:iCs/>
        </w:rPr>
        <w:t>ACM Digital Library</w:t>
      </w:r>
      <w:r w:rsidRPr="00525CD5">
        <w:t xml:space="preserve"> CHI, 96: 3–10. http://doi.org/10.1145/238386.238387</w:t>
      </w:r>
    </w:p>
    <w:p w14:paraId="08C4F1C6" w14:textId="77777777" w:rsidR="00525CD5" w:rsidRPr="00525CD5" w:rsidRDefault="00525CD5" w:rsidP="00137B62">
      <w:pPr>
        <w:pStyle w:val="ReferencesNonumber"/>
        <w:divId w:val="551691919"/>
      </w:pPr>
      <w:r w:rsidRPr="00525CD5">
        <w:t>19.</w:t>
      </w:r>
      <w:r w:rsidRPr="00525CD5">
        <w:tab/>
        <w:t xml:space="preserve">Max Wilson, Wendy E. Mackay, Ed Chi, Michael Bernstein, and Dan Russell. RepliCHI - CHI should be replicating and validating results more: discuss. </w:t>
      </w:r>
      <w:r w:rsidRPr="00525CD5">
        <w:rPr>
          <w:i/>
          <w:iCs/>
        </w:rPr>
        <w:t>CHI EA ’11: Proceedings of the 2011 annual conference extended abstracts on Human factors in computing systems</w:t>
      </w:r>
      <w:r w:rsidRPr="00525CD5">
        <w:t>. http://doi.org/10.1145/1979742.1979491</w:t>
      </w:r>
    </w:p>
    <w:p w14:paraId="067BF8B3" w14:textId="77777777" w:rsidR="00525CD5" w:rsidRPr="00525CD5" w:rsidRDefault="00525CD5" w:rsidP="00137B62">
      <w:pPr>
        <w:pStyle w:val="ReferencesNonumber"/>
        <w:divId w:val="551691919"/>
      </w:pPr>
      <w:r w:rsidRPr="00525CD5">
        <w:t>20.</w:t>
      </w:r>
      <w:r w:rsidRPr="00525CD5">
        <w:tab/>
        <w:t xml:space="preserve">Jacob O Wobbrock, Leah Findlater, Darren Gergle, and James J Higgins. 2011. The Aligned Rank Transform for Nonparametric Factorial Analyses Using Only ANOVA Procedures. </w:t>
      </w:r>
      <w:r w:rsidRPr="00525CD5">
        <w:rPr>
          <w:i/>
          <w:iCs/>
        </w:rPr>
        <w:t>CHI ’11</w:t>
      </w:r>
      <w:r w:rsidRPr="00525CD5">
        <w:t>: 143–146.</w:t>
      </w:r>
    </w:p>
    <w:p w14:paraId="5D008E3E" w14:textId="77777777" w:rsidR="00525CD5" w:rsidRPr="00525CD5" w:rsidRDefault="00525CD5" w:rsidP="00137B62">
      <w:pPr>
        <w:pStyle w:val="ReferencesNonumber"/>
        <w:divId w:val="551691919"/>
      </w:pPr>
      <w:r w:rsidRPr="00525CD5">
        <w:t>21.</w:t>
      </w:r>
      <w:r w:rsidRPr="00525CD5">
        <w:tab/>
        <w:t xml:space="preserve">Nick Yee, Nick Yee, Jeremy N Bailenson, Jeremy N Bailenson, Kathryn Rickertsen, and Kathryn Rickertsen. 2007. A meta-analysis of the impact of the inclusion and realism of human-like faces on user experiences in interfaces. </w:t>
      </w:r>
      <w:r w:rsidRPr="00525CD5">
        <w:rPr>
          <w:i/>
          <w:iCs/>
        </w:rPr>
        <w:t>Proceedings of the SIGCHI conference on Human factors in computing systems - CHI ’07</w:t>
      </w:r>
      <w:r w:rsidRPr="00525CD5">
        <w:t xml:space="preserve">: 1. http://doi.org/10.1145/1240624.1240626 </w:t>
      </w:r>
    </w:p>
    <w:p w14:paraId="7F627005" w14:textId="7B62CEA3" w:rsidR="00285470" w:rsidRPr="003F70AB" w:rsidRDefault="00FA6C57" w:rsidP="00137B62">
      <w:pPr>
        <w:pStyle w:val="ReferencesNonumber"/>
      </w:pPr>
      <w:r>
        <w:fldChar w:fldCharType="end"/>
      </w:r>
    </w:p>
    <w:sectPr w:rsidR="00285470" w:rsidRPr="003F70AB" w:rsidSect="006B1D5B">
      <w:headerReference w:type="even" r:id="rId18"/>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tthew Kay" w:date="2015-12-27T13:56:00Z" w:initials="MK">
    <w:p w14:paraId="05081A44" w14:textId="748BA7A0" w:rsidR="00466059" w:rsidRDefault="00466059">
      <w:pPr>
        <w:pStyle w:val="CommentText"/>
      </w:pPr>
      <w:r w:rsidRPr="00466059">
        <w:rPr>
          <w:rStyle w:val="CommentReference"/>
          <w:b/>
        </w:rPr>
        <w:annotationRef/>
      </w:r>
      <w:r w:rsidRPr="00466059">
        <w:rPr>
          <w:b/>
        </w:rPr>
        <w:t>TODO</w:t>
      </w:r>
      <w:r>
        <w:t xml:space="preserve"> at end: sweep for orphans and widows</w:t>
      </w:r>
    </w:p>
  </w:comment>
  <w:comment w:id="26" w:author="Matthew Kay" w:date="2015-12-27T13:38:00Z" w:initials="MK">
    <w:p w14:paraId="225CE9FE" w14:textId="749BB408" w:rsidR="003D67E6" w:rsidRDefault="003D67E6">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32" w:author="Matthew Kay" w:date="2015-12-27T13:39:00Z" w:initials="MK">
    <w:p w14:paraId="544489D0" w14:textId="03D239DA" w:rsidR="003D67E6" w:rsidRDefault="003D67E6">
      <w:pPr>
        <w:pStyle w:val="CommentText"/>
      </w:pPr>
      <w:r w:rsidRPr="003D67E6">
        <w:rPr>
          <w:rStyle w:val="CommentReference"/>
          <w:b/>
          <w:highlight w:val="yellow"/>
        </w:rPr>
        <w:annotationRef/>
      </w:r>
      <w:r w:rsidRPr="003D67E6">
        <w:rPr>
          <w:b/>
          <w:highlight w:val="yellow"/>
        </w:rPr>
        <w:t>Eric</w:t>
      </w:r>
      <w:r w:rsidRPr="003D67E6">
        <w:rPr>
          <w:highlight w:val="yellow"/>
        </w:rPr>
        <w:t>: insert affiliation and email here</w:t>
      </w:r>
    </w:p>
  </w:comment>
  <w:comment w:id="37" w:author="Matthew Kay" w:date="2015-12-27T13:59:00Z" w:initials="MK">
    <w:p w14:paraId="757DD52C" w14:textId="42BE84A8" w:rsidR="00A42769" w:rsidRDefault="00A42769">
      <w:pPr>
        <w:pStyle w:val="CommentText"/>
      </w:pPr>
      <w:r w:rsidRPr="00A42769">
        <w:rPr>
          <w:rStyle w:val="CommentReference"/>
          <w:b/>
          <w:highlight w:val="yellow"/>
        </w:rPr>
        <w:annotationRef/>
      </w:r>
      <w:r w:rsidRPr="00A42769">
        <w:rPr>
          <w:b/>
          <w:highlight w:val="yellow"/>
        </w:rPr>
        <w:t>Greg</w:t>
      </w:r>
      <w:r w:rsidRPr="00A42769">
        <w:rPr>
          <w:highlight w:val="yellow"/>
        </w:rPr>
        <w:t>: You could re-write / augment this sentence to state the evidence you found backing up this statement</w:t>
      </w:r>
    </w:p>
  </w:comment>
  <w:comment w:id="38" w:author="Gregory Nelson" w:date="2015-09-25T09:23:00Z" w:initials="">
    <w:p w14:paraId="3D873E23" w14:textId="77777777" w:rsidR="000B0365" w:rsidRDefault="000B0365" w:rsidP="0002541C">
      <w:pPr>
        <w:widowControl w:val="0"/>
      </w:pPr>
      <w:r>
        <w:rPr>
          <w:rFonts w:ascii="Arial" w:eastAsia="Arial" w:hAnsi="Arial" w:cs="Arial"/>
          <w:color w:val="000000"/>
          <w:sz w:val="22"/>
          <w:szCs w:val="22"/>
        </w:rPr>
        <w:t>We conduct a literature survey, showing x% included in meta-analysis, out of x thousands of papers.</w:t>
      </w:r>
    </w:p>
  </w:comment>
  <w:comment w:id="39" w:author="Matthew Kay" w:date="2015-12-27T13:41:00Z" w:initials="MK">
    <w:p w14:paraId="5C027756" w14:textId="671B4579" w:rsidR="003D67E6" w:rsidRDefault="003D67E6">
      <w:pPr>
        <w:pStyle w:val="CommentText"/>
      </w:pPr>
      <w:r>
        <w:rPr>
          <w:rStyle w:val="CommentReference"/>
        </w:rPr>
        <w:annotationRef/>
      </w:r>
      <w:r>
        <w:t xml:space="preserve">Agreed. I think a pithy single-sentence statement of the contribution of the meta-analysis section is important to have in the abstract. </w:t>
      </w:r>
      <w:r w:rsidRPr="003D67E6">
        <w:rPr>
          <w:b/>
          <w:highlight w:val="yellow"/>
        </w:rPr>
        <w:t>Greg</w:t>
      </w:r>
      <w:r w:rsidRPr="003D67E6">
        <w:rPr>
          <w:highlight w:val="yellow"/>
        </w:rPr>
        <w:t>, can you take a stab at one?</w:t>
      </w:r>
      <w:r w:rsidR="00A42769">
        <w:t xml:space="preserve"> See my other comment above where that could fit</w:t>
      </w:r>
    </w:p>
  </w:comment>
  <w:comment w:id="40" w:author="Matthew Kay" w:date="2015-12-27T13:46:00Z" w:initials="MK">
    <w:p w14:paraId="7F017411" w14:textId="5B26B173" w:rsidR="0013374C" w:rsidRDefault="0013374C">
      <w:pPr>
        <w:pStyle w:val="CommentText"/>
      </w:pPr>
      <w:r>
        <w:rPr>
          <w:rStyle w:val="CommentReference"/>
        </w:rPr>
        <w:annotationRef/>
      </w:r>
      <w:r>
        <w:t>Any other keywords we want?</w:t>
      </w:r>
    </w:p>
  </w:comment>
  <w:comment w:id="43" w:author="Matthew Kay" w:date="2015-12-27T13:46:00Z" w:initials="MK">
    <w:p w14:paraId="1BE7B376" w14:textId="38264D55" w:rsidR="0013374C" w:rsidRDefault="0013374C">
      <w:pPr>
        <w:pStyle w:val="CommentText"/>
      </w:pPr>
      <w:r>
        <w:rPr>
          <w:rStyle w:val="CommentReference"/>
        </w:rPr>
        <w:annotationRef/>
      </w:r>
      <w:r w:rsidRPr="0013374C">
        <w:rPr>
          <w:b/>
        </w:rPr>
        <w:t>TODO</w:t>
      </w:r>
      <w:r>
        <w:t xml:space="preserve"> for Matt: update copyright statement</w:t>
      </w:r>
    </w:p>
  </w:comment>
  <w:comment w:id="46" w:author="Eric Hekler" w:date="2015-09-25T09:23:00Z" w:initials="EH">
    <w:p w14:paraId="5301EBEB" w14:textId="18ECF1FF" w:rsidR="000B0365" w:rsidRDefault="000B0365">
      <w:pPr>
        <w:pStyle w:val="CommentText"/>
      </w:pPr>
      <w:r>
        <w:rPr>
          <w:rStyle w:val="CommentReference"/>
        </w:rPr>
        <w:annotationRef/>
      </w:r>
      <w:r>
        <w:t xml:space="preserve">It doesn’t necessarily inherently do it in my view because it all depends on the quality of someone’s ability to set priors. </w:t>
      </w:r>
    </w:p>
  </w:comment>
  <w:comment w:id="47" w:author="Eric Hekler" w:date="2015-09-25T09:23:00Z" w:initials="EH">
    <w:p w14:paraId="37FF24B7" w14:textId="65B1B5FC" w:rsidR="000B0365" w:rsidRDefault="000B0365">
      <w:pPr>
        <w:pStyle w:val="CommentText"/>
      </w:pPr>
      <w:r>
        <w:rPr>
          <w:rStyle w:val="CommentReference"/>
        </w:rPr>
        <w:annotationRef/>
      </w:r>
      <w:r>
        <w:t xml:space="preserve">While you did introduce both terms, it’s probably good to stay consistent. </w:t>
      </w:r>
    </w:p>
  </w:comment>
  <w:comment w:id="48" w:author="Matthew Kay" w:date="2015-12-27T13:43:00Z" w:initials="MK">
    <w:p w14:paraId="221C7892" w14:textId="4BA7A3D9" w:rsidR="0013374C" w:rsidRDefault="0013374C">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51" w:author="Gregory Nelson" w:date="2015-09-25T09:23:00Z" w:initials="">
    <w:p w14:paraId="0FE09FD5" w14:textId="77777777" w:rsidR="000B0365" w:rsidRDefault="000B0365" w:rsidP="0002541C">
      <w:pPr>
        <w:widowControl w:val="0"/>
        <w:rPr>
          <w:rFonts w:ascii="Arial" w:eastAsia="Arial" w:hAnsi="Arial" w:cs="Arial"/>
          <w:color w:val="000000"/>
          <w:sz w:val="22"/>
          <w:szCs w:val="22"/>
        </w:rPr>
      </w:pPr>
      <w:r>
        <w:rPr>
          <w:rFonts w:ascii="Arial" w:eastAsia="Arial" w:hAnsi="Arial" w:cs="Arial"/>
          <w:color w:val="000000"/>
          <w:sz w:val="22"/>
          <w:szCs w:val="22"/>
        </w:rPr>
        <w:t xml:space="preserve">I didn't label a detailed reason for why some were not </w:t>
      </w:r>
      <w:proofErr w:type="spellStart"/>
      <w:r>
        <w:rPr>
          <w:rFonts w:ascii="Arial" w:eastAsia="Arial" w:hAnsi="Arial" w:cs="Arial"/>
          <w:color w:val="000000"/>
          <w:sz w:val="22"/>
          <w:szCs w:val="22"/>
        </w:rPr>
        <w:t>metas</w:t>
      </w:r>
      <w:proofErr w:type="spellEnd"/>
      <w:r>
        <w:rPr>
          <w:rFonts w:ascii="Arial" w:eastAsia="Arial" w:hAnsi="Arial" w:cs="Arial"/>
          <w:color w:val="000000"/>
          <w:sz w:val="22"/>
          <w:szCs w:val="22"/>
        </w:rPr>
        <w:t xml:space="preserve"> so this is a lower bound here. Can I correct this in final paper or should I say about half? I'm bulletproof on the number that are meta-analyses but not on the numbers for each rejection criteria (they might be a little under).</w:t>
      </w:r>
    </w:p>
    <w:p w14:paraId="2F126167" w14:textId="77777777" w:rsidR="000B0365" w:rsidRDefault="000B0365" w:rsidP="0002541C">
      <w:pPr>
        <w:widowControl w:val="0"/>
        <w:rPr>
          <w:rFonts w:ascii="Arial" w:eastAsia="Arial" w:hAnsi="Arial" w:cs="Arial"/>
          <w:color w:val="000000"/>
          <w:sz w:val="22"/>
          <w:szCs w:val="22"/>
        </w:rPr>
      </w:pPr>
    </w:p>
    <w:p w14:paraId="6F2F8581" w14:textId="5C1D0EE4" w:rsidR="000B0365" w:rsidRDefault="000B0365" w:rsidP="0002541C">
      <w:pPr>
        <w:widowControl w:val="0"/>
      </w:pPr>
      <w:r>
        <w:rPr>
          <w:rFonts w:ascii="Arial" w:eastAsia="Arial" w:hAnsi="Arial" w:cs="Arial"/>
          <w:color w:val="000000"/>
          <w:sz w:val="22"/>
          <w:szCs w:val="22"/>
        </w:rPr>
        <w:t xml:space="preserve">EH- I think this is OK here; we’ll fix for the camera-ready. </w:t>
      </w:r>
    </w:p>
  </w:comment>
  <w:comment w:id="52" w:author="Matthew Kay" w:date="2015-12-27T12:56:00Z" w:initials="MK">
    <w:p w14:paraId="6DA9AA5B" w14:textId="7F508911" w:rsidR="00522CC0" w:rsidRPr="0013374C" w:rsidRDefault="00522CC0">
      <w:pPr>
        <w:pStyle w:val="CommentText"/>
        <w:rPr>
          <w:highlight w:val="yellow"/>
        </w:rPr>
      </w:pPr>
      <w:r w:rsidRPr="0013374C">
        <w:rPr>
          <w:b/>
          <w:highlight w:val="yellow"/>
        </w:rPr>
        <w:t>Greg</w:t>
      </w:r>
      <w:r w:rsidRPr="0013374C">
        <w:rPr>
          <w:highlight w:val="yellow"/>
        </w:rPr>
        <w:t xml:space="preserve">: </w:t>
      </w:r>
      <w:r w:rsidRPr="0013374C">
        <w:rPr>
          <w:rStyle w:val="CommentReference"/>
          <w:highlight w:val="yellow"/>
        </w:rPr>
        <w:annotationRef/>
      </w:r>
      <w:r w:rsidRPr="0013374C">
        <w:rPr>
          <w:highlight w:val="yellow"/>
        </w:rPr>
        <w:t>Now that we’re in camera-ready mode, is there something here that needs to be updated?</w:t>
      </w:r>
    </w:p>
  </w:comment>
  <w:comment w:id="69" w:author="Greg Nelson" w:date="2015-09-25T09:23:00Z" w:initials="GN">
    <w:p w14:paraId="56876C32" w14:textId="3C98AF82" w:rsidR="000B0365" w:rsidRDefault="000B0365">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70" w:author="Matthew Kay" w:date="2015-09-25T09:23:00Z" w:initials="MK">
    <w:p w14:paraId="1DB4F7F5" w14:textId="74843E36" w:rsidR="000B0365" w:rsidRDefault="000B0365">
      <w:pPr>
        <w:pStyle w:val="CommentText"/>
      </w:pPr>
      <w:r>
        <w:rPr>
          <w:rStyle w:val="CommentReference"/>
        </w:rPr>
        <w:annotationRef/>
      </w:r>
      <w:r>
        <w:t>RMSE is on the scale of the data, so I guess you could interpret this as a log-odds ratio. Will try to give an example if I have time.</w:t>
      </w:r>
    </w:p>
  </w:comment>
  <w:comment w:id="162" w:author="Eric Hekler" w:date="2015-09-25T09:23:00Z" w:initials="EH">
    <w:p w14:paraId="7DAB04F0" w14:textId="29A72EA1" w:rsidR="000B0365" w:rsidRDefault="000B0365">
      <w:pPr>
        <w:pStyle w:val="CommentText"/>
      </w:pPr>
      <w:r>
        <w:rPr>
          <w:rStyle w:val="CommentReference"/>
        </w:rPr>
        <w:annotationRef/>
      </w:r>
      <w:r>
        <w:rPr>
          <w:rFonts w:ascii="Arial" w:eastAsia="Times" w:hAnsi="Arial" w:cs="Arial"/>
          <w:sz w:val="24"/>
          <w:szCs w:val="24"/>
        </w:rPr>
        <w:t xml:space="preserve">Brandt J, </w:t>
      </w:r>
      <w:proofErr w:type="spellStart"/>
      <w:r>
        <w:rPr>
          <w:rFonts w:ascii="Arial" w:eastAsia="Times" w:hAnsi="Arial" w:cs="Arial"/>
          <w:sz w:val="24"/>
          <w:szCs w:val="24"/>
        </w:rPr>
        <w:t>Dontcheva</w:t>
      </w:r>
      <w:proofErr w:type="spellEnd"/>
      <w:r>
        <w:rPr>
          <w:rFonts w:ascii="Arial" w:eastAsia="Times" w:hAnsi="Arial" w:cs="Arial"/>
          <w:sz w:val="24"/>
          <w:szCs w:val="24"/>
        </w:rPr>
        <w:t xml:space="preserve"> M, </w:t>
      </w:r>
      <w:proofErr w:type="spellStart"/>
      <w:r>
        <w:rPr>
          <w:rFonts w:ascii="Arial" w:eastAsia="Times" w:hAnsi="Arial" w:cs="Arial"/>
          <w:sz w:val="24"/>
          <w:szCs w:val="24"/>
        </w:rPr>
        <w:t>Weskamp</w:t>
      </w:r>
      <w:proofErr w:type="spellEnd"/>
      <w:r>
        <w:rPr>
          <w:rFonts w:ascii="Arial" w:eastAsia="Times" w:hAnsi="Arial" w:cs="Arial"/>
          <w:sz w:val="24"/>
          <w:szCs w:val="24"/>
        </w:rPr>
        <w:t xml:space="preserve"> M, </w:t>
      </w:r>
      <w:proofErr w:type="spellStart"/>
      <w:r>
        <w:rPr>
          <w:rFonts w:ascii="Arial" w:eastAsia="Times" w:hAnsi="Arial" w:cs="Arial"/>
          <w:sz w:val="24"/>
          <w:szCs w:val="24"/>
        </w:rPr>
        <w:t>Klemmer</w:t>
      </w:r>
      <w:proofErr w:type="spellEnd"/>
      <w:r>
        <w:rPr>
          <w:rFonts w:ascii="Arial" w:eastAsia="Times" w:hAnsi="Arial" w:cs="Arial"/>
          <w:sz w:val="24"/>
          <w:szCs w:val="24"/>
        </w:rPr>
        <w:t xml:space="preserve"> SR, editors. Example-centric programming: integrating web search into the development environment. Proceedings of the SIGCHI Conference on Human Factors in Computing Systems; 2010: ACM.</w:t>
      </w:r>
    </w:p>
  </w:comment>
  <w:comment w:id="164" w:author="Matthew Kay" w:date="2015-12-27T13:52:00Z" w:initials="MK">
    <w:p w14:paraId="4D31374E" w14:textId="7AE1A931" w:rsidR="0013374C" w:rsidRDefault="0013374C">
      <w:pPr>
        <w:pStyle w:val="CommentText"/>
      </w:pPr>
      <w:r w:rsidRPr="0013374C">
        <w:rPr>
          <w:b/>
        </w:rPr>
        <w:t>TODO</w:t>
      </w:r>
      <w:r>
        <w:t xml:space="preserve"> for Matt: </w:t>
      </w:r>
      <w:r>
        <w:rPr>
          <w:rStyle w:val="CommentReference"/>
        </w:rPr>
        <w:annotationRef/>
      </w:r>
      <w:r>
        <w:t xml:space="preserve">This and </w:t>
      </w:r>
      <w:proofErr w:type="spellStart"/>
      <w:r>
        <w:t>PyMC</w:t>
      </w:r>
      <w:proofErr w:type="spellEnd"/>
      <w:r>
        <w:t xml:space="preserve"> have papers to cite, cite them; also Stan and JAGS papers instead of manuals if possible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544489D0" w15:done="0"/>
  <w15:commentEx w15:paraId="757DD52C" w15:done="0"/>
  <w15:commentEx w15:paraId="3D873E23" w15:done="0"/>
  <w15:commentEx w15:paraId="5C027756" w15:paraIdParent="3D873E23" w15:done="0"/>
  <w15:commentEx w15:paraId="7F017411" w15:done="0"/>
  <w15:commentEx w15:paraId="1BE7B376" w15:done="0"/>
  <w15:commentEx w15:paraId="5301EBEB" w15:done="0"/>
  <w15:commentEx w15:paraId="37FF24B7" w15:done="0"/>
  <w15:commentEx w15:paraId="221C7892" w15:paraIdParent="37FF24B7" w15:done="0"/>
  <w15:commentEx w15:paraId="6F2F8581" w15:done="0"/>
  <w15:commentEx w15:paraId="6DA9AA5B" w15:paraIdParent="6F2F8581" w15:done="0"/>
  <w15:commentEx w15:paraId="56876C32" w15:done="0"/>
  <w15:commentEx w15:paraId="1DB4F7F5" w15:paraIdParent="56876C32" w15:done="0"/>
  <w15:commentEx w15:paraId="7DAB04F0" w15:done="0"/>
  <w15:commentEx w15:paraId="4D31374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E60EDF" w14:textId="77777777" w:rsidR="00083CA3" w:rsidRDefault="00083CA3">
      <w:r>
        <w:separator/>
      </w:r>
    </w:p>
  </w:endnote>
  <w:endnote w:type="continuationSeparator" w:id="0">
    <w:p w14:paraId="50810990" w14:textId="77777777" w:rsidR="00083CA3" w:rsidRDefault="00083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AA2B43" w14:textId="77777777" w:rsidR="00083CA3" w:rsidRDefault="00083CA3" w:rsidP="00443E9F">
      <w:pPr>
        <w:spacing w:after="0"/>
      </w:pPr>
      <w:r>
        <w:separator/>
      </w:r>
    </w:p>
  </w:footnote>
  <w:footnote w:type="continuationSeparator" w:id="0">
    <w:p w14:paraId="103BD40E" w14:textId="77777777" w:rsidR="00083CA3" w:rsidRDefault="00083CA3" w:rsidP="00443E9F">
      <w:pPr>
        <w:spacing w:after="0"/>
      </w:pPr>
      <w:r>
        <w:continuationSeparator/>
      </w:r>
    </w:p>
  </w:footnote>
  <w:footnote w:id="1">
    <w:p w14:paraId="616B3D28" w14:textId="3CACD1CC" w:rsidR="000B0365" w:rsidRDefault="000B0365">
      <w:pPr>
        <w:pStyle w:val="FootnoteText"/>
      </w:pPr>
      <w:r>
        <w:rPr>
          <w:rStyle w:val="FootnoteReference"/>
        </w:rPr>
        <w:footnoteRef/>
      </w:r>
      <w:r>
        <w:t xml:space="preserve"> We will use frequentist and NHST interchangeably.</w:t>
      </w:r>
    </w:p>
  </w:footnote>
  <w:footnote w:id="2">
    <w:p w14:paraId="619514C5" w14:textId="73DC8314" w:rsidR="000B0365" w:rsidRDefault="000B0365"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cost-benefit analysis; thus we do not consider them here.</w:t>
      </w:r>
    </w:p>
  </w:footnote>
  <w:footnote w:id="3">
    <w:p w14:paraId="462B43AB" w14:textId="77777777" w:rsidR="000B0365" w:rsidRDefault="000B0365" w:rsidP="0002541C">
      <w:r>
        <w:rPr>
          <w:vertAlign w:val="superscript"/>
        </w:rPr>
        <w:footnoteRef/>
      </w:r>
      <w:r>
        <w:t xml:space="preserve"> A </w:t>
      </w:r>
      <w:proofErr w:type="spellStart"/>
      <w:r>
        <w:t>log</w:t>
      </w:r>
      <w:proofErr w:type="spellEnd"/>
      <w:r>
        <w:t xml:space="preserve">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w:t>
      </w:r>
      <w:proofErr w:type="spellStart"/>
      <w:r>
        <w:t>logisitic</w:t>
      </w:r>
      <w:proofErr w:type="spellEnd"/>
      <w:r>
        <w:t xml:space="preserve"> regression can be interpreted as log odds ratios.</w:t>
      </w:r>
    </w:p>
  </w:footnote>
  <w:footnote w:id="4">
    <w:p w14:paraId="04CFD41D" w14:textId="77777777" w:rsidR="000B0365" w:rsidRDefault="000B0365" w:rsidP="0002541C">
      <w:r>
        <w:rPr>
          <w:vertAlign w:val="superscript"/>
        </w:rPr>
        <w:footnoteRef/>
      </w:r>
      <w:r>
        <w:t xml:space="preserve"> While their results use probability of drop-out, we use probability of completion.</w:t>
      </w:r>
    </w:p>
  </w:footnote>
  <w:footnote w:id="5">
    <w:p w14:paraId="3409109D" w14:textId="6D9D8B87" w:rsidR="000B0365" w:rsidRDefault="000B0365" w:rsidP="0002541C">
      <w:r>
        <w:rPr>
          <w:vertAlign w:val="superscript"/>
        </w:rPr>
        <w:footnoteRef/>
      </w:r>
      <w:r>
        <w:t xml:space="preserve"> It is worth noting that this effect may be larger than the true effect in the real world, since </w:t>
      </w:r>
      <w:proofErr w:type="spellStart"/>
      <w:r>
        <w:t>Villar</w:t>
      </w:r>
      <w:proofErr w:type="spellEnd"/>
      <w:r>
        <w:t xml:space="preserve"> et al. </w:t>
      </w:r>
      <w:r>
        <w:rPr>
          <w:i/>
        </w:rPr>
        <w:fldChar w:fldCharType="begin" w:fldLock="1"/>
      </w:r>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Pr>
          <w:i/>
        </w:rPr>
        <w:fldChar w:fldCharType="separate"/>
      </w:r>
      <w:r w:rsidR="00525CD5" w:rsidRPr="00525CD5">
        <w:rPr>
          <w:noProof/>
        </w:rPr>
        <w:t>[17]</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497A781A" w:rsidR="000B0365" w:rsidRDefault="000B0365" w:rsidP="0002541C">
      <w:r>
        <w:rPr>
          <w:vertAlign w:val="superscript"/>
        </w:rPr>
        <w:footnoteRef/>
      </w:r>
      <w:r>
        <w:t xml:space="preserve"> The Cauchy distribution is similar to the Normal distribution, but with fatter tails. </w:t>
      </w:r>
      <w:proofErr w:type="spellStart"/>
      <w:r>
        <w:t>Gelman</w:t>
      </w:r>
      <w:proofErr w:type="spellEnd"/>
      <w:r>
        <w:t xml:space="preserve"> recommends it for use as a weakly-informed prior because the fatter tails express less certainty in the location of the effect </w:t>
      </w:r>
      <w:r>
        <w:fldChar w:fldCharType="begin" w:fldLock="1"/>
      </w:r>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fldChar w:fldCharType="separate"/>
      </w:r>
      <w:r w:rsidRPr="00D67EE2">
        <w:rPr>
          <w:noProof/>
        </w:rPr>
        <w:t>[3]</w:t>
      </w:r>
      <w:r>
        <w:fldChar w:fldCharType="end"/>
      </w:r>
      <w:r>
        <w:t>.</w:t>
      </w:r>
    </w:p>
  </w:footnote>
  <w:footnote w:id="7">
    <w:p w14:paraId="6AFA1899" w14:textId="7A5E54E2" w:rsidR="000B0365" w:rsidRPr="00D456ED" w:rsidRDefault="000B0365">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rsidR="00525CD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r w:rsidRPr="00137B62">
        <w:fldChar w:fldCharType="separate"/>
      </w:r>
      <w:r w:rsidRPr="00515362">
        <w:rPr>
          <w:noProof/>
        </w:rPr>
        <w:t>[8]</w:t>
      </w:r>
      <w:r w:rsidRPr="00137B62">
        <w:fldChar w:fldCharType="end"/>
      </w:r>
      <w:r>
        <w:t>; again a reason frequentist statistics are not user-friendly).</w:t>
      </w:r>
    </w:p>
  </w:footnote>
  <w:footnote w:id="8">
    <w:p w14:paraId="538876BA" w14:textId="77777777" w:rsidR="000B0365" w:rsidRDefault="000B0365" w:rsidP="0002541C">
      <w:r>
        <w:rPr>
          <w:vertAlign w:val="superscript"/>
        </w:rPr>
        <w:footnoteRef/>
      </w:r>
      <w:r>
        <w:t xml:space="preserve"> According to Google Scholar, accessed 2015-09-23: </w:t>
      </w:r>
      <w:hyperlink r:id="rId1">
        <w:r>
          <w:rPr>
            <w:color w:val="1155CC"/>
            <w:u w:val="single"/>
          </w:rPr>
          <w:t>https://scholar.google.com/scholar?cites=16254127723353600671&amp;as_sdt=5,48&amp;sciodt=0,48&amp;hl=en</w:t>
        </w:r>
      </w:hyperlink>
    </w:p>
  </w:footnote>
  <w:footnote w:id="9">
    <w:p w14:paraId="353F9098" w14:textId="77777777" w:rsidR="000B0365" w:rsidRDefault="000B0365"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0B0365" w:rsidRDefault="000B0365"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55598"/>
    <w:rsid w:val="00061D6B"/>
    <w:rsid w:val="000728F3"/>
    <w:rsid w:val="00072B3A"/>
    <w:rsid w:val="00072D6D"/>
    <w:rsid w:val="00073DCD"/>
    <w:rsid w:val="00075787"/>
    <w:rsid w:val="00083CA3"/>
    <w:rsid w:val="000A04DF"/>
    <w:rsid w:val="000A3852"/>
    <w:rsid w:val="000A6C14"/>
    <w:rsid w:val="000B0365"/>
    <w:rsid w:val="000B6A11"/>
    <w:rsid w:val="000B72DA"/>
    <w:rsid w:val="000E4445"/>
    <w:rsid w:val="000E5328"/>
    <w:rsid w:val="000F19BD"/>
    <w:rsid w:val="000F4B8F"/>
    <w:rsid w:val="0010082E"/>
    <w:rsid w:val="0010210D"/>
    <w:rsid w:val="00103A63"/>
    <w:rsid w:val="001105CA"/>
    <w:rsid w:val="00114577"/>
    <w:rsid w:val="0011786A"/>
    <w:rsid w:val="00121EE5"/>
    <w:rsid w:val="00123CFD"/>
    <w:rsid w:val="0013374C"/>
    <w:rsid w:val="00137145"/>
    <w:rsid w:val="00137B62"/>
    <w:rsid w:val="001465AB"/>
    <w:rsid w:val="00151FAA"/>
    <w:rsid w:val="00152A80"/>
    <w:rsid w:val="00161911"/>
    <w:rsid w:val="00162CDE"/>
    <w:rsid w:val="0017799B"/>
    <w:rsid w:val="00181B64"/>
    <w:rsid w:val="00186236"/>
    <w:rsid w:val="00191462"/>
    <w:rsid w:val="00197B90"/>
    <w:rsid w:val="001C2A81"/>
    <w:rsid w:val="001D29E1"/>
    <w:rsid w:val="001E255D"/>
    <w:rsid w:val="001E5C50"/>
    <w:rsid w:val="001E6B33"/>
    <w:rsid w:val="001F042A"/>
    <w:rsid w:val="001F062E"/>
    <w:rsid w:val="001F40BF"/>
    <w:rsid w:val="001F4B3C"/>
    <w:rsid w:val="00200F71"/>
    <w:rsid w:val="0020192F"/>
    <w:rsid w:val="00201ABD"/>
    <w:rsid w:val="002022E4"/>
    <w:rsid w:val="002028D3"/>
    <w:rsid w:val="002060AF"/>
    <w:rsid w:val="00210191"/>
    <w:rsid w:val="00214551"/>
    <w:rsid w:val="00227741"/>
    <w:rsid w:val="0024113A"/>
    <w:rsid w:val="00251B3D"/>
    <w:rsid w:val="0025707B"/>
    <w:rsid w:val="00263558"/>
    <w:rsid w:val="002639F6"/>
    <w:rsid w:val="002727A0"/>
    <w:rsid w:val="00272DB6"/>
    <w:rsid w:val="00285470"/>
    <w:rsid w:val="002862A4"/>
    <w:rsid w:val="002C3318"/>
    <w:rsid w:val="002D41E8"/>
    <w:rsid w:val="002E55B4"/>
    <w:rsid w:val="002F61EC"/>
    <w:rsid w:val="002F7A09"/>
    <w:rsid w:val="00310376"/>
    <w:rsid w:val="00311723"/>
    <w:rsid w:val="003123C3"/>
    <w:rsid w:val="003230AF"/>
    <w:rsid w:val="00331AFF"/>
    <w:rsid w:val="00332E19"/>
    <w:rsid w:val="0033584A"/>
    <w:rsid w:val="00340493"/>
    <w:rsid w:val="00347431"/>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67E6"/>
    <w:rsid w:val="003D7F56"/>
    <w:rsid w:val="003E1FB5"/>
    <w:rsid w:val="003E3C69"/>
    <w:rsid w:val="003F70AB"/>
    <w:rsid w:val="003F749D"/>
    <w:rsid w:val="004110D7"/>
    <w:rsid w:val="0041136C"/>
    <w:rsid w:val="0041270E"/>
    <w:rsid w:val="00431B38"/>
    <w:rsid w:val="00443E9F"/>
    <w:rsid w:val="00454A5E"/>
    <w:rsid w:val="0046080D"/>
    <w:rsid w:val="00466059"/>
    <w:rsid w:val="0046771C"/>
    <w:rsid w:val="00480565"/>
    <w:rsid w:val="0048068E"/>
    <w:rsid w:val="00480F98"/>
    <w:rsid w:val="00493EDB"/>
    <w:rsid w:val="004B241B"/>
    <w:rsid w:val="004B35DA"/>
    <w:rsid w:val="004B4E2C"/>
    <w:rsid w:val="004B5AF6"/>
    <w:rsid w:val="004C3AB4"/>
    <w:rsid w:val="004E423F"/>
    <w:rsid w:val="004E6530"/>
    <w:rsid w:val="004F0FC6"/>
    <w:rsid w:val="004F5754"/>
    <w:rsid w:val="004F7602"/>
    <w:rsid w:val="004F7A15"/>
    <w:rsid w:val="005004D4"/>
    <w:rsid w:val="00505DFC"/>
    <w:rsid w:val="00505E1B"/>
    <w:rsid w:val="00507848"/>
    <w:rsid w:val="00515362"/>
    <w:rsid w:val="00522CC0"/>
    <w:rsid w:val="00525CD5"/>
    <w:rsid w:val="00526FB1"/>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A1DB7"/>
    <w:rsid w:val="005A2C27"/>
    <w:rsid w:val="005B118E"/>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619D3"/>
    <w:rsid w:val="00663A28"/>
    <w:rsid w:val="00663D15"/>
    <w:rsid w:val="00672138"/>
    <w:rsid w:val="0067248E"/>
    <w:rsid w:val="00684747"/>
    <w:rsid w:val="0069261B"/>
    <w:rsid w:val="00695F7C"/>
    <w:rsid w:val="006973A2"/>
    <w:rsid w:val="006A0290"/>
    <w:rsid w:val="006A620B"/>
    <w:rsid w:val="006B0C82"/>
    <w:rsid w:val="006B1D5B"/>
    <w:rsid w:val="006B3F1F"/>
    <w:rsid w:val="006B79DE"/>
    <w:rsid w:val="006D66C6"/>
    <w:rsid w:val="006D6F59"/>
    <w:rsid w:val="006E401D"/>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23A2"/>
    <w:rsid w:val="007E174B"/>
    <w:rsid w:val="007E587A"/>
    <w:rsid w:val="007F61EF"/>
    <w:rsid w:val="007F645F"/>
    <w:rsid w:val="008134A2"/>
    <w:rsid w:val="00820B49"/>
    <w:rsid w:val="00853A06"/>
    <w:rsid w:val="00855456"/>
    <w:rsid w:val="008639E0"/>
    <w:rsid w:val="00864489"/>
    <w:rsid w:val="00872DAE"/>
    <w:rsid w:val="00876EAD"/>
    <w:rsid w:val="00877DCF"/>
    <w:rsid w:val="0088145B"/>
    <w:rsid w:val="00890225"/>
    <w:rsid w:val="00890771"/>
    <w:rsid w:val="008A7CBD"/>
    <w:rsid w:val="008B3FB4"/>
    <w:rsid w:val="008C3181"/>
    <w:rsid w:val="008C41ED"/>
    <w:rsid w:val="008D07FD"/>
    <w:rsid w:val="008F531B"/>
    <w:rsid w:val="00901095"/>
    <w:rsid w:val="0090145C"/>
    <w:rsid w:val="00904A50"/>
    <w:rsid w:val="00911EBF"/>
    <w:rsid w:val="00912676"/>
    <w:rsid w:val="00916282"/>
    <w:rsid w:val="00923416"/>
    <w:rsid w:val="009375E5"/>
    <w:rsid w:val="009402CA"/>
    <w:rsid w:val="00954859"/>
    <w:rsid w:val="00974AC6"/>
    <w:rsid w:val="009863CF"/>
    <w:rsid w:val="009902C7"/>
    <w:rsid w:val="00992D8D"/>
    <w:rsid w:val="009A2467"/>
    <w:rsid w:val="009A62ED"/>
    <w:rsid w:val="009D0E6F"/>
    <w:rsid w:val="009E3B95"/>
    <w:rsid w:val="009E54F4"/>
    <w:rsid w:val="009F2B73"/>
    <w:rsid w:val="00A01622"/>
    <w:rsid w:val="00A03CDD"/>
    <w:rsid w:val="00A1173C"/>
    <w:rsid w:val="00A150C9"/>
    <w:rsid w:val="00A30EC8"/>
    <w:rsid w:val="00A3272B"/>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2DB8"/>
    <w:rsid w:val="00AD3AF6"/>
    <w:rsid w:val="00AD6731"/>
    <w:rsid w:val="00AE1980"/>
    <w:rsid w:val="00AE281B"/>
    <w:rsid w:val="00AF347A"/>
    <w:rsid w:val="00B26FEF"/>
    <w:rsid w:val="00B309B2"/>
    <w:rsid w:val="00B333C0"/>
    <w:rsid w:val="00B82F58"/>
    <w:rsid w:val="00B85EBD"/>
    <w:rsid w:val="00BA57F0"/>
    <w:rsid w:val="00BA714B"/>
    <w:rsid w:val="00BB348C"/>
    <w:rsid w:val="00BC5713"/>
    <w:rsid w:val="00BD2529"/>
    <w:rsid w:val="00BE132C"/>
    <w:rsid w:val="00C06485"/>
    <w:rsid w:val="00C07EC8"/>
    <w:rsid w:val="00C42DF6"/>
    <w:rsid w:val="00C522AF"/>
    <w:rsid w:val="00C54B4A"/>
    <w:rsid w:val="00C61C18"/>
    <w:rsid w:val="00C668FF"/>
    <w:rsid w:val="00C755E5"/>
    <w:rsid w:val="00C83F7C"/>
    <w:rsid w:val="00C8503B"/>
    <w:rsid w:val="00C852D4"/>
    <w:rsid w:val="00C94279"/>
    <w:rsid w:val="00CA14C1"/>
    <w:rsid w:val="00CA1F35"/>
    <w:rsid w:val="00CA5766"/>
    <w:rsid w:val="00CB1DB1"/>
    <w:rsid w:val="00CE28F2"/>
    <w:rsid w:val="00CE7D73"/>
    <w:rsid w:val="00CF2A42"/>
    <w:rsid w:val="00D10462"/>
    <w:rsid w:val="00D12810"/>
    <w:rsid w:val="00D155A0"/>
    <w:rsid w:val="00D170CB"/>
    <w:rsid w:val="00D17BE2"/>
    <w:rsid w:val="00D20161"/>
    <w:rsid w:val="00D233F1"/>
    <w:rsid w:val="00D32315"/>
    <w:rsid w:val="00D32E62"/>
    <w:rsid w:val="00D3324C"/>
    <w:rsid w:val="00D44708"/>
    <w:rsid w:val="00D45340"/>
    <w:rsid w:val="00D456ED"/>
    <w:rsid w:val="00D547AD"/>
    <w:rsid w:val="00D60FA7"/>
    <w:rsid w:val="00D65617"/>
    <w:rsid w:val="00D67EE2"/>
    <w:rsid w:val="00D84763"/>
    <w:rsid w:val="00D90F52"/>
    <w:rsid w:val="00D93431"/>
    <w:rsid w:val="00DA4383"/>
    <w:rsid w:val="00DB7B90"/>
    <w:rsid w:val="00DE1746"/>
    <w:rsid w:val="00DE3B36"/>
    <w:rsid w:val="00DE4BFC"/>
    <w:rsid w:val="00E21718"/>
    <w:rsid w:val="00E245C8"/>
    <w:rsid w:val="00E24FCD"/>
    <w:rsid w:val="00E309BC"/>
    <w:rsid w:val="00E31A7A"/>
    <w:rsid w:val="00E343AD"/>
    <w:rsid w:val="00E35232"/>
    <w:rsid w:val="00E35A4C"/>
    <w:rsid w:val="00E5148B"/>
    <w:rsid w:val="00E60D1D"/>
    <w:rsid w:val="00E64DDD"/>
    <w:rsid w:val="00E65B32"/>
    <w:rsid w:val="00E66CCF"/>
    <w:rsid w:val="00E833F8"/>
    <w:rsid w:val="00E83C9D"/>
    <w:rsid w:val="00EA2FD2"/>
    <w:rsid w:val="00EA52A6"/>
    <w:rsid w:val="00EB3CF4"/>
    <w:rsid w:val="00EB5AA2"/>
    <w:rsid w:val="00EC54AB"/>
    <w:rsid w:val="00ED2D34"/>
    <w:rsid w:val="00ED3D60"/>
    <w:rsid w:val="00EE16AA"/>
    <w:rsid w:val="00EE4CD1"/>
    <w:rsid w:val="00EF53FE"/>
    <w:rsid w:val="00EF561D"/>
    <w:rsid w:val="00F01986"/>
    <w:rsid w:val="00F100EF"/>
    <w:rsid w:val="00F16DF0"/>
    <w:rsid w:val="00F311C1"/>
    <w:rsid w:val="00F369CB"/>
    <w:rsid w:val="00F41687"/>
    <w:rsid w:val="00F5437C"/>
    <w:rsid w:val="00F56305"/>
    <w:rsid w:val="00F63119"/>
    <w:rsid w:val="00F650A0"/>
    <w:rsid w:val="00F70FB2"/>
    <w:rsid w:val="00F71803"/>
    <w:rsid w:val="00F80394"/>
    <w:rsid w:val="00F82DC3"/>
    <w:rsid w:val="00F90E70"/>
    <w:rsid w:val="00FA1B14"/>
    <w:rsid w:val="00FA519E"/>
    <w:rsid w:val="00FA6C57"/>
    <w:rsid w:val="00FB5FFE"/>
    <w:rsid w:val="00FC3F3B"/>
    <w:rsid w:val="00FC5A94"/>
    <w:rsid w:val="00FC5AB6"/>
    <w:rsid w:val="00FD08E5"/>
    <w:rsid w:val="00FD3E2C"/>
    <w:rsid w:val="00FD4B4B"/>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721338F3-5465-46EF-9067-D821E7679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
    <w:rPr>
      <w:rFonts w:ascii="Arial" w:hAnsi="Arial"/>
      <w:b/>
      <w:caps/>
      <w:kern w:val="32"/>
      <w:sz w:val="18"/>
    </w:rPr>
  </w:style>
  <w:style w:type="paragraph" w:styleId="Heading2">
    <w:name w:val="heading 2"/>
    <w:basedOn w:val="Heading1"/>
    <w:next w:val="Normal"/>
    <w:qFormat/>
    <w:rsid w:val="005E4BEB"/>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99"/>
    <w:rsid w:val="00E6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
    <w:rPr>
      <w:noProof/>
    </w:rPr>
  </w:style>
  <w:style w:type="paragraph" w:styleId="Revision">
    <w:name w:val="Revision"/>
    <w:hidden/>
    <w:uiPriority w:val="99"/>
    <w:semiHidden/>
    <w:rsid w:val="00D20161"/>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hyperlink" Target="https://pymc-devs.github.io/pymc/" TargetMode="External"/><Relationship Id="rId2" Type="http://schemas.openxmlformats.org/officeDocument/2006/relationships/numbering" Target="numbering.xml"/><Relationship Id="rId16" Type="http://schemas.openxmlformats.org/officeDocument/2006/relationships/hyperlink" Target="http://dan.iel.fm/emcee/current/"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wmf"/><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A6E7E-9C06-4A91-AF17-2DB787EB3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11</Pages>
  <Words>13519</Words>
  <Characters>77064</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90403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13</cp:revision>
  <cp:lastPrinted>2015-12-27T18:30:00Z</cp:lastPrinted>
  <dcterms:created xsi:type="dcterms:W3CDTF">2015-12-27T17:58:00Z</dcterms:created>
  <dcterms:modified xsi:type="dcterms:W3CDTF">2015-12-29T05:04:00Z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